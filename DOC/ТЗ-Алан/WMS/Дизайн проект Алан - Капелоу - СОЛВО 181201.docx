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BBAC2D" w14:textId="0EC4AE13" w:rsidR="00731C18" w:rsidRPr="00FD3425" w:rsidRDefault="00731C18" w:rsidP="00731C18">
      <w:bookmarkStart w:id="0" w:name="_Toc66693529"/>
      <w:bookmarkStart w:id="1" w:name="_Toc66780860"/>
      <w:bookmarkStart w:id="2" w:name="_Toc66865966"/>
      <w:bookmarkStart w:id="3" w:name="_Toc66867942"/>
      <w:bookmarkStart w:id="4" w:name="_Toc67883118"/>
      <w:bookmarkStart w:id="5" w:name="_Toc67913180"/>
      <w:bookmarkStart w:id="6" w:name="_Toc68334796"/>
      <w:bookmarkStart w:id="7" w:name="_Ref12886480"/>
      <w:bookmarkStart w:id="8" w:name="_Toc17266134"/>
      <w:r w:rsidRPr="00FD3425">
        <w:rPr>
          <w:noProof/>
          <w:lang w:val="uk-UA" w:eastAsia="uk-UA"/>
        </w:rPr>
        <w:drawing>
          <wp:inline distT="0" distB="0" distL="0" distR="0" wp14:anchorId="3E301E87" wp14:editId="570FFD6E">
            <wp:extent cx="1247775" cy="285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85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3425">
        <w:t xml:space="preserve"> </w:t>
      </w:r>
    </w:p>
    <w:p w14:paraId="29C912EA" w14:textId="77777777" w:rsidR="00731C18" w:rsidRPr="00FD3425" w:rsidRDefault="00731C18" w:rsidP="00731C18">
      <w:pPr>
        <w:spacing w:before="240" w:after="240"/>
        <w:jc w:val="left"/>
        <w:rPr>
          <w:b/>
        </w:rPr>
      </w:pPr>
      <w:r w:rsidRPr="00FD3425">
        <w:rPr>
          <w:b/>
        </w:rPr>
        <w:t>«УТВЕРЖДАЮ»</w:t>
      </w:r>
    </w:p>
    <w:tbl>
      <w:tblPr>
        <w:tblW w:w="9762" w:type="dxa"/>
        <w:tblLayout w:type="fixed"/>
        <w:tblLook w:val="00A0" w:firstRow="1" w:lastRow="0" w:firstColumn="1" w:lastColumn="0" w:noHBand="0" w:noVBand="0"/>
      </w:tblPr>
      <w:tblGrid>
        <w:gridCol w:w="2135"/>
        <w:gridCol w:w="7627"/>
      </w:tblGrid>
      <w:tr w:rsidR="00731C18" w:rsidRPr="00FD3425" w14:paraId="6A5ECD17" w14:textId="77777777" w:rsidTr="004A4223">
        <w:trPr>
          <w:trHeight w:val="411"/>
        </w:trPr>
        <w:tc>
          <w:tcPr>
            <w:tcW w:w="2135" w:type="dxa"/>
          </w:tcPr>
          <w:p w14:paraId="21E7694F" w14:textId="77777777" w:rsidR="00731C18" w:rsidRPr="00FD3425" w:rsidRDefault="00731C18" w:rsidP="004A4223">
            <w:pPr>
              <w:suppressAutoHyphens/>
              <w:snapToGrid w:val="0"/>
              <w:spacing w:after="120"/>
              <w:rPr>
                <w:lang w:eastAsia="ar-SA"/>
              </w:rPr>
            </w:pPr>
            <w:r w:rsidRPr="00FD3425">
              <w:t>Руководитель</w:t>
            </w:r>
          </w:p>
        </w:tc>
        <w:tc>
          <w:tcPr>
            <w:tcW w:w="7627" w:type="dxa"/>
          </w:tcPr>
          <w:p w14:paraId="45BFCE6C" w14:textId="1B7A3D61" w:rsidR="00731C18" w:rsidRPr="00FD3425" w:rsidRDefault="00731C18" w:rsidP="00731C18">
            <w:pPr>
              <w:suppressAutoHyphens/>
              <w:snapToGrid w:val="0"/>
              <w:spacing w:after="120"/>
              <w:rPr>
                <w:lang w:eastAsia="ar-SA"/>
              </w:rPr>
            </w:pPr>
            <w:r w:rsidRPr="00FD3425">
              <w:rPr>
                <w:lang w:eastAsia="ar-SA"/>
              </w:rPr>
              <w:t xml:space="preserve">Исполнительный директор </w:t>
            </w:r>
            <w:r w:rsidRPr="00FD3425">
              <w:t>АО «»</w:t>
            </w:r>
          </w:p>
        </w:tc>
      </w:tr>
      <w:tr w:rsidR="00731C18" w:rsidRPr="00FD3425" w14:paraId="316C3E4F" w14:textId="77777777" w:rsidTr="004A4223">
        <w:trPr>
          <w:trHeight w:val="388"/>
        </w:trPr>
        <w:tc>
          <w:tcPr>
            <w:tcW w:w="2135" w:type="dxa"/>
          </w:tcPr>
          <w:p w14:paraId="51EECC9D" w14:textId="77777777" w:rsidR="00731C18" w:rsidRPr="00FD3425" w:rsidRDefault="00731C18" w:rsidP="004A4223">
            <w:pPr>
              <w:suppressAutoHyphens/>
              <w:snapToGrid w:val="0"/>
              <w:spacing w:after="120"/>
              <w:rPr>
                <w:lang w:eastAsia="ar-SA"/>
              </w:rPr>
            </w:pPr>
            <w:r w:rsidRPr="00FD3425">
              <w:t>Личная подпись</w:t>
            </w:r>
          </w:p>
        </w:tc>
        <w:tc>
          <w:tcPr>
            <w:tcW w:w="7627" w:type="dxa"/>
          </w:tcPr>
          <w:p w14:paraId="512C7408" w14:textId="3B91729A" w:rsidR="00731C18" w:rsidRPr="00FD3425" w:rsidRDefault="00731C18" w:rsidP="00731C18">
            <w:pPr>
              <w:suppressAutoHyphens/>
              <w:snapToGrid w:val="0"/>
              <w:spacing w:after="120"/>
              <w:rPr>
                <w:lang w:eastAsia="ar-SA"/>
              </w:rPr>
            </w:pPr>
            <w:r w:rsidRPr="00FD3425">
              <w:t xml:space="preserve">_______________  </w:t>
            </w:r>
          </w:p>
        </w:tc>
      </w:tr>
      <w:tr w:rsidR="00731C18" w:rsidRPr="00FD3425" w14:paraId="49C11C08" w14:textId="77777777" w:rsidTr="004A4223">
        <w:trPr>
          <w:trHeight w:val="411"/>
        </w:trPr>
        <w:tc>
          <w:tcPr>
            <w:tcW w:w="2135" w:type="dxa"/>
          </w:tcPr>
          <w:p w14:paraId="209F29A7" w14:textId="77777777" w:rsidR="00731C18" w:rsidRPr="00FD3425" w:rsidRDefault="00731C18" w:rsidP="004A4223">
            <w:pPr>
              <w:suppressAutoHyphens/>
              <w:snapToGrid w:val="0"/>
              <w:spacing w:after="120"/>
              <w:rPr>
                <w:lang w:eastAsia="ar-SA"/>
              </w:rPr>
            </w:pPr>
            <w:r w:rsidRPr="00FD3425">
              <w:t>Печать</w:t>
            </w:r>
          </w:p>
        </w:tc>
        <w:tc>
          <w:tcPr>
            <w:tcW w:w="7627" w:type="dxa"/>
          </w:tcPr>
          <w:p w14:paraId="150DB40D" w14:textId="77777777" w:rsidR="00731C18" w:rsidRPr="00FD3425" w:rsidRDefault="00731C18" w:rsidP="004A4223">
            <w:pPr>
              <w:suppressAutoHyphens/>
              <w:snapToGrid w:val="0"/>
              <w:spacing w:after="120"/>
              <w:rPr>
                <w:lang w:eastAsia="ar-SA"/>
              </w:rPr>
            </w:pPr>
          </w:p>
        </w:tc>
      </w:tr>
      <w:tr w:rsidR="00731C18" w:rsidRPr="00FD3425" w14:paraId="73E5D6DA" w14:textId="77777777" w:rsidTr="004A4223">
        <w:trPr>
          <w:trHeight w:val="388"/>
        </w:trPr>
        <w:tc>
          <w:tcPr>
            <w:tcW w:w="2135" w:type="dxa"/>
          </w:tcPr>
          <w:p w14:paraId="105D396C" w14:textId="77777777" w:rsidR="00731C18" w:rsidRPr="00FD3425" w:rsidRDefault="00731C18" w:rsidP="004A4223">
            <w:pPr>
              <w:suppressAutoHyphens/>
              <w:snapToGrid w:val="0"/>
              <w:spacing w:after="120"/>
              <w:rPr>
                <w:lang w:eastAsia="ar-SA"/>
              </w:rPr>
            </w:pPr>
            <w:r w:rsidRPr="00FD3425">
              <w:t>Дата</w:t>
            </w:r>
          </w:p>
        </w:tc>
        <w:tc>
          <w:tcPr>
            <w:tcW w:w="7627" w:type="dxa"/>
          </w:tcPr>
          <w:p w14:paraId="6370A7E5" w14:textId="77777777" w:rsidR="00731C18" w:rsidRPr="00FD3425" w:rsidRDefault="00731C18" w:rsidP="004A4223">
            <w:pPr>
              <w:suppressAutoHyphens/>
              <w:snapToGrid w:val="0"/>
              <w:spacing w:after="120"/>
              <w:rPr>
                <w:lang w:eastAsia="ar-SA"/>
              </w:rPr>
            </w:pPr>
            <w:r w:rsidRPr="00FD3425">
              <w:t>«___» _________ 2018 г.</w:t>
            </w:r>
          </w:p>
        </w:tc>
      </w:tr>
    </w:tbl>
    <w:p w14:paraId="53706128" w14:textId="77777777" w:rsidR="00731C18" w:rsidRPr="00FD3425" w:rsidRDefault="00731C18" w:rsidP="00731C18">
      <w:pPr>
        <w:spacing w:before="240" w:after="240"/>
        <w:jc w:val="left"/>
        <w:rPr>
          <w:b/>
          <w:lang w:eastAsia="ar-SA"/>
        </w:rPr>
      </w:pPr>
      <w:r w:rsidRPr="00FD3425">
        <w:rPr>
          <w:b/>
        </w:rPr>
        <w:t>«УТВЕРЖДАЮ»</w:t>
      </w:r>
    </w:p>
    <w:tbl>
      <w:tblPr>
        <w:tblW w:w="9730" w:type="dxa"/>
        <w:tblLayout w:type="fixed"/>
        <w:tblLook w:val="00A0" w:firstRow="1" w:lastRow="0" w:firstColumn="1" w:lastColumn="0" w:noHBand="0" w:noVBand="0"/>
      </w:tblPr>
      <w:tblGrid>
        <w:gridCol w:w="2128"/>
        <w:gridCol w:w="7602"/>
      </w:tblGrid>
      <w:tr w:rsidR="00731C18" w:rsidRPr="00FD3425" w14:paraId="7444EE2D" w14:textId="77777777" w:rsidTr="004A4223">
        <w:trPr>
          <w:trHeight w:val="412"/>
        </w:trPr>
        <w:tc>
          <w:tcPr>
            <w:tcW w:w="2128" w:type="dxa"/>
          </w:tcPr>
          <w:p w14:paraId="194C0E08" w14:textId="77777777" w:rsidR="00731C18" w:rsidRPr="00FD3425" w:rsidRDefault="00731C18" w:rsidP="004A4223">
            <w:pPr>
              <w:suppressAutoHyphens/>
              <w:snapToGrid w:val="0"/>
              <w:spacing w:after="120"/>
              <w:rPr>
                <w:lang w:eastAsia="ar-SA"/>
              </w:rPr>
            </w:pPr>
            <w:r w:rsidRPr="00FD3425">
              <w:t>Руководитель</w:t>
            </w:r>
          </w:p>
        </w:tc>
        <w:tc>
          <w:tcPr>
            <w:tcW w:w="7602" w:type="dxa"/>
          </w:tcPr>
          <w:p w14:paraId="15C2FBDC" w14:textId="55E658E8" w:rsidR="00731C18" w:rsidRPr="00FD3425" w:rsidRDefault="00731C18" w:rsidP="00731C18">
            <w:pPr>
              <w:suppressAutoHyphens/>
              <w:snapToGrid w:val="0"/>
              <w:spacing w:after="120"/>
              <w:rPr>
                <w:lang w:eastAsia="ar-SA"/>
              </w:rPr>
            </w:pPr>
            <w:r w:rsidRPr="00FD3425">
              <w:t>Генеральный директор ООО «»</w:t>
            </w:r>
          </w:p>
        </w:tc>
      </w:tr>
      <w:tr w:rsidR="00731C18" w:rsidRPr="00FD3425" w14:paraId="16EFA4DE" w14:textId="77777777" w:rsidTr="004A4223">
        <w:trPr>
          <w:trHeight w:val="412"/>
        </w:trPr>
        <w:tc>
          <w:tcPr>
            <w:tcW w:w="2128" w:type="dxa"/>
          </w:tcPr>
          <w:p w14:paraId="13722A96" w14:textId="77777777" w:rsidR="00731C18" w:rsidRPr="00FD3425" w:rsidRDefault="00731C18" w:rsidP="004A4223">
            <w:pPr>
              <w:suppressAutoHyphens/>
              <w:snapToGrid w:val="0"/>
              <w:spacing w:after="120"/>
              <w:rPr>
                <w:lang w:eastAsia="ar-SA"/>
              </w:rPr>
            </w:pPr>
            <w:r w:rsidRPr="00FD3425">
              <w:t>Личная подпись</w:t>
            </w:r>
          </w:p>
        </w:tc>
        <w:tc>
          <w:tcPr>
            <w:tcW w:w="7602" w:type="dxa"/>
          </w:tcPr>
          <w:p w14:paraId="1DD8883F" w14:textId="00EDA9C1" w:rsidR="00731C18" w:rsidRPr="00FD3425" w:rsidRDefault="00731C18" w:rsidP="00731C18">
            <w:pPr>
              <w:suppressAutoHyphens/>
              <w:snapToGrid w:val="0"/>
              <w:spacing w:after="120"/>
            </w:pPr>
            <w:r w:rsidRPr="00FD3425">
              <w:t xml:space="preserve">_______________ </w:t>
            </w:r>
          </w:p>
        </w:tc>
      </w:tr>
      <w:tr w:rsidR="00731C18" w:rsidRPr="00FD3425" w14:paraId="31A513BA" w14:textId="77777777" w:rsidTr="004A4223">
        <w:trPr>
          <w:trHeight w:val="412"/>
        </w:trPr>
        <w:tc>
          <w:tcPr>
            <w:tcW w:w="2128" w:type="dxa"/>
          </w:tcPr>
          <w:p w14:paraId="0294932C" w14:textId="77777777" w:rsidR="00731C18" w:rsidRPr="00FD3425" w:rsidRDefault="00731C18" w:rsidP="004A4223">
            <w:pPr>
              <w:suppressAutoHyphens/>
              <w:snapToGrid w:val="0"/>
              <w:spacing w:after="120"/>
              <w:rPr>
                <w:lang w:eastAsia="ar-SA"/>
              </w:rPr>
            </w:pPr>
            <w:r w:rsidRPr="00FD3425">
              <w:t>Печать</w:t>
            </w:r>
          </w:p>
        </w:tc>
        <w:tc>
          <w:tcPr>
            <w:tcW w:w="7602" w:type="dxa"/>
          </w:tcPr>
          <w:p w14:paraId="18DEAD25" w14:textId="77777777" w:rsidR="00731C18" w:rsidRPr="00FD3425" w:rsidRDefault="00731C18" w:rsidP="004A4223">
            <w:pPr>
              <w:suppressAutoHyphens/>
              <w:snapToGrid w:val="0"/>
              <w:spacing w:after="120"/>
              <w:rPr>
                <w:lang w:eastAsia="ar-SA"/>
              </w:rPr>
            </w:pPr>
          </w:p>
        </w:tc>
      </w:tr>
      <w:tr w:rsidR="00731C18" w:rsidRPr="00FD3425" w14:paraId="0986BC46" w14:textId="77777777" w:rsidTr="004A4223">
        <w:trPr>
          <w:trHeight w:val="436"/>
        </w:trPr>
        <w:tc>
          <w:tcPr>
            <w:tcW w:w="2128" w:type="dxa"/>
          </w:tcPr>
          <w:p w14:paraId="24F2824A" w14:textId="77777777" w:rsidR="00731C18" w:rsidRPr="00FD3425" w:rsidRDefault="00731C18" w:rsidP="004A4223">
            <w:pPr>
              <w:suppressAutoHyphens/>
              <w:snapToGrid w:val="0"/>
              <w:spacing w:after="120"/>
              <w:rPr>
                <w:lang w:eastAsia="ar-SA"/>
              </w:rPr>
            </w:pPr>
            <w:r w:rsidRPr="00FD3425">
              <w:t>Дата</w:t>
            </w:r>
          </w:p>
        </w:tc>
        <w:tc>
          <w:tcPr>
            <w:tcW w:w="7602" w:type="dxa"/>
          </w:tcPr>
          <w:p w14:paraId="067D21CF" w14:textId="77777777" w:rsidR="00731C18" w:rsidRPr="00FD3425" w:rsidRDefault="00731C18" w:rsidP="004A4223">
            <w:pPr>
              <w:suppressAutoHyphens/>
              <w:snapToGrid w:val="0"/>
              <w:spacing w:after="120"/>
              <w:rPr>
                <w:lang w:eastAsia="ar-SA"/>
              </w:rPr>
            </w:pPr>
            <w:r w:rsidRPr="00FD3425">
              <w:t>«___» _________ 201</w:t>
            </w:r>
            <w:r w:rsidRPr="00FD3425">
              <w:rPr>
                <w:lang w:val="en-US"/>
              </w:rPr>
              <w:t>8</w:t>
            </w:r>
            <w:r w:rsidRPr="00FD3425">
              <w:t> г.</w:t>
            </w:r>
          </w:p>
        </w:tc>
      </w:tr>
    </w:tbl>
    <w:p w14:paraId="10F17424" w14:textId="77777777" w:rsidR="00731C18" w:rsidRPr="00FD3425" w:rsidRDefault="00731C18" w:rsidP="00731C18">
      <w:pPr>
        <w:spacing w:before="240" w:after="0"/>
        <w:jc w:val="left"/>
        <w:rPr>
          <w:lang w:eastAsia="ar-SA"/>
        </w:rPr>
      </w:pPr>
    </w:p>
    <w:p w14:paraId="1A015116" w14:textId="77777777" w:rsidR="00731C18" w:rsidRPr="00FD3425" w:rsidRDefault="00731C18" w:rsidP="005F393D">
      <w:pPr>
        <w:spacing w:after="0" w:afterAutospacing="0"/>
        <w:jc w:val="center"/>
        <w:rPr>
          <w:b/>
          <w:sz w:val="44"/>
          <w:szCs w:val="44"/>
        </w:rPr>
      </w:pPr>
      <w:r w:rsidRPr="00FD3425">
        <w:rPr>
          <w:b/>
          <w:sz w:val="44"/>
          <w:szCs w:val="44"/>
        </w:rPr>
        <w:t>ДИЗАЙН-ПРОЕКТ</w:t>
      </w:r>
    </w:p>
    <w:p w14:paraId="3F9081D3" w14:textId="3896130D" w:rsidR="00731C18" w:rsidRPr="00FD3425" w:rsidRDefault="00731C18" w:rsidP="005F393D">
      <w:pPr>
        <w:spacing w:after="0" w:afterAutospacing="0"/>
        <w:jc w:val="center"/>
      </w:pPr>
      <w:r w:rsidRPr="00FD3425">
        <w:t>на листах</w:t>
      </w:r>
    </w:p>
    <w:p w14:paraId="25D14469" w14:textId="77777777" w:rsidR="00731C18" w:rsidRPr="00FD3425" w:rsidRDefault="00731C18" w:rsidP="005F393D">
      <w:pPr>
        <w:spacing w:after="0" w:afterAutospacing="0"/>
        <w:jc w:val="center"/>
        <w:rPr>
          <w:sz w:val="28"/>
          <w:szCs w:val="28"/>
          <w:u w:val="single"/>
        </w:rPr>
      </w:pPr>
      <w:r w:rsidRPr="00FD3425">
        <w:rPr>
          <w:sz w:val="28"/>
          <w:szCs w:val="28"/>
          <w:u w:val="single"/>
        </w:rPr>
        <w:t>Система Управления Складским Комплексом</w:t>
      </w:r>
    </w:p>
    <w:p w14:paraId="683A31EE" w14:textId="77777777" w:rsidR="00731C18" w:rsidRPr="00FD3425" w:rsidRDefault="00731C18" w:rsidP="00731C18">
      <w:pPr>
        <w:jc w:val="center"/>
        <w:rPr>
          <w:sz w:val="16"/>
          <w:szCs w:val="16"/>
        </w:rPr>
      </w:pPr>
      <w:r w:rsidRPr="00FD3425">
        <w:rPr>
          <w:sz w:val="16"/>
          <w:szCs w:val="16"/>
        </w:rPr>
        <w:t>наименование вида АС</w:t>
      </w:r>
    </w:p>
    <w:p w14:paraId="1B9A63BC" w14:textId="53986E85" w:rsidR="00731C18" w:rsidRPr="00FD3425" w:rsidRDefault="00901FAD" w:rsidP="00731C18">
      <w:pPr>
        <w:spacing w:after="0"/>
        <w:jc w:val="center"/>
        <w:rPr>
          <w:sz w:val="28"/>
          <w:szCs w:val="28"/>
          <w:u w:val="single"/>
        </w:rPr>
      </w:pPr>
      <w:r w:rsidRPr="00FD3425">
        <w:rPr>
          <w:sz w:val="28"/>
          <w:szCs w:val="28"/>
          <w:u w:val="single"/>
        </w:rPr>
        <w:t>Производственно-складской комплекс</w:t>
      </w:r>
    </w:p>
    <w:p w14:paraId="0CF0E8D5" w14:textId="528598AD" w:rsidR="00731C18" w:rsidRPr="00FD3425" w:rsidRDefault="00731C18" w:rsidP="00731C18">
      <w:pPr>
        <w:spacing w:after="0"/>
        <w:jc w:val="center"/>
        <w:rPr>
          <w:sz w:val="28"/>
          <w:szCs w:val="28"/>
          <w:u w:val="single"/>
        </w:rPr>
      </w:pPr>
      <w:r w:rsidRPr="00FD3425">
        <w:rPr>
          <w:sz w:val="28"/>
          <w:szCs w:val="28"/>
          <w:u w:val="single"/>
        </w:rPr>
        <w:t xml:space="preserve"> «»</w:t>
      </w:r>
    </w:p>
    <w:p w14:paraId="1120FC70" w14:textId="77777777" w:rsidR="00731C18" w:rsidRPr="00FD3425" w:rsidRDefault="00731C18" w:rsidP="00731C18">
      <w:pPr>
        <w:jc w:val="center"/>
        <w:rPr>
          <w:sz w:val="16"/>
          <w:szCs w:val="16"/>
        </w:rPr>
      </w:pPr>
      <w:r w:rsidRPr="00FD3425">
        <w:rPr>
          <w:sz w:val="16"/>
          <w:szCs w:val="16"/>
        </w:rPr>
        <w:t>наименование объекта автоматизации</w:t>
      </w:r>
    </w:p>
    <w:p w14:paraId="39810BFC" w14:textId="77777777" w:rsidR="00731C18" w:rsidRPr="00FD3425" w:rsidRDefault="00731C18" w:rsidP="00731C18">
      <w:pPr>
        <w:jc w:val="left"/>
        <w:rPr>
          <w:b/>
        </w:rPr>
      </w:pPr>
      <w:r w:rsidRPr="00FD3425">
        <w:rPr>
          <w:b/>
        </w:rPr>
        <w:t>Согласовано:</w:t>
      </w:r>
    </w:p>
    <w:p w14:paraId="26B59E56" w14:textId="07C082CC" w:rsidR="00731C18" w:rsidRPr="00FD3425" w:rsidRDefault="00731C18" w:rsidP="00731C18">
      <w:pPr>
        <w:spacing w:after="0" w:afterAutospacing="0" w:line="360" w:lineRule="auto"/>
        <w:jc w:val="left"/>
      </w:pPr>
      <w:r w:rsidRPr="00FD3425">
        <w:t>Технический представитель АО «»</w:t>
      </w:r>
    </w:p>
    <w:p w14:paraId="20881047" w14:textId="7F668DF8" w:rsidR="00731C18" w:rsidRPr="00FD3425" w:rsidRDefault="00731C18" w:rsidP="00731C18">
      <w:pPr>
        <w:jc w:val="left"/>
        <w:rPr>
          <w:b/>
        </w:rPr>
      </w:pPr>
      <w:r w:rsidRPr="00FD3425">
        <w:t>Личная подпись</w:t>
      </w:r>
      <w:r w:rsidRPr="00FD3425">
        <w:tab/>
        <w:t xml:space="preserve">_______________ </w:t>
      </w:r>
    </w:p>
    <w:p w14:paraId="1EE52EC4" w14:textId="1C615656" w:rsidR="00731C18" w:rsidRPr="00FD3425" w:rsidRDefault="00731C18" w:rsidP="00731C18">
      <w:pPr>
        <w:spacing w:after="0" w:afterAutospacing="0" w:line="360" w:lineRule="auto"/>
        <w:jc w:val="left"/>
      </w:pPr>
      <w:r w:rsidRPr="00FD3425">
        <w:t>Руководитель проекта ООО «»</w:t>
      </w:r>
    </w:p>
    <w:p w14:paraId="593FC6CE" w14:textId="5D39E2CE" w:rsidR="00731C18" w:rsidRPr="00FD3425" w:rsidRDefault="00731C18" w:rsidP="00731C18">
      <w:pPr>
        <w:spacing w:after="0" w:afterAutospacing="0" w:line="360" w:lineRule="auto"/>
        <w:jc w:val="left"/>
      </w:pPr>
      <w:r w:rsidRPr="00FD3425">
        <w:t>Личная подпись</w:t>
      </w:r>
      <w:r w:rsidRPr="00FD3425">
        <w:tab/>
        <w:t xml:space="preserve">_______________  </w:t>
      </w:r>
    </w:p>
    <w:p w14:paraId="7EBAB01D" w14:textId="77777777" w:rsidR="00731C18" w:rsidRPr="00FD3425" w:rsidRDefault="00731C18" w:rsidP="00731C18">
      <w:pPr>
        <w:spacing w:after="0" w:afterAutospacing="0" w:line="360" w:lineRule="auto"/>
        <w:jc w:val="left"/>
      </w:pPr>
    </w:p>
    <w:p w14:paraId="5B033C39" w14:textId="10BED035" w:rsidR="00731C18" w:rsidRPr="00FD3425" w:rsidRDefault="00731C18" w:rsidP="00731C18">
      <w:pPr>
        <w:spacing w:after="0" w:afterAutospacing="0" w:line="360" w:lineRule="auto"/>
        <w:jc w:val="left"/>
      </w:pPr>
      <w:r w:rsidRPr="00FD3425">
        <w:t>Системный аналитик ООО «»</w:t>
      </w:r>
    </w:p>
    <w:p w14:paraId="262A41EE" w14:textId="5670BFA1" w:rsidR="00731C18" w:rsidRPr="00FD3425" w:rsidRDefault="00731C18" w:rsidP="00731C18">
      <w:pPr>
        <w:spacing w:after="0" w:afterAutospacing="0"/>
        <w:jc w:val="left"/>
      </w:pPr>
      <w:r w:rsidRPr="00FD3425">
        <w:t>Личная подпись</w:t>
      </w:r>
      <w:r w:rsidRPr="00FD3425">
        <w:tab/>
        <w:t xml:space="preserve">_______________ </w:t>
      </w:r>
    </w:p>
    <w:p w14:paraId="14FA03E6" w14:textId="77777777" w:rsidR="00705B6F" w:rsidRPr="00FD3425" w:rsidRDefault="00705B6F" w:rsidP="00705B6F">
      <w:pPr>
        <w:pStyle w:val="1"/>
        <w:numPr>
          <w:ilvl w:val="0"/>
          <w:numId w:val="0"/>
        </w:numPr>
      </w:pPr>
      <w:bookmarkStart w:id="9" w:name="_Toc529192678"/>
      <w:r w:rsidRPr="00FD3425">
        <w:lastRenderedPageBreak/>
        <w:t>Контроль документа</w:t>
      </w:r>
      <w:bookmarkEnd w:id="0"/>
      <w:bookmarkEnd w:id="1"/>
      <w:bookmarkEnd w:id="2"/>
      <w:bookmarkEnd w:id="3"/>
      <w:bookmarkEnd w:id="4"/>
      <w:bookmarkEnd w:id="5"/>
      <w:bookmarkEnd w:id="6"/>
      <w:bookmarkEnd w:id="9"/>
    </w:p>
    <w:p w14:paraId="56744075" w14:textId="77777777" w:rsidR="00705B6F" w:rsidRPr="00FD3425" w:rsidRDefault="00705B6F" w:rsidP="00B404E5">
      <w:pPr>
        <w:pStyle w:val="ab"/>
        <w:jc w:val="both"/>
      </w:pPr>
      <w:r w:rsidRPr="00FD3425">
        <w:t>Записи изменений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67"/>
        <w:gridCol w:w="2404"/>
        <w:gridCol w:w="1265"/>
        <w:gridCol w:w="4847"/>
      </w:tblGrid>
      <w:tr w:rsidR="00705B6F" w:rsidRPr="00FD3425" w14:paraId="408A593F" w14:textId="77777777" w:rsidTr="00581E85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44D9A14B" w14:textId="77777777" w:rsidR="00705B6F" w:rsidRPr="00FD3425" w:rsidRDefault="00705B6F" w:rsidP="0029077D">
            <w:pPr>
              <w:rPr>
                <w:b/>
              </w:rPr>
            </w:pPr>
            <w:r w:rsidRPr="00FD3425">
              <w:rPr>
                <w:b/>
              </w:rPr>
              <w:t>Дата</w:t>
            </w:r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6C0D9D73" w14:textId="77777777" w:rsidR="00705B6F" w:rsidRPr="00FD3425" w:rsidRDefault="00705B6F" w:rsidP="0029077D">
            <w:pPr>
              <w:jc w:val="left"/>
              <w:rPr>
                <w:b/>
              </w:rPr>
            </w:pPr>
            <w:r w:rsidRPr="00FD3425">
              <w:rPr>
                <w:b/>
              </w:rPr>
              <w:t>Автор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615E317F" w14:textId="77777777" w:rsidR="00705B6F" w:rsidRPr="00FD3425" w:rsidRDefault="00705B6F" w:rsidP="0029077D">
            <w:pPr>
              <w:rPr>
                <w:b/>
              </w:rPr>
            </w:pPr>
            <w:r w:rsidRPr="00FD3425">
              <w:rPr>
                <w:b/>
              </w:rPr>
              <w:t>Версия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759DC48D" w14:textId="77777777" w:rsidR="00705B6F" w:rsidRPr="00FD3425" w:rsidRDefault="00705B6F" w:rsidP="0029077D">
            <w:pPr>
              <w:jc w:val="left"/>
              <w:rPr>
                <w:b/>
              </w:rPr>
            </w:pPr>
            <w:r w:rsidRPr="00FD3425">
              <w:rPr>
                <w:b/>
              </w:rPr>
              <w:t>Изменения</w:t>
            </w:r>
          </w:p>
        </w:tc>
      </w:tr>
      <w:tr w:rsidR="009F63C0" w:rsidRPr="00FD3425" w14:paraId="5D87EFE8" w14:textId="77777777" w:rsidTr="00581E85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20942779" w14:textId="34A8F919" w:rsidR="009F63C0" w:rsidRPr="00FD3425" w:rsidRDefault="009F63C0" w:rsidP="009F63C0">
            <w:pPr>
              <w:rPr>
                <w:lang w:val="lt-LT"/>
              </w:rPr>
            </w:pPr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6EBB1602" w14:textId="163CC6F2" w:rsidR="009F63C0" w:rsidRPr="00FD3425" w:rsidRDefault="009F63C0" w:rsidP="009F63C0">
            <w:pPr>
              <w:spacing w:after="0" w:afterAutospacing="0"/>
              <w:jc w:val="left"/>
            </w:pP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1A484EC1" w14:textId="2F597726" w:rsidR="009F63C0" w:rsidRPr="00FD3425" w:rsidRDefault="009F63C0" w:rsidP="009F63C0"/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6301F7AF" w14:textId="76121917" w:rsidR="009F63C0" w:rsidRPr="00FD3425" w:rsidRDefault="009F63C0" w:rsidP="009F63C0">
            <w:pPr>
              <w:jc w:val="left"/>
            </w:pPr>
          </w:p>
        </w:tc>
      </w:tr>
      <w:tr w:rsidR="00ED606B" w:rsidRPr="00FD3425" w14:paraId="5046B851" w14:textId="77777777" w:rsidTr="00581E85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430B705F" w14:textId="20401363" w:rsidR="00ED606B" w:rsidRPr="00FD3425" w:rsidRDefault="00ED606B" w:rsidP="00ED606B"/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28E2C53B" w14:textId="75823BE1" w:rsidR="00ED606B" w:rsidRPr="00FD3425" w:rsidRDefault="00ED606B" w:rsidP="00ED606B">
            <w:pPr>
              <w:jc w:val="left"/>
            </w:pP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1EB51E4F" w14:textId="43BE45A2" w:rsidR="00ED606B" w:rsidRPr="00FD3425" w:rsidRDefault="00ED606B" w:rsidP="00ED606B"/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2558872E" w14:textId="5168FCFD" w:rsidR="00ED606B" w:rsidRPr="00FD3425" w:rsidRDefault="00ED606B">
            <w:pPr>
              <w:jc w:val="left"/>
            </w:pPr>
          </w:p>
        </w:tc>
      </w:tr>
      <w:tr w:rsidR="007E5B0A" w:rsidRPr="00FD3425" w14:paraId="69DDFC22" w14:textId="77777777" w:rsidTr="00581E85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4419D5A4" w14:textId="779C1D8C" w:rsidR="007E5B0A" w:rsidRPr="00FD3425" w:rsidRDefault="007E5B0A" w:rsidP="007E5B0A"/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2E25C2BB" w14:textId="7A3C552A" w:rsidR="007E5B0A" w:rsidRPr="00FD3425" w:rsidRDefault="007E5B0A" w:rsidP="007E5B0A">
            <w:pPr>
              <w:jc w:val="left"/>
            </w:pP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79AC44B7" w14:textId="59FDD760" w:rsidR="007E5B0A" w:rsidRPr="00FD3425" w:rsidRDefault="007E5B0A" w:rsidP="007E5B0A"/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60D516F1" w14:textId="55347F20" w:rsidR="007E5B0A" w:rsidRPr="00FD3425" w:rsidRDefault="007E5B0A" w:rsidP="007E5B0A">
            <w:pPr>
              <w:jc w:val="left"/>
            </w:pPr>
          </w:p>
        </w:tc>
      </w:tr>
      <w:tr w:rsidR="007E5B0A" w:rsidRPr="00FD3425" w14:paraId="01F9182B" w14:textId="77777777" w:rsidTr="00581E85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041E835D" w14:textId="20D9A2A3" w:rsidR="007E5B0A" w:rsidRPr="00FD3425" w:rsidRDefault="007E5B0A" w:rsidP="007E5B0A">
            <w:pPr>
              <w:spacing w:after="0" w:afterAutospacing="0"/>
            </w:pPr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21A2468D" w14:textId="67E3950B" w:rsidR="007E5B0A" w:rsidRPr="00FD3425" w:rsidRDefault="007E5B0A" w:rsidP="007E5B0A">
            <w:pPr>
              <w:spacing w:after="0" w:afterAutospacing="0"/>
              <w:jc w:val="left"/>
            </w:pP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697958CD" w14:textId="6F7147FD" w:rsidR="007E5B0A" w:rsidRPr="00FD3425" w:rsidRDefault="007E5B0A" w:rsidP="007E5B0A">
            <w:pPr>
              <w:spacing w:after="0" w:afterAutospacing="0"/>
            </w:pP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6F50988C" w14:textId="780EEB99" w:rsidR="007E5B0A" w:rsidRPr="00FD3425" w:rsidRDefault="007E5B0A" w:rsidP="007E5B0A">
            <w:pPr>
              <w:spacing w:after="0" w:afterAutospacing="0"/>
              <w:jc w:val="left"/>
            </w:pPr>
          </w:p>
        </w:tc>
      </w:tr>
      <w:tr w:rsidR="007E5B0A" w:rsidRPr="00FD3425" w14:paraId="2E7923D7" w14:textId="77777777" w:rsidTr="00581E85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4C20CCE9" w14:textId="368AE844" w:rsidR="007E5B0A" w:rsidRPr="00FD3425" w:rsidRDefault="007E5B0A" w:rsidP="007E5B0A"/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2161F5B1" w14:textId="679E14A5" w:rsidR="007E5B0A" w:rsidRPr="00FD3425" w:rsidRDefault="007E5B0A" w:rsidP="007E5B0A">
            <w:pPr>
              <w:jc w:val="left"/>
            </w:pP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461B591F" w14:textId="50B5C046" w:rsidR="007E5B0A" w:rsidRPr="00FD3425" w:rsidRDefault="007E5B0A" w:rsidP="007E5B0A"/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2236E197" w14:textId="5841004F" w:rsidR="007E5B0A" w:rsidRPr="00FD3425" w:rsidRDefault="007E5B0A" w:rsidP="007E5B0A">
            <w:pPr>
              <w:jc w:val="left"/>
            </w:pPr>
          </w:p>
        </w:tc>
      </w:tr>
      <w:tr w:rsidR="007E5B0A" w:rsidRPr="00FD3425" w14:paraId="039BFA97" w14:textId="77777777" w:rsidTr="00581E85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7860BB9B" w14:textId="77777777" w:rsidR="007E5B0A" w:rsidRPr="00FD3425" w:rsidRDefault="007E5B0A" w:rsidP="007E5B0A"/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320A149B" w14:textId="77777777" w:rsidR="007E5B0A" w:rsidRPr="00FD3425" w:rsidRDefault="007E5B0A" w:rsidP="007E5B0A"/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47C55C58" w14:textId="77777777" w:rsidR="007E5B0A" w:rsidRPr="00FD3425" w:rsidRDefault="007E5B0A" w:rsidP="007E5B0A"/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7974743B" w14:textId="77777777" w:rsidR="007E5B0A" w:rsidRPr="00FD3425" w:rsidRDefault="007E5B0A" w:rsidP="007E5B0A">
            <w:pPr>
              <w:jc w:val="left"/>
            </w:pPr>
          </w:p>
        </w:tc>
      </w:tr>
      <w:tr w:rsidR="007E5B0A" w:rsidRPr="00FD3425" w14:paraId="3E62CD96" w14:textId="77777777" w:rsidTr="00581E85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11E92FC6" w14:textId="77777777" w:rsidR="007E5B0A" w:rsidRPr="00FD3425" w:rsidRDefault="007E5B0A" w:rsidP="007E5B0A"/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39DA8C42" w14:textId="77777777" w:rsidR="007E5B0A" w:rsidRPr="00FD3425" w:rsidRDefault="007E5B0A" w:rsidP="007E5B0A"/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104384D7" w14:textId="77777777" w:rsidR="007E5B0A" w:rsidRPr="00FD3425" w:rsidRDefault="007E5B0A" w:rsidP="007E5B0A"/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094BDCD0" w14:textId="77777777" w:rsidR="007E5B0A" w:rsidRPr="00FD3425" w:rsidRDefault="007E5B0A" w:rsidP="007E5B0A">
            <w:pPr>
              <w:jc w:val="left"/>
            </w:pPr>
          </w:p>
        </w:tc>
      </w:tr>
      <w:tr w:rsidR="007E5B0A" w:rsidRPr="00FD3425" w14:paraId="4294921F" w14:textId="77777777" w:rsidTr="00581E85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6F75CBE8" w14:textId="77777777" w:rsidR="007E5B0A" w:rsidRPr="00FD3425" w:rsidRDefault="007E5B0A" w:rsidP="007E5B0A"/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151C6A03" w14:textId="77777777" w:rsidR="007E5B0A" w:rsidRPr="00FD3425" w:rsidRDefault="007E5B0A" w:rsidP="007E5B0A">
            <w:pPr>
              <w:jc w:val="left"/>
            </w:pP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7E1BA9C3" w14:textId="77777777" w:rsidR="007E5B0A" w:rsidRPr="00FD3425" w:rsidRDefault="007E5B0A" w:rsidP="007E5B0A"/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064C9248" w14:textId="77777777" w:rsidR="007E5B0A" w:rsidRPr="00FD3425" w:rsidRDefault="007E5B0A" w:rsidP="007E5B0A">
            <w:pPr>
              <w:jc w:val="left"/>
            </w:pPr>
          </w:p>
        </w:tc>
      </w:tr>
      <w:tr w:rsidR="007E5B0A" w:rsidRPr="00FD3425" w14:paraId="7E8114E1" w14:textId="77777777" w:rsidTr="00581E85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58B6916B" w14:textId="77777777" w:rsidR="007E5B0A" w:rsidRPr="00FD3425" w:rsidRDefault="007E5B0A" w:rsidP="007E5B0A"/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6EF58DC2" w14:textId="77777777" w:rsidR="007E5B0A" w:rsidRPr="00FD3425" w:rsidRDefault="007E5B0A" w:rsidP="007E5B0A">
            <w:pPr>
              <w:jc w:val="left"/>
            </w:pP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5D4C4E26" w14:textId="77777777" w:rsidR="007E5B0A" w:rsidRPr="00FD3425" w:rsidRDefault="007E5B0A" w:rsidP="007E5B0A"/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535EFF9D" w14:textId="77777777" w:rsidR="007E5B0A" w:rsidRPr="00FD3425" w:rsidRDefault="007E5B0A" w:rsidP="007E5B0A">
            <w:pPr>
              <w:jc w:val="left"/>
            </w:pPr>
          </w:p>
        </w:tc>
      </w:tr>
    </w:tbl>
    <w:p w14:paraId="390AFCB1" w14:textId="77777777" w:rsidR="00705B6F" w:rsidRPr="00FD3425" w:rsidRDefault="00705B6F" w:rsidP="003B2445">
      <w:pPr>
        <w:pStyle w:val="ab"/>
        <w:spacing w:before="100" w:beforeAutospacing="1" w:after="100"/>
        <w:jc w:val="left"/>
      </w:pPr>
      <w:r w:rsidRPr="00FD3425">
        <w:t>Проверил и утвердил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"/>
        <w:gridCol w:w="1527"/>
        <w:gridCol w:w="2372"/>
        <w:gridCol w:w="52"/>
        <w:gridCol w:w="1179"/>
        <w:gridCol w:w="50"/>
        <w:gridCol w:w="4647"/>
        <w:gridCol w:w="266"/>
      </w:tblGrid>
      <w:tr w:rsidR="00705B6F" w:rsidRPr="00FD3425" w14:paraId="06F9A38E" w14:textId="77777777" w:rsidTr="00647657">
        <w:tc>
          <w:tcPr>
            <w:tcW w:w="1516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758CDD00" w14:textId="77777777" w:rsidR="00705B6F" w:rsidRPr="00FD3425" w:rsidRDefault="00705B6F" w:rsidP="0029077D">
            <w:pPr>
              <w:rPr>
                <w:b/>
              </w:rPr>
            </w:pPr>
            <w:r w:rsidRPr="00FD3425">
              <w:rPr>
                <w:b/>
              </w:rPr>
              <w:t>Дата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38074CE0" w14:textId="77777777" w:rsidR="00705B6F" w:rsidRPr="00FD3425" w:rsidRDefault="00705B6F" w:rsidP="0029077D">
            <w:pPr>
              <w:jc w:val="left"/>
              <w:rPr>
                <w:b/>
              </w:rPr>
            </w:pPr>
            <w:r w:rsidRPr="00FD3425">
              <w:rPr>
                <w:b/>
              </w:rPr>
              <w:t>Автор</w:t>
            </w:r>
          </w:p>
        </w:tc>
        <w:tc>
          <w:tcPr>
            <w:tcW w:w="1154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0B1CFB3B" w14:textId="77777777" w:rsidR="00705B6F" w:rsidRPr="00FD3425" w:rsidRDefault="00705B6F" w:rsidP="0029077D">
            <w:pPr>
              <w:rPr>
                <w:b/>
              </w:rPr>
            </w:pPr>
            <w:r w:rsidRPr="00FD3425">
              <w:rPr>
                <w:b/>
              </w:rPr>
              <w:t>Версия</w:t>
            </w:r>
          </w:p>
        </w:tc>
        <w:tc>
          <w:tcPr>
            <w:tcW w:w="4564" w:type="dxa"/>
            <w:gridSpan w:val="3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71DEAF57" w14:textId="77777777" w:rsidR="00705B6F" w:rsidRPr="00FD3425" w:rsidRDefault="00705B6F" w:rsidP="0029077D">
            <w:pPr>
              <w:jc w:val="left"/>
              <w:rPr>
                <w:b/>
              </w:rPr>
            </w:pPr>
            <w:r w:rsidRPr="00FD3425">
              <w:rPr>
                <w:b/>
              </w:rPr>
              <w:t>Изменения</w:t>
            </w:r>
          </w:p>
        </w:tc>
      </w:tr>
      <w:tr w:rsidR="00705B6F" w:rsidRPr="00FD3425" w14:paraId="3FE08197" w14:textId="77777777" w:rsidTr="00647657">
        <w:tc>
          <w:tcPr>
            <w:tcW w:w="15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3204374F" w14:textId="77777777" w:rsidR="00705B6F" w:rsidRPr="00FD3425" w:rsidRDefault="00705B6F" w:rsidP="0029077D"/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66CA986E" w14:textId="77777777" w:rsidR="00705B6F" w:rsidRPr="00FD3425" w:rsidRDefault="00705B6F" w:rsidP="0029077D">
            <w:pPr>
              <w:spacing w:after="0" w:afterAutospacing="0"/>
              <w:jc w:val="left"/>
            </w:pPr>
          </w:p>
        </w:tc>
        <w:tc>
          <w:tcPr>
            <w:tcW w:w="11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05469FC9" w14:textId="77777777" w:rsidR="00705B6F" w:rsidRPr="00FD3425" w:rsidRDefault="00705B6F" w:rsidP="0029077D"/>
        </w:tc>
        <w:tc>
          <w:tcPr>
            <w:tcW w:w="456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016CA41C" w14:textId="77777777" w:rsidR="00705B6F" w:rsidRPr="00FD3425" w:rsidRDefault="00705B6F" w:rsidP="0029077D">
            <w:pPr>
              <w:jc w:val="left"/>
            </w:pPr>
          </w:p>
        </w:tc>
      </w:tr>
      <w:tr w:rsidR="00705B6F" w:rsidRPr="00FD3425" w14:paraId="214A1ECB" w14:textId="77777777" w:rsidTr="00647657">
        <w:tc>
          <w:tcPr>
            <w:tcW w:w="15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22D85945" w14:textId="77777777" w:rsidR="00705B6F" w:rsidRPr="00FD3425" w:rsidRDefault="00705B6F" w:rsidP="0029077D"/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60E58215" w14:textId="77777777" w:rsidR="00705B6F" w:rsidRPr="00FD3425" w:rsidRDefault="00705B6F" w:rsidP="0029077D">
            <w:pPr>
              <w:jc w:val="left"/>
            </w:pPr>
          </w:p>
        </w:tc>
        <w:tc>
          <w:tcPr>
            <w:tcW w:w="11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5FBC4D8C" w14:textId="77777777" w:rsidR="00705B6F" w:rsidRPr="00FD3425" w:rsidRDefault="00705B6F" w:rsidP="0029077D"/>
        </w:tc>
        <w:tc>
          <w:tcPr>
            <w:tcW w:w="456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55F7DF9B" w14:textId="77777777" w:rsidR="00705B6F" w:rsidRPr="00FD3425" w:rsidRDefault="00705B6F" w:rsidP="0029077D">
            <w:pPr>
              <w:jc w:val="left"/>
            </w:pPr>
          </w:p>
        </w:tc>
      </w:tr>
      <w:tr w:rsidR="00705B6F" w:rsidRPr="00FD3425" w14:paraId="5285F3A4" w14:textId="77777777" w:rsidTr="00647657">
        <w:tc>
          <w:tcPr>
            <w:tcW w:w="15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338C1149" w14:textId="77777777" w:rsidR="00705B6F" w:rsidRPr="00FD3425" w:rsidRDefault="00705B6F" w:rsidP="0029077D"/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1F7FF88F" w14:textId="77777777" w:rsidR="00705B6F" w:rsidRPr="00FD3425" w:rsidRDefault="00705B6F" w:rsidP="0029077D">
            <w:pPr>
              <w:jc w:val="left"/>
            </w:pPr>
          </w:p>
        </w:tc>
        <w:tc>
          <w:tcPr>
            <w:tcW w:w="11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0B6F5407" w14:textId="77777777" w:rsidR="00705B6F" w:rsidRPr="00FD3425" w:rsidRDefault="00705B6F" w:rsidP="0029077D"/>
        </w:tc>
        <w:tc>
          <w:tcPr>
            <w:tcW w:w="456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48F74E5C" w14:textId="77777777" w:rsidR="00705B6F" w:rsidRPr="00FD3425" w:rsidRDefault="00705B6F" w:rsidP="0029077D">
            <w:pPr>
              <w:jc w:val="left"/>
            </w:pPr>
          </w:p>
        </w:tc>
      </w:tr>
      <w:tr w:rsidR="00705B6F" w:rsidRPr="00FD3425" w14:paraId="3B9225D5" w14:textId="77777777" w:rsidTr="00647657">
        <w:tc>
          <w:tcPr>
            <w:tcW w:w="15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77E0BAB5" w14:textId="77777777" w:rsidR="00705B6F" w:rsidRPr="00FD3425" w:rsidRDefault="00705B6F" w:rsidP="0029077D"/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0367B3AF" w14:textId="77777777" w:rsidR="00705B6F" w:rsidRPr="00FD3425" w:rsidRDefault="00705B6F" w:rsidP="0029077D">
            <w:pPr>
              <w:jc w:val="left"/>
            </w:pPr>
          </w:p>
        </w:tc>
        <w:tc>
          <w:tcPr>
            <w:tcW w:w="11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3C64F2DA" w14:textId="77777777" w:rsidR="00705B6F" w:rsidRPr="00FD3425" w:rsidRDefault="00705B6F" w:rsidP="0029077D"/>
        </w:tc>
        <w:tc>
          <w:tcPr>
            <w:tcW w:w="456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85" w:type="dxa"/>
              <w:bottom w:w="28" w:type="dxa"/>
              <w:right w:w="85" w:type="dxa"/>
            </w:tcMar>
          </w:tcPr>
          <w:p w14:paraId="07C56A78" w14:textId="77777777" w:rsidR="00705B6F" w:rsidRPr="00FD3425" w:rsidRDefault="00705B6F" w:rsidP="0029077D">
            <w:pPr>
              <w:jc w:val="left"/>
            </w:pPr>
          </w:p>
        </w:tc>
      </w:tr>
      <w:tr w:rsidR="00705B6F" w:rsidRPr="00FD3425" w14:paraId="4E53D098" w14:textId="77777777" w:rsidTr="0064765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rPr>
          <w:gridBefore w:val="1"/>
          <w:gridAfter w:val="1"/>
          <w:wBefore w:w="85" w:type="dxa"/>
          <w:wAfter w:w="249" w:type="dxa"/>
        </w:trPr>
        <w:tc>
          <w:tcPr>
            <w:tcW w:w="1431" w:type="dxa"/>
          </w:tcPr>
          <w:p w14:paraId="70C2249B" w14:textId="77777777" w:rsidR="00705B6F" w:rsidRPr="00FD3425" w:rsidRDefault="00705B6F" w:rsidP="0029077D"/>
        </w:tc>
        <w:tc>
          <w:tcPr>
            <w:tcW w:w="2272" w:type="dxa"/>
            <w:gridSpan w:val="2"/>
          </w:tcPr>
          <w:p w14:paraId="63035268" w14:textId="77777777" w:rsidR="00705B6F" w:rsidRPr="00FD3425" w:rsidRDefault="00705B6F" w:rsidP="0029077D"/>
        </w:tc>
        <w:tc>
          <w:tcPr>
            <w:tcW w:w="1152" w:type="dxa"/>
            <w:gridSpan w:val="2"/>
          </w:tcPr>
          <w:p w14:paraId="117D429D" w14:textId="77777777" w:rsidR="00705B6F" w:rsidRPr="00FD3425" w:rsidRDefault="00705B6F" w:rsidP="0029077D"/>
        </w:tc>
        <w:tc>
          <w:tcPr>
            <w:tcW w:w="4355" w:type="dxa"/>
          </w:tcPr>
          <w:p w14:paraId="0D714AEB" w14:textId="77777777" w:rsidR="00705B6F" w:rsidRPr="00FD3425" w:rsidRDefault="00705B6F" w:rsidP="0029077D"/>
        </w:tc>
      </w:tr>
    </w:tbl>
    <w:p w14:paraId="19BD9A5B" w14:textId="77777777" w:rsidR="00705B6F" w:rsidRPr="00FD3425" w:rsidRDefault="00705B6F" w:rsidP="00705B6F"/>
    <w:p w14:paraId="19D760E4" w14:textId="77777777" w:rsidR="00705B6F" w:rsidRPr="00FD3425" w:rsidRDefault="00705B6F" w:rsidP="00705B6F"/>
    <w:p w14:paraId="76ACB768" w14:textId="77777777" w:rsidR="00705B6F" w:rsidRPr="00FD3425" w:rsidRDefault="00705B6F" w:rsidP="00705B6F">
      <w:pPr>
        <w:pStyle w:val="1"/>
        <w:numPr>
          <w:ilvl w:val="0"/>
          <w:numId w:val="0"/>
        </w:numPr>
      </w:pPr>
      <w:bookmarkStart w:id="10" w:name="_Toc529192679"/>
      <w:r w:rsidRPr="00BD7D71">
        <w:rPr>
          <w:sz w:val="24"/>
          <w:szCs w:val="24"/>
          <w:rPrChange w:id="11" w:author="Victoria Shilina" w:date="2018-10-25T09:04:00Z">
            <w:rPr/>
          </w:rPrChange>
        </w:rPr>
        <w:lastRenderedPageBreak/>
        <w:t>Оглавление</w:t>
      </w:r>
      <w:bookmarkEnd w:id="10"/>
    </w:p>
    <w:p w14:paraId="5A54AECE" w14:textId="3C0D11A4" w:rsidR="00AF4F6B" w:rsidRDefault="00705B6F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kern w:val="0"/>
          <w:sz w:val="22"/>
        </w:rPr>
      </w:pPr>
      <w:r w:rsidRPr="00FD3425">
        <w:rPr>
          <w:b w:val="0"/>
          <w:bCs w:val="0"/>
        </w:rPr>
        <w:fldChar w:fldCharType="begin"/>
      </w:r>
      <w:r w:rsidRPr="00FD3425">
        <w:rPr>
          <w:b w:val="0"/>
          <w:bCs w:val="0"/>
        </w:rPr>
        <w:instrText xml:space="preserve"> TOC \o "1-3" \h \z \u </w:instrText>
      </w:r>
      <w:r w:rsidRPr="00FD3425">
        <w:rPr>
          <w:b w:val="0"/>
          <w:bCs w:val="0"/>
        </w:rPr>
        <w:fldChar w:fldCharType="separate"/>
      </w:r>
      <w:hyperlink w:anchor="_Toc529192678" w:history="1">
        <w:r w:rsidR="00AF4F6B" w:rsidRPr="00612516">
          <w:rPr>
            <w:rStyle w:val="a5"/>
          </w:rPr>
          <w:t>Контроль документа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_Toc529192678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2</w:t>
        </w:r>
        <w:r w:rsidR="00AF4F6B">
          <w:rPr>
            <w:webHidden/>
          </w:rPr>
          <w:fldChar w:fldCharType="end"/>
        </w:r>
      </w:hyperlink>
    </w:p>
    <w:p w14:paraId="7DC304C6" w14:textId="24634FB3" w:rsidR="00AF4F6B" w:rsidRDefault="007A1FD9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kern w:val="0"/>
          <w:sz w:val="22"/>
        </w:rPr>
      </w:pPr>
      <w:hyperlink w:anchor="_Toc529192679" w:history="1">
        <w:r w:rsidR="00AF4F6B" w:rsidRPr="00612516">
          <w:rPr>
            <w:rStyle w:val="a5"/>
          </w:rPr>
          <w:t>Оглавление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_Toc529192679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3</w:t>
        </w:r>
        <w:r w:rsidR="00AF4F6B">
          <w:rPr>
            <w:webHidden/>
          </w:rPr>
          <w:fldChar w:fldCharType="end"/>
        </w:r>
      </w:hyperlink>
    </w:p>
    <w:p w14:paraId="3D9B2E5E" w14:textId="59B10B99" w:rsidR="00AF4F6B" w:rsidRDefault="007A1FD9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kern w:val="0"/>
          <w:sz w:val="22"/>
        </w:rPr>
      </w:pPr>
      <w:hyperlink w:anchor="_Toc529192680" w:history="1">
        <w:r w:rsidR="00AF4F6B" w:rsidRPr="00612516">
          <w:rPr>
            <w:rStyle w:val="a5"/>
            <w:highlight w:val="lightGray"/>
          </w:rPr>
          <w:t>1. Используемые термины и сокращения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_Toc529192680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7</w:t>
        </w:r>
        <w:r w:rsidR="00AF4F6B">
          <w:rPr>
            <w:webHidden/>
          </w:rPr>
          <w:fldChar w:fldCharType="end"/>
        </w:r>
      </w:hyperlink>
    </w:p>
    <w:p w14:paraId="054EB188" w14:textId="5D4D97FE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681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</w:t>
        </w:r>
        <w:r w:rsidR="00AF4F6B" w:rsidRPr="00612516">
          <w:rPr>
            <w:rStyle w:val="a5"/>
          </w:rPr>
          <w:t xml:space="preserve"> Программное обеспечение и складское оборудование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_Toc529192681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7</w:t>
        </w:r>
        <w:r w:rsidR="00AF4F6B">
          <w:rPr>
            <w:webHidden/>
          </w:rPr>
          <w:fldChar w:fldCharType="end"/>
        </w:r>
      </w:hyperlink>
    </w:p>
    <w:p w14:paraId="36FD58AB" w14:textId="0B75D1F0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682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</w:t>
        </w:r>
        <w:r w:rsidR="00AF4F6B" w:rsidRPr="00612516">
          <w:rPr>
            <w:rStyle w:val="a5"/>
          </w:rPr>
          <w:t xml:space="preserve"> Общие понятия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_Toc529192682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7</w:t>
        </w:r>
        <w:r w:rsidR="00AF4F6B">
          <w:rPr>
            <w:webHidden/>
          </w:rPr>
          <w:fldChar w:fldCharType="end"/>
        </w:r>
      </w:hyperlink>
    </w:p>
    <w:p w14:paraId="303F5CAF" w14:textId="0685091A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683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</w:t>
        </w:r>
        <w:r w:rsidR="00AF4F6B" w:rsidRPr="00612516">
          <w:rPr>
            <w:rStyle w:val="a5"/>
          </w:rPr>
          <w:t xml:space="preserve"> Персонал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_Toc529192683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8</w:t>
        </w:r>
        <w:r w:rsidR="00AF4F6B">
          <w:rPr>
            <w:webHidden/>
          </w:rPr>
          <w:fldChar w:fldCharType="end"/>
        </w:r>
      </w:hyperlink>
    </w:p>
    <w:p w14:paraId="09D360C5" w14:textId="64CC890B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684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1.4.</w:t>
        </w:r>
        <w:r w:rsidR="00AF4F6B" w:rsidRPr="00612516">
          <w:rPr>
            <w:rStyle w:val="a5"/>
          </w:rPr>
          <w:t xml:space="preserve"> Товары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_Toc529192684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8</w:t>
        </w:r>
        <w:r w:rsidR="00AF4F6B">
          <w:rPr>
            <w:webHidden/>
          </w:rPr>
          <w:fldChar w:fldCharType="end"/>
        </w:r>
      </w:hyperlink>
    </w:p>
    <w:p w14:paraId="0D342C14" w14:textId="5CAC9883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685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1.5.</w:t>
        </w:r>
        <w:r w:rsidR="00AF4F6B" w:rsidRPr="00612516">
          <w:rPr>
            <w:rStyle w:val="a5"/>
          </w:rPr>
          <w:t xml:space="preserve"> Грузы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_Toc529192685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9</w:t>
        </w:r>
        <w:r w:rsidR="00AF4F6B">
          <w:rPr>
            <w:webHidden/>
          </w:rPr>
          <w:fldChar w:fldCharType="end"/>
        </w:r>
      </w:hyperlink>
    </w:p>
    <w:p w14:paraId="258BABD2" w14:textId="1C7962C2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686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1.6.</w:t>
        </w:r>
        <w:r w:rsidR="00AF4F6B" w:rsidRPr="00612516">
          <w:rPr>
            <w:rStyle w:val="a5"/>
          </w:rPr>
          <w:t xml:space="preserve"> Места хранения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_Toc529192686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9</w:t>
        </w:r>
        <w:r w:rsidR="00AF4F6B">
          <w:rPr>
            <w:webHidden/>
          </w:rPr>
          <w:fldChar w:fldCharType="end"/>
        </w:r>
      </w:hyperlink>
    </w:p>
    <w:p w14:paraId="7A4B65BC" w14:textId="2456FDED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687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1.7.</w:t>
        </w:r>
        <w:r w:rsidR="00AF4F6B" w:rsidRPr="00612516">
          <w:rPr>
            <w:rStyle w:val="a5"/>
          </w:rPr>
          <w:t xml:space="preserve"> Этикетки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_Toc529192687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9</w:t>
        </w:r>
        <w:r w:rsidR="00AF4F6B">
          <w:rPr>
            <w:webHidden/>
          </w:rPr>
          <w:fldChar w:fldCharType="end"/>
        </w:r>
      </w:hyperlink>
    </w:p>
    <w:p w14:paraId="398AE452" w14:textId="1D1F75A6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688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1.8.</w:t>
        </w:r>
        <w:r w:rsidR="00AF4F6B" w:rsidRPr="00612516">
          <w:rPr>
            <w:rStyle w:val="a5"/>
          </w:rPr>
          <w:t xml:space="preserve"> Транспорт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_Toc529192688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10</w:t>
        </w:r>
        <w:r w:rsidR="00AF4F6B">
          <w:rPr>
            <w:webHidden/>
          </w:rPr>
          <w:fldChar w:fldCharType="end"/>
        </w:r>
      </w:hyperlink>
    </w:p>
    <w:p w14:paraId="2065DD8E" w14:textId="4DBEB307" w:rsidR="00AF4F6B" w:rsidRDefault="007A1FD9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kern w:val="0"/>
          <w:sz w:val="22"/>
        </w:rPr>
      </w:pPr>
      <w:hyperlink w:anchor="_Toc529192689" w:history="1">
        <w:r w:rsidR="00AF4F6B" w:rsidRPr="00612516">
          <w:rPr>
            <w:rStyle w:val="a5"/>
          </w:rPr>
          <w:t>2. Характеристики объекта автоматизации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_Toc529192689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11</w:t>
        </w:r>
        <w:r w:rsidR="00AF4F6B">
          <w:rPr>
            <w:webHidden/>
          </w:rPr>
          <w:fldChar w:fldCharType="end"/>
        </w:r>
      </w:hyperlink>
    </w:p>
    <w:p w14:paraId="7EF15A29" w14:textId="08BCB315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690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</w:t>
        </w:r>
        <w:r w:rsidR="00AF4F6B" w:rsidRPr="00612516">
          <w:rPr>
            <w:rStyle w:val="a5"/>
          </w:rPr>
          <w:t xml:space="preserve"> Краткие сведения об объекте автоматизации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_Toc529192690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11</w:t>
        </w:r>
        <w:r w:rsidR="00AF4F6B">
          <w:rPr>
            <w:webHidden/>
          </w:rPr>
          <w:fldChar w:fldCharType="end"/>
        </w:r>
      </w:hyperlink>
    </w:p>
    <w:p w14:paraId="0C1CE556" w14:textId="2AF2A25F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691" w:history="1">
        <w:r w:rsidR="00AF4F6B" w:rsidRPr="00612516">
          <w:rPr>
            <w:rStyle w:val="a5"/>
            <w:highlight w:val="lightGra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</w:t>
        </w:r>
        <w:r w:rsidR="00AF4F6B" w:rsidRPr="00612516">
          <w:rPr>
            <w:rStyle w:val="a5"/>
            <w:highlight w:val="lightGray"/>
          </w:rPr>
          <w:t xml:space="preserve"> Зонирование склада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_Toc529192691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11</w:t>
        </w:r>
        <w:r w:rsidR="00AF4F6B">
          <w:rPr>
            <w:webHidden/>
          </w:rPr>
          <w:fldChar w:fldCharType="end"/>
        </w:r>
      </w:hyperlink>
    </w:p>
    <w:p w14:paraId="4B96D342" w14:textId="7E0F984C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692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</w:t>
        </w:r>
        <w:r w:rsidR="00AF4F6B" w:rsidRPr="00612516">
          <w:rPr>
            <w:rStyle w:val="a5"/>
          </w:rPr>
          <w:t xml:space="preserve"> Ячейки постановки грузов на конвейер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_Toc529192692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12</w:t>
        </w:r>
        <w:r w:rsidR="00AF4F6B">
          <w:rPr>
            <w:webHidden/>
          </w:rPr>
          <w:fldChar w:fldCharType="end"/>
        </w:r>
      </w:hyperlink>
    </w:p>
    <w:p w14:paraId="74335B99" w14:textId="3EA97696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693" w:history="1">
        <w:r w:rsidR="00AF4F6B" w:rsidRPr="00612516">
          <w:rPr>
            <w:rStyle w:val="a5"/>
            <w:rFonts w:cs="Arial"/>
            <w:noProof/>
            <w:highlight w:val="lightGray"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2.3.1.</w:t>
        </w:r>
        <w:r w:rsidR="00AF4F6B" w:rsidRPr="00612516">
          <w:rPr>
            <w:rStyle w:val="a5"/>
            <w:noProof/>
            <w:highlight w:val="lightGray"/>
            <w:lang w:val="en-US"/>
          </w:rPr>
          <w:t xml:space="preserve"> CNIT1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_Toc529192693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12</w:t>
        </w:r>
        <w:r w:rsidR="00AF4F6B">
          <w:rPr>
            <w:noProof/>
            <w:webHidden/>
          </w:rPr>
          <w:fldChar w:fldCharType="end"/>
        </w:r>
      </w:hyperlink>
    </w:p>
    <w:p w14:paraId="714DE781" w14:textId="5926FF5C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694" w:history="1">
        <w:r w:rsidR="00AF4F6B" w:rsidRPr="00612516">
          <w:rPr>
            <w:rStyle w:val="a5"/>
            <w:rFonts w:cs="Arial"/>
            <w:noProof/>
            <w:highlight w:val="lightGra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2.3.2.</w:t>
        </w:r>
        <w:r w:rsidR="00AF4F6B" w:rsidRPr="00612516">
          <w:rPr>
            <w:rStyle w:val="a5"/>
            <w:noProof/>
            <w:highlight w:val="lightGray"/>
            <w:lang w:val="en-US"/>
          </w:rPr>
          <w:t xml:space="preserve"> CNIT</w:t>
        </w:r>
        <w:r w:rsidR="00AF4F6B" w:rsidRPr="00612516">
          <w:rPr>
            <w:rStyle w:val="a5"/>
            <w:noProof/>
            <w:highlight w:val="lightGray"/>
          </w:rPr>
          <w:t>2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_Toc529192694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13</w:t>
        </w:r>
        <w:r w:rsidR="00AF4F6B">
          <w:rPr>
            <w:noProof/>
            <w:webHidden/>
          </w:rPr>
          <w:fldChar w:fldCharType="end"/>
        </w:r>
      </w:hyperlink>
    </w:p>
    <w:p w14:paraId="54B7217E" w14:textId="51D670C6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695" w:history="1">
        <w:r w:rsidR="00AF4F6B" w:rsidRPr="00612516">
          <w:rPr>
            <w:rStyle w:val="a5"/>
            <w:rFonts w:cs="Arial"/>
            <w:noProof/>
            <w:highlight w:val="lightGra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2.3.3.</w:t>
        </w:r>
        <w:r w:rsidR="00AF4F6B" w:rsidRPr="00612516">
          <w:rPr>
            <w:rStyle w:val="a5"/>
            <w:noProof/>
            <w:highlight w:val="lightGray"/>
            <w:lang w:val="en-US"/>
          </w:rPr>
          <w:t xml:space="preserve"> CNOT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_Toc529192695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13</w:t>
        </w:r>
        <w:r w:rsidR="00AF4F6B">
          <w:rPr>
            <w:noProof/>
            <w:webHidden/>
          </w:rPr>
          <w:fldChar w:fldCharType="end"/>
        </w:r>
      </w:hyperlink>
    </w:p>
    <w:p w14:paraId="108CD2B1" w14:textId="695A686B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696" w:history="1">
        <w:r w:rsidR="00AF4F6B" w:rsidRPr="00612516">
          <w:rPr>
            <w:rStyle w:val="a5"/>
            <w:rFonts w:cs="Arial"/>
            <w:noProof/>
            <w:highlight w:val="lightGray"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2.3.4.</w:t>
        </w:r>
        <w:r w:rsidR="00AF4F6B" w:rsidRPr="00612516">
          <w:rPr>
            <w:rStyle w:val="a5"/>
            <w:noProof/>
            <w:highlight w:val="lightGray"/>
            <w:lang w:val="en-US"/>
          </w:rPr>
          <w:t xml:space="preserve"> CNPT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_Toc529192696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13</w:t>
        </w:r>
        <w:r w:rsidR="00AF4F6B">
          <w:rPr>
            <w:noProof/>
            <w:webHidden/>
          </w:rPr>
          <w:fldChar w:fldCharType="end"/>
        </w:r>
      </w:hyperlink>
    </w:p>
    <w:p w14:paraId="057B83B5" w14:textId="3001FBF8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697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</w:t>
        </w:r>
        <w:r w:rsidR="00AF4F6B" w:rsidRPr="00612516">
          <w:rPr>
            <w:rStyle w:val="a5"/>
          </w:rPr>
          <w:t xml:space="preserve"> Ячейки сброса грузов с конвейера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_Toc529192697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13</w:t>
        </w:r>
        <w:r w:rsidR="00AF4F6B">
          <w:rPr>
            <w:webHidden/>
          </w:rPr>
          <w:fldChar w:fldCharType="end"/>
        </w:r>
      </w:hyperlink>
    </w:p>
    <w:p w14:paraId="6E785B17" w14:textId="5649AB99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698" w:history="1">
        <w:r w:rsidR="00AF4F6B" w:rsidRPr="00612516">
          <w:rPr>
            <w:rStyle w:val="a5"/>
            <w:rFonts w:cs="Arial"/>
            <w:noProof/>
            <w:highlight w:val="lightGray"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2.4.1.</w:t>
        </w:r>
        <w:r w:rsidR="00AF4F6B" w:rsidRPr="00612516">
          <w:rPr>
            <w:rStyle w:val="a5"/>
            <w:noProof/>
            <w:highlight w:val="lightGray"/>
            <w:lang w:val="en-US"/>
          </w:rPr>
          <w:t xml:space="preserve"> RG1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_Toc529192698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13</w:t>
        </w:r>
        <w:r w:rsidR="00AF4F6B">
          <w:rPr>
            <w:noProof/>
            <w:webHidden/>
          </w:rPr>
          <w:fldChar w:fldCharType="end"/>
        </w:r>
      </w:hyperlink>
    </w:p>
    <w:p w14:paraId="1A4B853B" w14:textId="046E7F77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699" w:history="1">
        <w:r w:rsidR="00AF4F6B" w:rsidRPr="00612516">
          <w:rPr>
            <w:rStyle w:val="a5"/>
            <w:rFonts w:cs="Arial"/>
            <w:noProof/>
            <w:highlight w:val="lightGray"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2.4.2.</w:t>
        </w:r>
        <w:r w:rsidR="00AF4F6B" w:rsidRPr="00612516">
          <w:rPr>
            <w:rStyle w:val="a5"/>
            <w:noProof/>
            <w:highlight w:val="lightGray"/>
            <w:lang w:val="en-US"/>
          </w:rPr>
          <w:t xml:space="preserve"> RG2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_Toc529192699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13</w:t>
        </w:r>
        <w:r w:rsidR="00AF4F6B">
          <w:rPr>
            <w:noProof/>
            <w:webHidden/>
          </w:rPr>
          <w:fldChar w:fldCharType="end"/>
        </w:r>
      </w:hyperlink>
    </w:p>
    <w:p w14:paraId="5E42F648" w14:textId="65EC84D1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00" w:history="1">
        <w:r w:rsidR="00AF4F6B" w:rsidRPr="00612516">
          <w:rPr>
            <w:rStyle w:val="a5"/>
            <w:rFonts w:cs="Arial"/>
            <w:noProof/>
            <w:highlight w:val="lightGray"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2.4.3.</w:t>
        </w:r>
        <w:r w:rsidR="00AF4F6B" w:rsidRPr="00612516">
          <w:rPr>
            <w:rStyle w:val="a5"/>
            <w:noProof/>
            <w:highlight w:val="lightGray"/>
            <w:lang w:val="en-US"/>
          </w:rPr>
          <w:t xml:space="preserve"> RG3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_Toc529192700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13</w:t>
        </w:r>
        <w:r w:rsidR="00AF4F6B">
          <w:rPr>
            <w:noProof/>
            <w:webHidden/>
          </w:rPr>
          <w:fldChar w:fldCharType="end"/>
        </w:r>
      </w:hyperlink>
    </w:p>
    <w:p w14:paraId="49EF1DCB" w14:textId="6AB4FE87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01" w:history="1">
        <w:r w:rsidR="00AF4F6B" w:rsidRPr="00612516">
          <w:rPr>
            <w:rStyle w:val="a5"/>
            <w:rFonts w:cs="Arial"/>
            <w:noProof/>
            <w:highlight w:val="lightGray"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2.4.4.</w:t>
        </w:r>
        <w:r w:rsidR="00AF4F6B" w:rsidRPr="00612516">
          <w:rPr>
            <w:rStyle w:val="a5"/>
            <w:noProof/>
            <w:highlight w:val="lightGray"/>
            <w:lang w:val="en-US"/>
          </w:rPr>
          <w:t xml:space="preserve"> CNCS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_Toc529192701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13</w:t>
        </w:r>
        <w:r w:rsidR="00AF4F6B">
          <w:rPr>
            <w:noProof/>
            <w:webHidden/>
          </w:rPr>
          <w:fldChar w:fldCharType="end"/>
        </w:r>
      </w:hyperlink>
    </w:p>
    <w:p w14:paraId="7556D553" w14:textId="4EDD6889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02" w:history="1">
        <w:r w:rsidR="00AF4F6B" w:rsidRPr="00612516">
          <w:rPr>
            <w:rStyle w:val="a5"/>
            <w:rFonts w:cs="Arial"/>
            <w:noProof/>
            <w:highlight w:val="lightGra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2.4.5.</w:t>
        </w:r>
        <w:r w:rsidR="00AF4F6B" w:rsidRPr="00612516">
          <w:rPr>
            <w:rStyle w:val="a5"/>
            <w:noProof/>
            <w:highlight w:val="lightGray"/>
          </w:rPr>
          <w:t xml:space="preserve"> RG4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_Toc529192702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13</w:t>
        </w:r>
        <w:r w:rsidR="00AF4F6B">
          <w:rPr>
            <w:noProof/>
            <w:webHidden/>
          </w:rPr>
          <w:fldChar w:fldCharType="end"/>
        </w:r>
      </w:hyperlink>
    </w:p>
    <w:p w14:paraId="1F42D687" w14:textId="0EB31BC2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03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2.5.</w:t>
        </w:r>
        <w:r w:rsidR="00AF4F6B" w:rsidRPr="00612516">
          <w:rPr>
            <w:rStyle w:val="a5"/>
          </w:rPr>
          <w:t xml:space="preserve"> Зоны паллетного хранения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_Toc529192703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14</w:t>
        </w:r>
        <w:r w:rsidR="00AF4F6B">
          <w:rPr>
            <w:webHidden/>
          </w:rPr>
          <w:fldChar w:fldCharType="end"/>
        </w:r>
      </w:hyperlink>
    </w:p>
    <w:p w14:paraId="622CB8CE" w14:textId="78A08791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04" w:history="1">
        <w:r w:rsidR="00AF4F6B" w:rsidRPr="00612516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2.5.1.</w:t>
        </w:r>
        <w:r w:rsidR="00AF4F6B" w:rsidRPr="00612516">
          <w:rPr>
            <w:rStyle w:val="a5"/>
            <w:noProof/>
            <w:lang w:val="en-US"/>
          </w:rPr>
          <w:t xml:space="preserve"> P1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_Toc529192704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14</w:t>
        </w:r>
        <w:r w:rsidR="00AF4F6B">
          <w:rPr>
            <w:noProof/>
            <w:webHidden/>
          </w:rPr>
          <w:fldChar w:fldCharType="end"/>
        </w:r>
      </w:hyperlink>
    </w:p>
    <w:p w14:paraId="68BAA6C7" w14:textId="382E32E9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05" w:history="1">
        <w:r w:rsidR="00AF4F6B" w:rsidRPr="00612516">
          <w:rPr>
            <w:rStyle w:val="a5"/>
            <w:rFonts w:cs="Arial"/>
            <w:noProof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2.5.2.</w:t>
        </w:r>
        <w:r w:rsidR="00AF4F6B" w:rsidRPr="00612516">
          <w:rPr>
            <w:rStyle w:val="a5"/>
            <w:noProof/>
            <w:lang w:val="en-US"/>
          </w:rPr>
          <w:t xml:space="preserve"> P2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_Toc529192705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17</w:t>
        </w:r>
        <w:r w:rsidR="00AF4F6B">
          <w:rPr>
            <w:noProof/>
            <w:webHidden/>
          </w:rPr>
          <w:fldChar w:fldCharType="end"/>
        </w:r>
      </w:hyperlink>
    </w:p>
    <w:p w14:paraId="5B9D085E" w14:textId="6C7F8CB1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06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2.6.</w:t>
        </w:r>
        <w:r w:rsidR="00AF4F6B" w:rsidRPr="00612516">
          <w:rPr>
            <w:rStyle w:val="a5"/>
          </w:rPr>
          <w:t xml:space="preserve"> Зоны гравитационных стеллажей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_Toc529192706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18</w:t>
        </w:r>
        <w:r w:rsidR="00AF4F6B">
          <w:rPr>
            <w:webHidden/>
          </w:rPr>
          <w:fldChar w:fldCharType="end"/>
        </w:r>
      </w:hyperlink>
    </w:p>
    <w:p w14:paraId="3256E374" w14:textId="5F0E6489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07" w:history="1">
        <w:r w:rsidR="00AF4F6B" w:rsidRPr="00612516">
          <w:rPr>
            <w:rStyle w:val="a5"/>
            <w:rFonts w:cs="Arial"/>
            <w:noProof/>
            <w:highlight w:val="lightGra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2.6.1.</w:t>
        </w:r>
        <w:r w:rsidR="00AF4F6B" w:rsidRPr="00612516">
          <w:rPr>
            <w:rStyle w:val="a5"/>
            <w:noProof/>
            <w:highlight w:val="lightGray"/>
          </w:rPr>
          <w:t xml:space="preserve"> Зона </w:t>
        </w:r>
        <w:r w:rsidR="00AF4F6B" w:rsidRPr="00612516">
          <w:rPr>
            <w:rStyle w:val="a5"/>
            <w:noProof/>
            <w:highlight w:val="lightGray"/>
            <w:lang w:val="en-US"/>
          </w:rPr>
          <w:t>G1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_Toc529192707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18</w:t>
        </w:r>
        <w:r w:rsidR="00AF4F6B">
          <w:rPr>
            <w:noProof/>
            <w:webHidden/>
          </w:rPr>
          <w:fldChar w:fldCharType="end"/>
        </w:r>
      </w:hyperlink>
    </w:p>
    <w:p w14:paraId="4A60A2CB" w14:textId="50CBA468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08" w:history="1">
        <w:r w:rsidR="00AF4F6B" w:rsidRPr="00612516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2.6.2.</w:t>
        </w:r>
        <w:r w:rsidR="00AF4F6B" w:rsidRPr="00612516">
          <w:rPr>
            <w:rStyle w:val="a5"/>
            <w:noProof/>
          </w:rPr>
          <w:t xml:space="preserve"> Зона </w:t>
        </w:r>
        <w:r w:rsidR="00AF4F6B" w:rsidRPr="00612516">
          <w:rPr>
            <w:rStyle w:val="a5"/>
            <w:noProof/>
            <w:lang w:val="en-US"/>
          </w:rPr>
          <w:t>G2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_Toc529192708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20</w:t>
        </w:r>
        <w:r w:rsidR="00AF4F6B">
          <w:rPr>
            <w:noProof/>
            <w:webHidden/>
          </w:rPr>
          <w:fldChar w:fldCharType="end"/>
        </w:r>
      </w:hyperlink>
    </w:p>
    <w:p w14:paraId="785234C9" w14:textId="11E578D7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09" w:history="1">
        <w:r w:rsidR="00AF4F6B" w:rsidRPr="00612516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2.6.3.</w:t>
        </w:r>
        <w:r w:rsidR="00AF4F6B" w:rsidRPr="00612516">
          <w:rPr>
            <w:rStyle w:val="a5"/>
            <w:noProof/>
          </w:rPr>
          <w:t xml:space="preserve"> Зона </w:t>
        </w:r>
        <w:r w:rsidR="00AF4F6B" w:rsidRPr="00612516">
          <w:rPr>
            <w:rStyle w:val="a5"/>
            <w:noProof/>
            <w:lang w:val="en-US"/>
          </w:rPr>
          <w:t>G3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_Toc529192709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21</w:t>
        </w:r>
        <w:r w:rsidR="00AF4F6B">
          <w:rPr>
            <w:noProof/>
            <w:webHidden/>
          </w:rPr>
          <w:fldChar w:fldCharType="end"/>
        </w:r>
      </w:hyperlink>
    </w:p>
    <w:p w14:paraId="04C00A92" w14:textId="420A81B9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10" w:history="1">
        <w:r w:rsidR="00AF4F6B" w:rsidRPr="00612516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2.6.4.</w:t>
        </w:r>
        <w:r w:rsidR="00AF4F6B" w:rsidRPr="00612516">
          <w:rPr>
            <w:rStyle w:val="a5"/>
            <w:noProof/>
          </w:rPr>
          <w:t xml:space="preserve"> Зона </w:t>
        </w:r>
        <w:r w:rsidR="00AF4F6B" w:rsidRPr="00612516">
          <w:rPr>
            <w:rStyle w:val="a5"/>
            <w:noProof/>
            <w:lang w:val="en-US"/>
          </w:rPr>
          <w:t>G4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_Toc529192710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23</w:t>
        </w:r>
        <w:r w:rsidR="00AF4F6B">
          <w:rPr>
            <w:noProof/>
            <w:webHidden/>
          </w:rPr>
          <w:fldChar w:fldCharType="end"/>
        </w:r>
      </w:hyperlink>
    </w:p>
    <w:p w14:paraId="566226C7" w14:textId="504705F0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11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</w:t>
        </w:r>
        <w:r w:rsidR="00AF4F6B" w:rsidRPr="00612516">
          <w:rPr>
            <w:rStyle w:val="a5"/>
          </w:rPr>
          <w:t xml:space="preserve"> Зона полочного хранения </w:t>
        </w:r>
        <w:r w:rsidR="00AF4F6B" w:rsidRPr="00612516">
          <w:rPr>
            <w:rStyle w:val="a5"/>
            <w:lang w:val="en-US"/>
          </w:rPr>
          <w:t>R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_Toc529192711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25</w:t>
        </w:r>
        <w:r w:rsidR="00AF4F6B">
          <w:rPr>
            <w:webHidden/>
          </w:rPr>
          <w:fldChar w:fldCharType="end"/>
        </w:r>
      </w:hyperlink>
    </w:p>
    <w:p w14:paraId="0E7692C9" w14:textId="0904B536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12" w:history="1">
        <w:r w:rsidR="00AF4F6B" w:rsidRPr="00612516">
          <w:rPr>
            <w:rStyle w:val="a5"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2.8.</w:t>
        </w:r>
        <w:r w:rsidR="00AF4F6B" w:rsidRPr="00612516">
          <w:rPr>
            <w:rStyle w:val="a5"/>
          </w:rPr>
          <w:t xml:space="preserve"> Зона упаковки и маркировки </w:t>
        </w:r>
        <w:r w:rsidR="00AF4F6B" w:rsidRPr="00612516">
          <w:rPr>
            <w:rStyle w:val="a5"/>
            <w:lang w:val="en-US"/>
          </w:rPr>
          <w:t>U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_Toc529192712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29</w:t>
        </w:r>
        <w:r w:rsidR="00AF4F6B">
          <w:rPr>
            <w:webHidden/>
          </w:rPr>
          <w:fldChar w:fldCharType="end"/>
        </w:r>
      </w:hyperlink>
    </w:p>
    <w:p w14:paraId="75E9F179" w14:textId="1AEF7BEC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13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2.9.</w:t>
        </w:r>
        <w:r w:rsidR="00AF4F6B" w:rsidRPr="00612516">
          <w:rPr>
            <w:rStyle w:val="a5"/>
          </w:rPr>
          <w:t xml:space="preserve"> Зона экспедиции О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_Toc529192713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29</w:t>
        </w:r>
        <w:r w:rsidR="00AF4F6B">
          <w:rPr>
            <w:webHidden/>
          </w:rPr>
          <w:fldChar w:fldCharType="end"/>
        </w:r>
      </w:hyperlink>
    </w:p>
    <w:p w14:paraId="2AE1A199" w14:textId="1F137C20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14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2.10.</w:t>
        </w:r>
        <w:r w:rsidR="00AF4F6B" w:rsidRPr="00612516">
          <w:rPr>
            <w:rStyle w:val="a5"/>
          </w:rPr>
          <w:t xml:space="preserve"> Зона приема внешних поставок </w:t>
        </w:r>
        <w:r w:rsidR="00AF4F6B" w:rsidRPr="00612516">
          <w:rPr>
            <w:rStyle w:val="a5"/>
            <w:lang w:val="en-US"/>
          </w:rPr>
          <w:t>I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_Toc529192714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30</w:t>
        </w:r>
        <w:r w:rsidR="00AF4F6B">
          <w:rPr>
            <w:webHidden/>
          </w:rPr>
          <w:fldChar w:fldCharType="end"/>
        </w:r>
      </w:hyperlink>
    </w:p>
    <w:p w14:paraId="2D014120" w14:textId="22441598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15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2.11.</w:t>
        </w:r>
        <w:r w:rsidR="00AF4F6B" w:rsidRPr="00612516">
          <w:rPr>
            <w:rStyle w:val="a5"/>
          </w:rPr>
          <w:t xml:space="preserve"> Доки </w:t>
        </w:r>
        <w:r w:rsidR="00AF4F6B" w:rsidRPr="00612516">
          <w:rPr>
            <w:rStyle w:val="a5"/>
            <w:lang w:val="en-US"/>
          </w:rPr>
          <w:t>D</w:t>
        </w:r>
        <w:r w:rsidR="00AF4F6B" w:rsidRPr="00612516">
          <w:rPr>
            <w:rStyle w:val="a5"/>
          </w:rPr>
          <w:t>1-</w:t>
        </w:r>
        <w:r w:rsidR="00AF4F6B" w:rsidRPr="00612516">
          <w:rPr>
            <w:rStyle w:val="a5"/>
            <w:lang w:val="en-US"/>
          </w:rPr>
          <w:t>D</w:t>
        </w:r>
        <w:r w:rsidR="00AF4F6B" w:rsidRPr="00612516">
          <w:rPr>
            <w:rStyle w:val="a5"/>
          </w:rPr>
          <w:t>3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_Toc529192715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30</w:t>
        </w:r>
        <w:r w:rsidR="00AF4F6B">
          <w:rPr>
            <w:webHidden/>
          </w:rPr>
          <w:fldChar w:fldCharType="end"/>
        </w:r>
      </w:hyperlink>
    </w:p>
    <w:p w14:paraId="242C3A99" w14:textId="75A224CB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16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2.12.</w:t>
        </w:r>
        <w:r w:rsidR="00AF4F6B" w:rsidRPr="00612516">
          <w:rPr>
            <w:rStyle w:val="a5"/>
          </w:rPr>
          <w:t xml:space="preserve"> Зона брака </w:t>
        </w:r>
        <w:r w:rsidR="00AF4F6B" w:rsidRPr="00612516">
          <w:rPr>
            <w:rStyle w:val="a5"/>
            <w:lang w:val="en-US"/>
          </w:rPr>
          <w:t>B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_Toc529192716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31</w:t>
        </w:r>
        <w:r w:rsidR="00AF4F6B">
          <w:rPr>
            <w:webHidden/>
          </w:rPr>
          <w:fldChar w:fldCharType="end"/>
        </w:r>
      </w:hyperlink>
    </w:p>
    <w:p w14:paraId="4FD0CE7B" w14:textId="783E9CB5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17" w:history="1">
        <w:r w:rsidR="00AF4F6B" w:rsidRPr="00612516">
          <w:rPr>
            <w:rStyle w:val="a5"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2.13.</w:t>
        </w:r>
        <w:r w:rsidR="00AF4F6B" w:rsidRPr="00612516">
          <w:rPr>
            <w:rStyle w:val="a5"/>
          </w:rPr>
          <w:t xml:space="preserve"> Зона возвратов </w:t>
        </w:r>
        <w:r w:rsidR="00AF4F6B" w:rsidRPr="00612516">
          <w:rPr>
            <w:rStyle w:val="a5"/>
            <w:lang w:val="en-US"/>
          </w:rPr>
          <w:t>ZV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_Toc529192717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31</w:t>
        </w:r>
        <w:r w:rsidR="00AF4F6B">
          <w:rPr>
            <w:webHidden/>
          </w:rPr>
          <w:fldChar w:fldCharType="end"/>
        </w:r>
      </w:hyperlink>
    </w:p>
    <w:p w14:paraId="188E28CA" w14:textId="3FFB0507" w:rsidR="00AF4F6B" w:rsidRDefault="007A1FD9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kern w:val="0"/>
          <w:sz w:val="22"/>
        </w:rPr>
      </w:pPr>
      <w:hyperlink w:anchor="_Toc529192718" w:history="1">
        <w:r w:rsidR="00AF4F6B" w:rsidRPr="00612516">
          <w:rPr>
            <w:rStyle w:val="a5"/>
          </w:rPr>
          <w:t>3. Справочники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_Toc529192718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32</w:t>
        </w:r>
        <w:r w:rsidR="00AF4F6B">
          <w:rPr>
            <w:webHidden/>
          </w:rPr>
          <w:fldChar w:fldCharType="end"/>
        </w:r>
      </w:hyperlink>
    </w:p>
    <w:p w14:paraId="20BF9AA3" w14:textId="0C403664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19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</w:t>
        </w:r>
        <w:r w:rsidR="00AF4F6B" w:rsidRPr="00612516">
          <w:rPr>
            <w:rStyle w:val="a5"/>
          </w:rPr>
          <w:t xml:space="preserve"> Номенклатура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_Toc529192719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32</w:t>
        </w:r>
        <w:r w:rsidR="00AF4F6B">
          <w:rPr>
            <w:webHidden/>
          </w:rPr>
          <w:fldChar w:fldCharType="end"/>
        </w:r>
      </w:hyperlink>
    </w:p>
    <w:p w14:paraId="719C1D1A" w14:textId="1B42C751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20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</w:t>
        </w:r>
        <w:r w:rsidR="00AF4F6B" w:rsidRPr="00612516">
          <w:rPr>
            <w:rStyle w:val="a5"/>
          </w:rPr>
          <w:t xml:space="preserve"> Контрагенты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_Toc529192720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33</w:t>
        </w:r>
        <w:r w:rsidR="00AF4F6B">
          <w:rPr>
            <w:webHidden/>
          </w:rPr>
          <w:fldChar w:fldCharType="end"/>
        </w:r>
      </w:hyperlink>
    </w:p>
    <w:p w14:paraId="0D157000" w14:textId="668943B9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21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</w:t>
        </w:r>
        <w:r w:rsidR="00AF4F6B" w:rsidRPr="00612516">
          <w:rPr>
            <w:rStyle w:val="a5"/>
          </w:rPr>
          <w:t xml:space="preserve"> Упаковки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_Toc529192721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34</w:t>
        </w:r>
        <w:r w:rsidR="00AF4F6B">
          <w:rPr>
            <w:webHidden/>
          </w:rPr>
          <w:fldChar w:fldCharType="end"/>
        </w:r>
      </w:hyperlink>
    </w:p>
    <w:p w14:paraId="0A7665BA" w14:textId="7A1D3C88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22" w:history="1">
        <w:r w:rsidR="00AF4F6B" w:rsidRPr="00612516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3.3.1.</w:t>
        </w:r>
        <w:r w:rsidR="00AF4F6B" w:rsidRPr="00612516">
          <w:rPr>
            <w:rStyle w:val="a5"/>
            <w:noProof/>
          </w:rPr>
          <w:t xml:space="preserve"> Конвейерный лоток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_Toc529192722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34</w:t>
        </w:r>
        <w:r w:rsidR="00AF4F6B">
          <w:rPr>
            <w:noProof/>
            <w:webHidden/>
          </w:rPr>
          <w:fldChar w:fldCharType="end"/>
        </w:r>
      </w:hyperlink>
    </w:p>
    <w:p w14:paraId="7B294D1C" w14:textId="27776204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23" w:history="1">
        <w:r w:rsidR="00AF4F6B" w:rsidRPr="00612516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3.3.2.</w:t>
        </w:r>
        <w:r w:rsidR="00AF4F6B" w:rsidRPr="00612516">
          <w:rPr>
            <w:rStyle w:val="a5"/>
            <w:noProof/>
          </w:rPr>
          <w:t xml:space="preserve"> Паллетная упаковка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_Toc529192723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35</w:t>
        </w:r>
        <w:r w:rsidR="00AF4F6B">
          <w:rPr>
            <w:noProof/>
            <w:webHidden/>
          </w:rPr>
          <w:fldChar w:fldCharType="end"/>
        </w:r>
      </w:hyperlink>
    </w:p>
    <w:p w14:paraId="7A802261" w14:textId="3D1710E1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24" w:history="1">
        <w:r w:rsidR="00AF4F6B" w:rsidRPr="00612516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3.3.3.</w:t>
        </w:r>
        <w:r w:rsidR="00AF4F6B" w:rsidRPr="00612516">
          <w:rPr>
            <w:rStyle w:val="a5"/>
            <w:noProof/>
          </w:rPr>
          <w:t xml:space="preserve"> Транспортная тара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_Toc529192724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36</w:t>
        </w:r>
        <w:r w:rsidR="00AF4F6B">
          <w:rPr>
            <w:noProof/>
            <w:webHidden/>
          </w:rPr>
          <w:fldChar w:fldCharType="end"/>
        </w:r>
      </w:hyperlink>
    </w:p>
    <w:p w14:paraId="20B3E325" w14:textId="5078BE19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25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</w:t>
        </w:r>
        <w:r w:rsidR="00AF4F6B" w:rsidRPr="00612516">
          <w:rPr>
            <w:rStyle w:val="a5"/>
          </w:rPr>
          <w:t xml:space="preserve"> Товарные партии и дата производства, сроки годности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_Toc529192725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36</w:t>
        </w:r>
        <w:r w:rsidR="00AF4F6B">
          <w:rPr>
            <w:webHidden/>
          </w:rPr>
          <w:fldChar w:fldCharType="end"/>
        </w:r>
      </w:hyperlink>
    </w:p>
    <w:p w14:paraId="301DB851" w14:textId="74908102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26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</w:t>
        </w:r>
        <w:r w:rsidR="00AF4F6B" w:rsidRPr="00612516">
          <w:rPr>
            <w:rStyle w:val="a5"/>
          </w:rPr>
          <w:t xml:space="preserve"> Товарные группы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_Toc529192726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37</w:t>
        </w:r>
        <w:r w:rsidR="00AF4F6B">
          <w:rPr>
            <w:webHidden/>
          </w:rPr>
          <w:fldChar w:fldCharType="end"/>
        </w:r>
      </w:hyperlink>
    </w:p>
    <w:p w14:paraId="7F34C5E7" w14:textId="34BFB327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27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3.6.</w:t>
        </w:r>
        <w:r w:rsidR="00AF4F6B" w:rsidRPr="00612516">
          <w:rPr>
            <w:rStyle w:val="a5"/>
          </w:rPr>
          <w:t xml:space="preserve"> Статус Груза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_Toc529192727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38</w:t>
        </w:r>
        <w:r w:rsidR="00AF4F6B">
          <w:rPr>
            <w:webHidden/>
          </w:rPr>
          <w:fldChar w:fldCharType="end"/>
        </w:r>
      </w:hyperlink>
    </w:p>
    <w:p w14:paraId="26991DE3" w14:textId="3B1C5C6C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28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</w:t>
        </w:r>
        <w:r w:rsidR="00AF4F6B" w:rsidRPr="00612516">
          <w:rPr>
            <w:rStyle w:val="a5"/>
          </w:rPr>
          <w:t xml:space="preserve"> Грузовые единицы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_Toc529192728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38</w:t>
        </w:r>
        <w:r w:rsidR="00AF4F6B">
          <w:rPr>
            <w:webHidden/>
          </w:rPr>
          <w:fldChar w:fldCharType="end"/>
        </w:r>
      </w:hyperlink>
    </w:p>
    <w:p w14:paraId="5B1C67C1" w14:textId="01722AFC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29" w:history="1">
        <w:r w:rsidR="00AF4F6B" w:rsidRPr="00612516">
          <w:rPr>
            <w:rStyle w:val="a5"/>
            <w:rFonts w:eastAsia="MS Mincho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3.7.1.</w:t>
        </w:r>
        <w:r w:rsidR="00AF4F6B" w:rsidRPr="00612516">
          <w:rPr>
            <w:rStyle w:val="a5"/>
            <w:rFonts w:eastAsia="Times CYR"/>
            <w:noProof/>
          </w:rPr>
          <w:t xml:space="preserve"> Грузы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_Toc529192729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38</w:t>
        </w:r>
        <w:r w:rsidR="00AF4F6B">
          <w:rPr>
            <w:noProof/>
            <w:webHidden/>
          </w:rPr>
          <w:fldChar w:fldCharType="end"/>
        </w:r>
      </w:hyperlink>
    </w:p>
    <w:p w14:paraId="6BC52C3B" w14:textId="4297D528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30" w:history="1">
        <w:r w:rsidR="00AF4F6B" w:rsidRPr="00612516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3.7.2.</w:t>
        </w:r>
        <w:r w:rsidR="00AF4F6B" w:rsidRPr="00612516">
          <w:rPr>
            <w:rStyle w:val="a5"/>
            <w:rFonts w:eastAsia="Times CYR"/>
            <w:noProof/>
          </w:rPr>
          <w:t xml:space="preserve"> Контейнеры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_Toc529192730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39</w:t>
        </w:r>
        <w:r w:rsidR="00AF4F6B">
          <w:rPr>
            <w:noProof/>
            <w:webHidden/>
          </w:rPr>
          <w:fldChar w:fldCharType="end"/>
        </w:r>
      </w:hyperlink>
    </w:p>
    <w:p w14:paraId="063EBA77" w14:textId="5B1FBF79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31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3.8.</w:t>
        </w:r>
        <w:r w:rsidR="00AF4F6B" w:rsidRPr="00612516">
          <w:rPr>
            <w:rStyle w:val="a5"/>
          </w:rPr>
          <w:t xml:space="preserve"> Штрихкодирование продукции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_Toc529192731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40</w:t>
        </w:r>
        <w:r w:rsidR="00AF4F6B">
          <w:rPr>
            <w:webHidden/>
          </w:rPr>
          <w:fldChar w:fldCharType="end"/>
        </w:r>
      </w:hyperlink>
    </w:p>
    <w:p w14:paraId="2F84116B" w14:textId="523D4A59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32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3.9.</w:t>
        </w:r>
        <w:r w:rsidR="00AF4F6B" w:rsidRPr="00612516">
          <w:rPr>
            <w:rStyle w:val="a5"/>
          </w:rPr>
          <w:t xml:space="preserve"> Этикетки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_Toc529192732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40</w:t>
        </w:r>
        <w:r w:rsidR="00AF4F6B">
          <w:rPr>
            <w:webHidden/>
          </w:rPr>
          <w:fldChar w:fldCharType="end"/>
        </w:r>
      </w:hyperlink>
    </w:p>
    <w:p w14:paraId="789CF376" w14:textId="3417988C" w:rsidR="00AF4F6B" w:rsidRDefault="007A1FD9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kern w:val="0"/>
          <w:sz w:val="22"/>
        </w:rPr>
      </w:pPr>
      <w:hyperlink w:anchor="_Toc529192733" w:history="1">
        <w:r w:rsidR="00AF4F6B" w:rsidRPr="00612516">
          <w:rPr>
            <w:rStyle w:val="a5"/>
          </w:rPr>
          <w:t>4. Прием готовой продукции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_Toc529192733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41</w:t>
        </w:r>
        <w:r w:rsidR="00AF4F6B">
          <w:rPr>
            <w:webHidden/>
          </w:rPr>
          <w:fldChar w:fldCharType="end"/>
        </w:r>
      </w:hyperlink>
    </w:p>
    <w:p w14:paraId="3834DB8C" w14:textId="0FB2D2BD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34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</w:t>
        </w:r>
        <w:r w:rsidR="00AF4F6B" w:rsidRPr="00612516">
          <w:rPr>
            <w:rStyle w:val="a5"/>
          </w:rPr>
          <w:t xml:space="preserve"> С производства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_Toc529192734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41</w:t>
        </w:r>
        <w:r w:rsidR="00AF4F6B">
          <w:rPr>
            <w:webHidden/>
          </w:rPr>
          <w:fldChar w:fldCharType="end"/>
        </w:r>
      </w:hyperlink>
    </w:p>
    <w:p w14:paraId="5ED75011" w14:textId="0DAFAF9F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35" w:history="1">
        <w:r w:rsidR="00AF4F6B" w:rsidRPr="00612516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4.1.1.</w:t>
        </w:r>
        <w:r w:rsidR="00AF4F6B" w:rsidRPr="00612516">
          <w:rPr>
            <w:rStyle w:val="a5"/>
            <w:noProof/>
          </w:rPr>
          <w:t xml:space="preserve"> Документ-основание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_Toc529192735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42</w:t>
        </w:r>
        <w:r w:rsidR="00AF4F6B">
          <w:rPr>
            <w:noProof/>
            <w:webHidden/>
          </w:rPr>
          <w:fldChar w:fldCharType="end"/>
        </w:r>
      </w:hyperlink>
    </w:p>
    <w:p w14:paraId="05277D96" w14:textId="2475B02D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36" w:history="1">
        <w:r w:rsidR="00AF4F6B" w:rsidRPr="00612516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4.1.2.</w:t>
        </w:r>
        <w:r w:rsidR="00AF4F6B" w:rsidRPr="00612516">
          <w:rPr>
            <w:rStyle w:val="a5"/>
            <w:noProof/>
          </w:rPr>
          <w:t xml:space="preserve"> Процедура приемки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_Toc529192736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43</w:t>
        </w:r>
        <w:r w:rsidR="00AF4F6B">
          <w:rPr>
            <w:noProof/>
            <w:webHidden/>
          </w:rPr>
          <w:fldChar w:fldCharType="end"/>
        </w:r>
      </w:hyperlink>
    </w:p>
    <w:p w14:paraId="57099C10" w14:textId="6CBEA104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37" w:history="1">
        <w:r w:rsidR="00AF4F6B" w:rsidRPr="00612516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4.1.3.</w:t>
        </w:r>
        <w:r w:rsidR="00AF4F6B" w:rsidRPr="00612516">
          <w:rPr>
            <w:rStyle w:val="a5"/>
            <w:noProof/>
          </w:rPr>
          <w:t xml:space="preserve"> Информационный обмен </w:t>
        </w:r>
        <w:r w:rsidR="00AF4F6B" w:rsidRPr="00612516">
          <w:rPr>
            <w:rStyle w:val="a5"/>
            <w:noProof/>
            <w:lang w:val="en-US"/>
          </w:rPr>
          <w:t>WMS</w:t>
        </w:r>
        <w:r w:rsidR="00AF4F6B" w:rsidRPr="00612516">
          <w:rPr>
            <w:rStyle w:val="a5"/>
            <w:noProof/>
          </w:rPr>
          <w:t xml:space="preserve"> - ГС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_Toc529192737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45</w:t>
        </w:r>
        <w:r w:rsidR="00AF4F6B">
          <w:rPr>
            <w:noProof/>
            <w:webHidden/>
          </w:rPr>
          <w:fldChar w:fldCharType="end"/>
        </w:r>
      </w:hyperlink>
    </w:p>
    <w:p w14:paraId="26B4F0F9" w14:textId="0ED24BE0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38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</w:t>
        </w:r>
        <w:r w:rsidR="00AF4F6B" w:rsidRPr="00612516">
          <w:rPr>
            <w:rStyle w:val="a5"/>
          </w:rPr>
          <w:t xml:space="preserve"> Внешние поставки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_Toc529192738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45</w:t>
        </w:r>
        <w:r w:rsidR="00AF4F6B">
          <w:rPr>
            <w:webHidden/>
          </w:rPr>
          <w:fldChar w:fldCharType="end"/>
        </w:r>
      </w:hyperlink>
    </w:p>
    <w:p w14:paraId="068D4E29" w14:textId="67D169D9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39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</w:t>
        </w:r>
        <w:r w:rsidR="00AF4F6B" w:rsidRPr="00612516">
          <w:rPr>
            <w:rStyle w:val="a5"/>
          </w:rPr>
          <w:t xml:space="preserve"> БП прием Возвратов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_Toc529192739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46</w:t>
        </w:r>
        <w:r w:rsidR="00AF4F6B">
          <w:rPr>
            <w:webHidden/>
          </w:rPr>
          <w:fldChar w:fldCharType="end"/>
        </w:r>
      </w:hyperlink>
    </w:p>
    <w:p w14:paraId="75FC3C3B" w14:textId="648ACE03" w:rsidR="00AF4F6B" w:rsidRDefault="007A1FD9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kern w:val="0"/>
          <w:sz w:val="22"/>
        </w:rPr>
      </w:pPr>
      <w:hyperlink w:anchor="_Toc529192740" w:history="1">
        <w:r w:rsidR="00AF4F6B" w:rsidRPr="00612516">
          <w:rPr>
            <w:rStyle w:val="a5"/>
          </w:rPr>
          <w:t>5. Размещение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_Toc529192740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47</w:t>
        </w:r>
        <w:r w:rsidR="00AF4F6B">
          <w:rPr>
            <w:webHidden/>
          </w:rPr>
          <w:fldChar w:fldCharType="end"/>
        </w:r>
      </w:hyperlink>
    </w:p>
    <w:p w14:paraId="689F8C42" w14:textId="3B69B723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41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</w:t>
        </w:r>
        <w:r w:rsidR="00AF4F6B" w:rsidRPr="00612516">
          <w:rPr>
            <w:rStyle w:val="a5"/>
          </w:rPr>
          <w:t xml:space="preserve"> Размещение готовой продукции с производства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_Toc529192741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47</w:t>
        </w:r>
        <w:r w:rsidR="00AF4F6B">
          <w:rPr>
            <w:webHidden/>
          </w:rPr>
          <w:fldChar w:fldCharType="end"/>
        </w:r>
      </w:hyperlink>
    </w:p>
    <w:p w14:paraId="4BD49E50" w14:textId="37CD2C2F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43" w:history="1">
        <w:r w:rsidR="00AF4F6B" w:rsidRPr="00612516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5.1.1.</w:t>
        </w:r>
        <w:r w:rsidR="00AF4F6B" w:rsidRPr="00612516">
          <w:rPr>
            <w:rStyle w:val="a5"/>
            <w:noProof/>
          </w:rPr>
          <w:t xml:space="preserve"> Размещение в зоне </w:t>
        </w:r>
        <w:r w:rsidR="00AF4F6B" w:rsidRPr="00612516">
          <w:rPr>
            <w:rStyle w:val="a5"/>
            <w:noProof/>
            <w:lang w:val="en-US"/>
          </w:rPr>
          <w:t>G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_Toc529192743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47</w:t>
        </w:r>
        <w:r w:rsidR="00AF4F6B">
          <w:rPr>
            <w:noProof/>
            <w:webHidden/>
          </w:rPr>
          <w:fldChar w:fldCharType="end"/>
        </w:r>
      </w:hyperlink>
    </w:p>
    <w:p w14:paraId="36CA30D7" w14:textId="5526B4CF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44" w:history="1">
        <w:r w:rsidR="00AF4F6B" w:rsidRPr="00612516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5.1.2.</w:t>
        </w:r>
        <w:r w:rsidR="00AF4F6B" w:rsidRPr="00612516">
          <w:rPr>
            <w:rStyle w:val="a5"/>
            <w:noProof/>
          </w:rPr>
          <w:t xml:space="preserve"> Размещение в зоне </w:t>
        </w:r>
        <w:r w:rsidR="00AF4F6B" w:rsidRPr="00612516">
          <w:rPr>
            <w:rStyle w:val="a5"/>
            <w:noProof/>
            <w:lang w:val="en-US"/>
          </w:rPr>
          <w:t>P</w:t>
        </w:r>
        <w:r w:rsidR="00AF4F6B" w:rsidRPr="00612516">
          <w:rPr>
            <w:rStyle w:val="a5"/>
            <w:noProof/>
          </w:rPr>
          <w:t>1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_Toc529192744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48</w:t>
        </w:r>
        <w:r w:rsidR="00AF4F6B">
          <w:rPr>
            <w:noProof/>
            <w:webHidden/>
          </w:rPr>
          <w:fldChar w:fldCharType="end"/>
        </w:r>
      </w:hyperlink>
    </w:p>
    <w:p w14:paraId="05C0706A" w14:textId="65546A91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45" w:history="1">
        <w:r w:rsidR="00AF4F6B" w:rsidRPr="00612516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5.1.3.</w:t>
        </w:r>
        <w:r w:rsidR="00AF4F6B" w:rsidRPr="00612516">
          <w:rPr>
            <w:rStyle w:val="a5"/>
            <w:noProof/>
          </w:rPr>
          <w:t xml:space="preserve"> Размещение в зоне </w:t>
        </w:r>
        <w:r w:rsidR="00AF4F6B" w:rsidRPr="00612516">
          <w:rPr>
            <w:rStyle w:val="a5"/>
            <w:noProof/>
            <w:lang w:val="en-US"/>
          </w:rPr>
          <w:t>R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_Toc529192745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48</w:t>
        </w:r>
        <w:r w:rsidR="00AF4F6B">
          <w:rPr>
            <w:noProof/>
            <w:webHidden/>
          </w:rPr>
          <w:fldChar w:fldCharType="end"/>
        </w:r>
      </w:hyperlink>
    </w:p>
    <w:p w14:paraId="42A550D9" w14:textId="0EF2A04B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46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</w:t>
        </w:r>
        <w:r w:rsidR="00AF4F6B" w:rsidRPr="00612516">
          <w:rPr>
            <w:rStyle w:val="a5"/>
          </w:rPr>
          <w:t xml:space="preserve"> Размещение продукции от внешних поставщиков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_Toc529192746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49</w:t>
        </w:r>
        <w:r w:rsidR="00AF4F6B">
          <w:rPr>
            <w:webHidden/>
          </w:rPr>
          <w:fldChar w:fldCharType="end"/>
        </w:r>
      </w:hyperlink>
    </w:p>
    <w:p w14:paraId="5B1B7377" w14:textId="43D5AEC2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52" w:history="1">
        <w:r w:rsidR="00AF4F6B" w:rsidRPr="00612516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5.2.1.</w:t>
        </w:r>
        <w:r w:rsidR="00AF4F6B" w:rsidRPr="00612516">
          <w:rPr>
            <w:rStyle w:val="a5"/>
            <w:noProof/>
          </w:rPr>
          <w:t xml:space="preserve"> Размещение группы товаров «без этикетки» (тушенка)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_Toc529192752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49</w:t>
        </w:r>
        <w:r w:rsidR="00AF4F6B">
          <w:rPr>
            <w:noProof/>
            <w:webHidden/>
          </w:rPr>
          <w:fldChar w:fldCharType="end"/>
        </w:r>
      </w:hyperlink>
    </w:p>
    <w:p w14:paraId="472985E1" w14:textId="038EE1C3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53" w:history="1">
        <w:r w:rsidR="00AF4F6B" w:rsidRPr="00612516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5.2.2.</w:t>
        </w:r>
        <w:r w:rsidR="00AF4F6B" w:rsidRPr="00612516">
          <w:rPr>
            <w:rStyle w:val="a5"/>
            <w:noProof/>
          </w:rPr>
          <w:t xml:space="preserve"> Работа с товаром требующим упаковку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_Toc529192753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49</w:t>
        </w:r>
        <w:r w:rsidR="00AF4F6B">
          <w:rPr>
            <w:noProof/>
            <w:webHidden/>
          </w:rPr>
          <w:fldChar w:fldCharType="end"/>
        </w:r>
      </w:hyperlink>
    </w:p>
    <w:p w14:paraId="1F01E6ED" w14:textId="2F5544CE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54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5.3.</w:t>
        </w:r>
        <w:r w:rsidR="00AF4F6B" w:rsidRPr="00612516">
          <w:rPr>
            <w:rStyle w:val="a5"/>
          </w:rPr>
          <w:t xml:space="preserve"> Размещение возвратов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_Toc529192754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49</w:t>
        </w:r>
        <w:r w:rsidR="00AF4F6B">
          <w:rPr>
            <w:webHidden/>
          </w:rPr>
          <w:fldChar w:fldCharType="end"/>
        </w:r>
      </w:hyperlink>
    </w:p>
    <w:p w14:paraId="2704D1F0" w14:textId="248F7CCD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55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5.4.</w:t>
        </w:r>
        <w:r w:rsidR="00AF4F6B" w:rsidRPr="00612516">
          <w:rPr>
            <w:rStyle w:val="a5"/>
          </w:rPr>
          <w:t xml:space="preserve"> Размещение товара с ячейки </w:t>
        </w:r>
        <w:r w:rsidR="00AF4F6B" w:rsidRPr="00612516">
          <w:rPr>
            <w:rStyle w:val="a5"/>
            <w:lang w:val="en-US"/>
          </w:rPr>
          <w:t>CNCS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_Toc529192755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50</w:t>
        </w:r>
        <w:r w:rsidR="00AF4F6B">
          <w:rPr>
            <w:webHidden/>
          </w:rPr>
          <w:fldChar w:fldCharType="end"/>
        </w:r>
      </w:hyperlink>
    </w:p>
    <w:p w14:paraId="7EF6B4BB" w14:textId="704BD534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56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5.5.</w:t>
        </w:r>
        <w:r w:rsidR="00AF4F6B" w:rsidRPr="00612516">
          <w:rPr>
            <w:rStyle w:val="a5"/>
          </w:rPr>
          <w:t xml:space="preserve"> Правилами размещения грузов в </w:t>
        </w:r>
        <w:r w:rsidR="00AF4F6B" w:rsidRPr="00612516">
          <w:rPr>
            <w:rStyle w:val="a5"/>
            <w:lang w:val="en-US"/>
          </w:rPr>
          <w:t>G</w:t>
        </w:r>
        <w:r w:rsidR="00AF4F6B" w:rsidRPr="00612516">
          <w:rPr>
            <w:rStyle w:val="a5"/>
          </w:rPr>
          <w:t>3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_Toc529192756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50</w:t>
        </w:r>
        <w:r w:rsidR="00AF4F6B">
          <w:rPr>
            <w:webHidden/>
          </w:rPr>
          <w:fldChar w:fldCharType="end"/>
        </w:r>
      </w:hyperlink>
    </w:p>
    <w:p w14:paraId="59807440" w14:textId="0A676DE5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57" w:history="1">
        <w:r w:rsidR="00AF4F6B" w:rsidRPr="00AF4F6B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5.6.</w:t>
        </w:r>
        <w:r w:rsidR="00AF4F6B" w:rsidRPr="00AF4F6B">
          <w:rPr>
            <w:rStyle w:val="a5"/>
          </w:rPr>
          <w:t xml:space="preserve"> Правила размещения грузов в </w:t>
        </w:r>
        <w:r w:rsidR="00AF4F6B" w:rsidRPr="00AF4F6B">
          <w:rPr>
            <w:rStyle w:val="a5"/>
            <w:lang w:val="en-US"/>
          </w:rPr>
          <w:t>G</w:t>
        </w:r>
        <w:r w:rsidR="00AF4F6B" w:rsidRPr="00AF4F6B">
          <w:rPr>
            <w:rStyle w:val="a5"/>
          </w:rPr>
          <w:t>4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_Toc529192757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50</w:t>
        </w:r>
        <w:r w:rsidR="00AF4F6B">
          <w:rPr>
            <w:webHidden/>
          </w:rPr>
          <w:fldChar w:fldCharType="end"/>
        </w:r>
      </w:hyperlink>
    </w:p>
    <w:p w14:paraId="2FF8A114" w14:textId="7B399BF6" w:rsidR="00AF4F6B" w:rsidRDefault="007A1FD9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kern w:val="0"/>
          <w:sz w:val="22"/>
        </w:rPr>
      </w:pPr>
      <w:hyperlink w:anchor="_Toc529192758" w:history="1">
        <w:r w:rsidR="00AF4F6B" w:rsidRPr="00612516">
          <w:rPr>
            <w:rStyle w:val="a5"/>
          </w:rPr>
          <w:t xml:space="preserve">6. Пополнение ячеек в зонах Отбора Товара </w:t>
        </w:r>
        <w:r w:rsidR="00AF4F6B" w:rsidRPr="00612516">
          <w:rPr>
            <w:rStyle w:val="a5"/>
            <w:lang w:val="en-US"/>
          </w:rPr>
          <w:t>G</w:t>
        </w:r>
        <w:r w:rsidR="00AF4F6B" w:rsidRPr="00612516">
          <w:rPr>
            <w:rStyle w:val="a5"/>
          </w:rPr>
          <w:t xml:space="preserve">1, </w:t>
        </w:r>
        <w:r w:rsidR="00AF4F6B" w:rsidRPr="00612516">
          <w:rPr>
            <w:rStyle w:val="a5"/>
            <w:lang w:val="en-US"/>
          </w:rPr>
          <w:t>G</w:t>
        </w:r>
        <w:r w:rsidR="00AF4F6B" w:rsidRPr="00612516">
          <w:rPr>
            <w:rStyle w:val="a5"/>
          </w:rPr>
          <w:t xml:space="preserve">2, </w:t>
        </w:r>
        <w:r w:rsidR="00AF4F6B" w:rsidRPr="00612516">
          <w:rPr>
            <w:rStyle w:val="a5"/>
            <w:lang w:val="en-US"/>
          </w:rPr>
          <w:t>R</w:t>
        </w:r>
        <w:r w:rsidR="00AF4F6B" w:rsidRPr="00612516">
          <w:rPr>
            <w:rStyle w:val="a5"/>
          </w:rPr>
          <w:t xml:space="preserve">, </w:t>
        </w:r>
        <w:r w:rsidR="00AF4F6B" w:rsidRPr="00612516">
          <w:rPr>
            <w:rStyle w:val="a5"/>
            <w:lang w:val="en-US"/>
          </w:rPr>
          <w:t>P</w:t>
        </w:r>
        <w:r w:rsidR="00AF4F6B" w:rsidRPr="00612516">
          <w:rPr>
            <w:rStyle w:val="a5"/>
          </w:rPr>
          <w:t>1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_Toc529192758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52</w:t>
        </w:r>
        <w:r w:rsidR="00AF4F6B">
          <w:rPr>
            <w:webHidden/>
          </w:rPr>
          <w:fldChar w:fldCharType="end"/>
        </w:r>
      </w:hyperlink>
    </w:p>
    <w:p w14:paraId="70485055" w14:textId="62BC3D57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59" w:history="1">
        <w:r w:rsidR="00AF4F6B" w:rsidRPr="00612516">
          <w:rPr>
            <w:rStyle w:val="a5"/>
            <w:highlight w:val="lightGra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6.1.</w:t>
        </w:r>
        <w:r w:rsidR="00AF4F6B" w:rsidRPr="00612516">
          <w:rPr>
            <w:rStyle w:val="a5"/>
            <w:highlight w:val="lightGray"/>
          </w:rPr>
          <w:t xml:space="preserve"> Документ – основание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_Toc529192759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52</w:t>
        </w:r>
        <w:r w:rsidR="00AF4F6B">
          <w:rPr>
            <w:webHidden/>
          </w:rPr>
          <w:fldChar w:fldCharType="end"/>
        </w:r>
      </w:hyperlink>
    </w:p>
    <w:p w14:paraId="213EC571" w14:textId="32F0097C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60" w:history="1">
        <w:r w:rsidR="00AF4F6B" w:rsidRPr="00612516">
          <w:rPr>
            <w:rStyle w:val="a5"/>
            <w:highlight w:val="lightGra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6.2.</w:t>
        </w:r>
        <w:r w:rsidR="00AF4F6B" w:rsidRPr="00612516">
          <w:rPr>
            <w:rStyle w:val="a5"/>
            <w:highlight w:val="lightGray"/>
          </w:rPr>
          <w:t xml:space="preserve"> Пополнение </w:t>
        </w:r>
        <w:r w:rsidR="00AF4F6B" w:rsidRPr="00612516">
          <w:rPr>
            <w:rStyle w:val="a5"/>
            <w:highlight w:val="lightGray"/>
            <w:lang w:val="en-US"/>
          </w:rPr>
          <w:t>G</w:t>
        </w:r>
        <w:r w:rsidR="00AF4F6B" w:rsidRPr="00612516">
          <w:rPr>
            <w:rStyle w:val="a5"/>
            <w:highlight w:val="lightGray"/>
          </w:rPr>
          <w:t xml:space="preserve">1, </w:t>
        </w:r>
        <w:r w:rsidR="00AF4F6B" w:rsidRPr="00612516">
          <w:rPr>
            <w:rStyle w:val="a5"/>
            <w:highlight w:val="lightGray"/>
            <w:lang w:val="en-US"/>
          </w:rPr>
          <w:t>G</w:t>
        </w:r>
        <w:r w:rsidR="00AF4F6B" w:rsidRPr="00612516">
          <w:rPr>
            <w:rStyle w:val="a5"/>
            <w:highlight w:val="lightGray"/>
          </w:rPr>
          <w:t xml:space="preserve">2 и </w:t>
        </w:r>
        <w:r w:rsidR="00AF4F6B" w:rsidRPr="00612516">
          <w:rPr>
            <w:rStyle w:val="a5"/>
            <w:highlight w:val="lightGray"/>
            <w:lang w:val="en-US"/>
          </w:rPr>
          <w:t>R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_Toc529192760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52</w:t>
        </w:r>
        <w:r w:rsidR="00AF4F6B">
          <w:rPr>
            <w:webHidden/>
          </w:rPr>
          <w:fldChar w:fldCharType="end"/>
        </w:r>
      </w:hyperlink>
    </w:p>
    <w:p w14:paraId="00293D92" w14:textId="5614CC0F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61" w:history="1">
        <w:r w:rsidR="00AF4F6B" w:rsidRPr="00612516">
          <w:rPr>
            <w:rStyle w:val="a5"/>
            <w:highlight w:val="lightGra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6.3.</w:t>
        </w:r>
        <w:r w:rsidR="00AF4F6B" w:rsidRPr="00612516">
          <w:rPr>
            <w:rStyle w:val="a5"/>
            <w:highlight w:val="lightGray"/>
          </w:rPr>
          <w:t xml:space="preserve"> Пополнение пустых Лотков в </w:t>
        </w:r>
        <w:r w:rsidR="00AF4F6B" w:rsidRPr="00612516">
          <w:rPr>
            <w:rStyle w:val="a5"/>
            <w:highlight w:val="lightGray"/>
            <w:lang w:val="en-US"/>
          </w:rPr>
          <w:t>G</w:t>
        </w:r>
        <w:r w:rsidR="00AF4F6B" w:rsidRPr="00612516">
          <w:rPr>
            <w:rStyle w:val="a5"/>
            <w:highlight w:val="lightGray"/>
          </w:rPr>
          <w:t>2 (вне СУ)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_Toc529192761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53</w:t>
        </w:r>
        <w:r w:rsidR="00AF4F6B">
          <w:rPr>
            <w:webHidden/>
          </w:rPr>
          <w:fldChar w:fldCharType="end"/>
        </w:r>
      </w:hyperlink>
    </w:p>
    <w:p w14:paraId="492BC263" w14:textId="54B856BC" w:rsidR="00AF4F6B" w:rsidRDefault="007A1FD9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kern w:val="0"/>
          <w:sz w:val="22"/>
        </w:rPr>
      </w:pPr>
      <w:hyperlink w:anchor="_Toc529192763" w:history="1">
        <w:r w:rsidR="00AF4F6B" w:rsidRPr="00612516">
          <w:rPr>
            <w:rStyle w:val="a5"/>
          </w:rPr>
          <w:t xml:space="preserve">7. Отбор Товаров по Заказам </w:t>
        </w:r>
        <w:r w:rsidR="00AF4F6B" w:rsidRPr="00612516">
          <w:rPr>
            <w:rStyle w:val="a5"/>
            <w:lang w:val="en-US"/>
          </w:rPr>
          <w:t>G</w:t>
        </w:r>
        <w:r w:rsidR="00AF4F6B" w:rsidRPr="00612516">
          <w:rPr>
            <w:rStyle w:val="a5"/>
          </w:rPr>
          <w:t>1,</w:t>
        </w:r>
        <w:r w:rsidR="00AF4F6B" w:rsidRPr="00612516">
          <w:rPr>
            <w:rStyle w:val="a5"/>
            <w:lang w:val="en-US"/>
          </w:rPr>
          <w:t>G</w:t>
        </w:r>
        <w:r w:rsidR="00AF4F6B" w:rsidRPr="00612516">
          <w:rPr>
            <w:rStyle w:val="a5"/>
          </w:rPr>
          <w:t>2,</w:t>
        </w:r>
        <w:r w:rsidR="00AF4F6B" w:rsidRPr="00612516">
          <w:rPr>
            <w:rStyle w:val="a5"/>
            <w:lang w:val="en-US"/>
          </w:rPr>
          <w:t>P</w:t>
        </w:r>
        <w:r w:rsidR="00AF4F6B" w:rsidRPr="00612516">
          <w:rPr>
            <w:rStyle w:val="a5"/>
          </w:rPr>
          <w:t>1,</w:t>
        </w:r>
        <w:r w:rsidR="00AF4F6B" w:rsidRPr="00612516">
          <w:rPr>
            <w:rStyle w:val="a5"/>
            <w:lang w:val="en-US"/>
          </w:rPr>
          <w:t>R</w:t>
        </w:r>
        <w:r w:rsidR="00AF4F6B" w:rsidRPr="00612516">
          <w:rPr>
            <w:rStyle w:val="a5"/>
          </w:rPr>
          <w:t>-</w:t>
        </w:r>
        <w:r w:rsidR="00AF4F6B" w:rsidRPr="00612516">
          <w:rPr>
            <w:rStyle w:val="a5"/>
            <w:lang w:val="en-US"/>
          </w:rPr>
          <w:t>RG</w:t>
        </w:r>
        <w:r w:rsidR="00AF4F6B" w:rsidRPr="00612516">
          <w:rPr>
            <w:rStyle w:val="a5"/>
          </w:rPr>
          <w:t>3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_Toc529192763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54</w:t>
        </w:r>
        <w:r w:rsidR="00AF4F6B">
          <w:rPr>
            <w:webHidden/>
          </w:rPr>
          <w:fldChar w:fldCharType="end"/>
        </w:r>
      </w:hyperlink>
    </w:p>
    <w:p w14:paraId="2ECD1A39" w14:textId="5BEF1C74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64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7.1.</w:t>
        </w:r>
        <w:r w:rsidR="00AF4F6B" w:rsidRPr="00612516">
          <w:rPr>
            <w:rStyle w:val="a5"/>
          </w:rPr>
          <w:t xml:space="preserve"> Документ – основание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_Toc529192764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54</w:t>
        </w:r>
        <w:r w:rsidR="00AF4F6B">
          <w:rPr>
            <w:webHidden/>
          </w:rPr>
          <w:fldChar w:fldCharType="end"/>
        </w:r>
      </w:hyperlink>
    </w:p>
    <w:p w14:paraId="0D73BECC" w14:textId="768C794C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65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7.2.</w:t>
        </w:r>
        <w:r w:rsidR="00AF4F6B" w:rsidRPr="00612516">
          <w:rPr>
            <w:rStyle w:val="a5"/>
          </w:rPr>
          <w:t xml:space="preserve"> Типы Заказа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_Toc529192765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55</w:t>
        </w:r>
        <w:r w:rsidR="00AF4F6B">
          <w:rPr>
            <w:webHidden/>
          </w:rPr>
          <w:fldChar w:fldCharType="end"/>
        </w:r>
      </w:hyperlink>
    </w:p>
    <w:p w14:paraId="2C6B5387" w14:textId="730A43AF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66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7.3.</w:t>
        </w:r>
        <w:r w:rsidR="00AF4F6B" w:rsidRPr="00612516">
          <w:rPr>
            <w:rStyle w:val="a5"/>
            <w:rFonts w:eastAsia="Times CYR"/>
          </w:rPr>
          <w:t xml:space="preserve"> Статусы Заказа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_Toc529192766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55</w:t>
        </w:r>
        <w:r w:rsidR="00AF4F6B">
          <w:rPr>
            <w:webHidden/>
          </w:rPr>
          <w:fldChar w:fldCharType="end"/>
        </w:r>
      </w:hyperlink>
    </w:p>
    <w:p w14:paraId="2C703D75" w14:textId="399B4805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67" w:history="1">
        <w:r w:rsidR="00AF4F6B" w:rsidRPr="00612516">
          <w:rPr>
            <w:rStyle w:val="a5"/>
            <w:rFonts w:eastAsia="Times CYR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7.4.</w:t>
        </w:r>
        <w:r w:rsidR="00AF4F6B" w:rsidRPr="00612516">
          <w:rPr>
            <w:rStyle w:val="a5"/>
            <w:rFonts w:eastAsia="Times CYR"/>
          </w:rPr>
          <w:t xml:space="preserve"> Запуск заказа в работу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_Toc529192767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57</w:t>
        </w:r>
        <w:r w:rsidR="00AF4F6B">
          <w:rPr>
            <w:webHidden/>
          </w:rPr>
          <w:fldChar w:fldCharType="end"/>
        </w:r>
      </w:hyperlink>
    </w:p>
    <w:p w14:paraId="68F27C0E" w14:textId="48D49BA5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68" w:history="1">
        <w:r w:rsidR="00AF4F6B" w:rsidRPr="00612516">
          <w:rPr>
            <w:rStyle w:val="a5"/>
            <w:rFonts w:eastAsia="Times CYR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7.5.</w:t>
        </w:r>
        <w:r w:rsidR="00AF4F6B" w:rsidRPr="00612516">
          <w:rPr>
            <w:rStyle w:val="a5"/>
            <w:rFonts w:eastAsia="Times CYR"/>
          </w:rPr>
          <w:t xml:space="preserve"> Планирование Заказа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_Toc529192768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57</w:t>
        </w:r>
        <w:r w:rsidR="00AF4F6B">
          <w:rPr>
            <w:webHidden/>
          </w:rPr>
          <w:fldChar w:fldCharType="end"/>
        </w:r>
      </w:hyperlink>
    </w:p>
    <w:p w14:paraId="398E1B06" w14:textId="13871DD3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69" w:history="1">
        <w:r w:rsidR="00AF4F6B" w:rsidRPr="00612516">
          <w:rPr>
            <w:rStyle w:val="a5"/>
            <w:rFonts w:eastAsia="Times CYR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7.5.1.</w:t>
        </w:r>
        <w:r w:rsidR="00AF4F6B" w:rsidRPr="00612516">
          <w:rPr>
            <w:rStyle w:val="a5"/>
            <w:rFonts w:eastAsia="Times CYR"/>
            <w:noProof/>
          </w:rPr>
          <w:t xml:space="preserve"> Этапы планирования Грузов под Заказ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_Toc529192769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58</w:t>
        </w:r>
        <w:r w:rsidR="00AF4F6B">
          <w:rPr>
            <w:noProof/>
            <w:webHidden/>
          </w:rPr>
          <w:fldChar w:fldCharType="end"/>
        </w:r>
      </w:hyperlink>
    </w:p>
    <w:p w14:paraId="1BAF8B46" w14:textId="561B438B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70" w:history="1">
        <w:r w:rsidR="00AF4F6B" w:rsidRPr="00612516">
          <w:rPr>
            <w:rStyle w:val="a5"/>
            <w:rFonts w:eastAsia="Times CYR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7.6.</w:t>
        </w:r>
        <w:r w:rsidR="00AF4F6B" w:rsidRPr="00612516">
          <w:rPr>
            <w:rStyle w:val="a5"/>
            <w:rFonts w:eastAsia="Times CYR"/>
          </w:rPr>
          <w:t xml:space="preserve"> Разбиение Заказа на листы Отбора (ЛО)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_Toc529192770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58</w:t>
        </w:r>
        <w:r w:rsidR="00AF4F6B">
          <w:rPr>
            <w:webHidden/>
          </w:rPr>
          <w:fldChar w:fldCharType="end"/>
        </w:r>
      </w:hyperlink>
    </w:p>
    <w:p w14:paraId="387ECAF5" w14:textId="26EE1073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71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7.7.</w:t>
        </w:r>
        <w:r w:rsidR="00AF4F6B" w:rsidRPr="00612516">
          <w:rPr>
            <w:rStyle w:val="a5"/>
          </w:rPr>
          <w:t xml:space="preserve"> Планирование группы товаров «штучный»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_Toc529192771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60</w:t>
        </w:r>
        <w:r w:rsidR="00AF4F6B">
          <w:rPr>
            <w:webHidden/>
          </w:rPr>
          <w:fldChar w:fldCharType="end"/>
        </w:r>
      </w:hyperlink>
    </w:p>
    <w:p w14:paraId="733CDA43" w14:textId="480320DC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72" w:history="1">
        <w:r w:rsidR="00AF4F6B" w:rsidRPr="00612516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7.7.1.</w:t>
        </w:r>
        <w:r w:rsidR="00AF4F6B" w:rsidRPr="00612516">
          <w:rPr>
            <w:rStyle w:val="a5"/>
            <w:noProof/>
          </w:rPr>
          <w:t xml:space="preserve"> Отбор товара с G1 и </w:t>
        </w:r>
        <w:r w:rsidR="00AF4F6B" w:rsidRPr="00612516">
          <w:rPr>
            <w:rStyle w:val="a5"/>
            <w:noProof/>
            <w:lang w:val="en-US"/>
          </w:rPr>
          <w:t>G</w:t>
        </w:r>
        <w:r w:rsidR="00AF4F6B" w:rsidRPr="00612516">
          <w:rPr>
            <w:rStyle w:val="a5"/>
            <w:noProof/>
          </w:rPr>
          <w:t>2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_Toc529192772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60</w:t>
        </w:r>
        <w:r w:rsidR="00AF4F6B">
          <w:rPr>
            <w:noProof/>
            <w:webHidden/>
          </w:rPr>
          <w:fldChar w:fldCharType="end"/>
        </w:r>
      </w:hyperlink>
    </w:p>
    <w:p w14:paraId="008E4490" w14:textId="0C1DDC85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73" w:history="1">
        <w:r w:rsidR="00AF4F6B" w:rsidRPr="00612516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7.7.2.</w:t>
        </w:r>
        <w:r w:rsidR="00AF4F6B" w:rsidRPr="00612516">
          <w:rPr>
            <w:rStyle w:val="a5"/>
            <w:noProof/>
          </w:rPr>
          <w:t xml:space="preserve"> Отбор товара с </w:t>
        </w:r>
        <w:r w:rsidR="00AF4F6B" w:rsidRPr="00612516">
          <w:rPr>
            <w:rStyle w:val="a5"/>
            <w:noProof/>
            <w:lang w:val="en-US"/>
          </w:rPr>
          <w:t>P</w:t>
        </w:r>
        <w:r w:rsidR="00AF4F6B" w:rsidRPr="00612516">
          <w:rPr>
            <w:rStyle w:val="a5"/>
            <w:noProof/>
          </w:rPr>
          <w:t>1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_Toc529192773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61</w:t>
        </w:r>
        <w:r w:rsidR="00AF4F6B">
          <w:rPr>
            <w:noProof/>
            <w:webHidden/>
          </w:rPr>
          <w:fldChar w:fldCharType="end"/>
        </w:r>
      </w:hyperlink>
    </w:p>
    <w:p w14:paraId="6CE9047A" w14:textId="23E3B200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74" w:history="1">
        <w:r w:rsidR="00AF4F6B" w:rsidRPr="00612516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7.7.3.</w:t>
        </w:r>
        <w:r w:rsidR="00AF4F6B" w:rsidRPr="00612516">
          <w:rPr>
            <w:rStyle w:val="a5"/>
            <w:noProof/>
          </w:rPr>
          <w:t xml:space="preserve"> Отбор с зоны возвратов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_Toc529192774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61</w:t>
        </w:r>
        <w:r w:rsidR="00AF4F6B">
          <w:rPr>
            <w:noProof/>
            <w:webHidden/>
          </w:rPr>
          <w:fldChar w:fldCharType="end"/>
        </w:r>
      </w:hyperlink>
    </w:p>
    <w:p w14:paraId="425DB70E" w14:textId="1596A5D7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75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7.8.</w:t>
        </w:r>
        <w:r w:rsidR="00AF4F6B" w:rsidRPr="00612516">
          <w:rPr>
            <w:rStyle w:val="a5"/>
          </w:rPr>
          <w:t xml:space="preserve"> Планирование группы товаров «весовой не номинальный»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_Toc529192775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62</w:t>
        </w:r>
        <w:r w:rsidR="00AF4F6B">
          <w:rPr>
            <w:webHidden/>
          </w:rPr>
          <w:fldChar w:fldCharType="end"/>
        </w:r>
      </w:hyperlink>
    </w:p>
    <w:p w14:paraId="20446755" w14:textId="3F6F8105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76" w:history="1">
        <w:r w:rsidR="00AF4F6B" w:rsidRPr="00612516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7.8.1.</w:t>
        </w:r>
        <w:r w:rsidR="00AF4F6B" w:rsidRPr="00612516">
          <w:rPr>
            <w:rStyle w:val="a5"/>
            <w:noProof/>
          </w:rPr>
          <w:t xml:space="preserve"> Отбор товара с </w:t>
        </w:r>
        <w:r w:rsidR="00AF4F6B" w:rsidRPr="00612516">
          <w:rPr>
            <w:rStyle w:val="a5"/>
            <w:noProof/>
            <w:lang w:val="en-US"/>
          </w:rPr>
          <w:t>G</w:t>
        </w:r>
        <w:r w:rsidR="00AF4F6B" w:rsidRPr="00612516">
          <w:rPr>
            <w:rStyle w:val="a5"/>
            <w:noProof/>
          </w:rPr>
          <w:t xml:space="preserve">2 (секция 5) и </w:t>
        </w:r>
        <w:r w:rsidR="00AF4F6B" w:rsidRPr="00612516">
          <w:rPr>
            <w:rStyle w:val="a5"/>
            <w:noProof/>
            <w:lang w:val="en-US"/>
          </w:rPr>
          <w:t>R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_Toc529192776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62</w:t>
        </w:r>
        <w:r w:rsidR="00AF4F6B">
          <w:rPr>
            <w:noProof/>
            <w:webHidden/>
          </w:rPr>
          <w:fldChar w:fldCharType="end"/>
        </w:r>
      </w:hyperlink>
    </w:p>
    <w:p w14:paraId="7B3CFA26" w14:textId="2995FF2F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77" w:history="1">
        <w:r w:rsidR="00AF4F6B" w:rsidRPr="00612516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7.8.2.</w:t>
        </w:r>
        <w:r w:rsidR="00AF4F6B" w:rsidRPr="00612516">
          <w:rPr>
            <w:rStyle w:val="a5"/>
            <w:noProof/>
          </w:rPr>
          <w:t xml:space="preserve"> Отбор с зоны возвратов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_Toc529192777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63</w:t>
        </w:r>
        <w:r w:rsidR="00AF4F6B">
          <w:rPr>
            <w:noProof/>
            <w:webHidden/>
          </w:rPr>
          <w:fldChar w:fldCharType="end"/>
        </w:r>
      </w:hyperlink>
    </w:p>
    <w:p w14:paraId="6D556E93" w14:textId="49D4E3D8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78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7.9.</w:t>
        </w:r>
        <w:r w:rsidR="00AF4F6B" w:rsidRPr="00612516">
          <w:rPr>
            <w:rStyle w:val="a5"/>
          </w:rPr>
          <w:t xml:space="preserve"> Планирование группы товаров «без этикетки»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_Toc529192778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63</w:t>
        </w:r>
        <w:r w:rsidR="00AF4F6B">
          <w:rPr>
            <w:webHidden/>
          </w:rPr>
          <w:fldChar w:fldCharType="end"/>
        </w:r>
      </w:hyperlink>
    </w:p>
    <w:p w14:paraId="017FF777" w14:textId="5A69A4DF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79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7.10.</w:t>
        </w:r>
        <w:r w:rsidR="00AF4F6B" w:rsidRPr="00612516">
          <w:rPr>
            <w:rStyle w:val="a5"/>
          </w:rPr>
          <w:t xml:space="preserve"> Планирование группы товаров «без этикетки» (Тушенка)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_Toc529192779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64</w:t>
        </w:r>
        <w:r w:rsidR="00AF4F6B">
          <w:rPr>
            <w:webHidden/>
          </w:rPr>
          <w:fldChar w:fldCharType="end"/>
        </w:r>
      </w:hyperlink>
    </w:p>
    <w:p w14:paraId="25453FA9" w14:textId="789854B5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80" w:history="1">
        <w:r w:rsidR="00AF4F6B" w:rsidRPr="00612516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7.10.1.</w:t>
        </w:r>
        <w:r w:rsidR="00AF4F6B" w:rsidRPr="00612516">
          <w:rPr>
            <w:rStyle w:val="a5"/>
            <w:noProof/>
          </w:rPr>
          <w:t xml:space="preserve"> Отбор товара с </w:t>
        </w:r>
        <w:r w:rsidR="00AF4F6B" w:rsidRPr="00612516">
          <w:rPr>
            <w:rStyle w:val="a5"/>
            <w:noProof/>
            <w:lang w:val="en-US"/>
          </w:rPr>
          <w:t>Р2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_Toc529192780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64</w:t>
        </w:r>
        <w:r w:rsidR="00AF4F6B">
          <w:rPr>
            <w:noProof/>
            <w:webHidden/>
          </w:rPr>
          <w:fldChar w:fldCharType="end"/>
        </w:r>
      </w:hyperlink>
    </w:p>
    <w:p w14:paraId="6CA80F68" w14:textId="02E1B2B2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81" w:history="1">
        <w:r w:rsidR="00AF4F6B" w:rsidRPr="00612516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7.10.2.</w:t>
        </w:r>
        <w:r w:rsidR="00AF4F6B" w:rsidRPr="00612516">
          <w:rPr>
            <w:rStyle w:val="a5"/>
            <w:noProof/>
          </w:rPr>
          <w:t xml:space="preserve"> Отбор с зоны возвратов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_Toc529192781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64</w:t>
        </w:r>
        <w:r w:rsidR="00AF4F6B">
          <w:rPr>
            <w:noProof/>
            <w:webHidden/>
          </w:rPr>
          <w:fldChar w:fldCharType="end"/>
        </w:r>
      </w:hyperlink>
    </w:p>
    <w:p w14:paraId="06640C66" w14:textId="3AF568C0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782" w:history="1">
        <w:r w:rsidR="00AF4F6B" w:rsidRPr="00612516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7.10.3.</w:t>
        </w:r>
        <w:r w:rsidR="00AF4F6B" w:rsidRPr="00612516">
          <w:rPr>
            <w:rStyle w:val="a5"/>
            <w:noProof/>
          </w:rPr>
          <w:t xml:space="preserve"> Пополнение ячеек коробочного отбора (пополнения первого яруса)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_Toc529192782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65</w:t>
        </w:r>
        <w:r w:rsidR="00AF4F6B">
          <w:rPr>
            <w:noProof/>
            <w:webHidden/>
          </w:rPr>
          <w:fldChar w:fldCharType="end"/>
        </w:r>
      </w:hyperlink>
    </w:p>
    <w:p w14:paraId="473C4772" w14:textId="62535C6F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83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7.11.</w:t>
        </w:r>
        <w:r w:rsidR="00AF4F6B" w:rsidRPr="00612516">
          <w:rPr>
            <w:rStyle w:val="a5"/>
          </w:rPr>
          <w:t xml:space="preserve"> ?Весовой контроль</w:t>
        </w:r>
        <w:r w:rsidR="00AF4F6B" w:rsidRPr="00612516">
          <w:rPr>
            <w:rStyle w:val="a5"/>
            <w:lang w:val="en-US"/>
          </w:rPr>
          <w:t xml:space="preserve"> </w:t>
        </w:r>
        <w:r w:rsidR="00AF4F6B" w:rsidRPr="00612516">
          <w:rPr>
            <w:rStyle w:val="a5"/>
          </w:rPr>
          <w:t>ТПР №3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_Toc529192783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66</w:t>
        </w:r>
        <w:r w:rsidR="00AF4F6B">
          <w:rPr>
            <w:webHidden/>
          </w:rPr>
          <w:fldChar w:fldCharType="end"/>
        </w:r>
      </w:hyperlink>
    </w:p>
    <w:p w14:paraId="6E8DC890" w14:textId="2CFF514F" w:rsidR="00AF4F6B" w:rsidRDefault="007A1FD9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kern w:val="0"/>
          <w:sz w:val="22"/>
        </w:rPr>
      </w:pPr>
      <w:hyperlink w:anchor="_Toc529192784" w:history="1">
        <w:r w:rsidR="00AF4F6B" w:rsidRPr="00612516">
          <w:rPr>
            <w:rStyle w:val="a5"/>
          </w:rPr>
          <w:t xml:space="preserve">8. Маркировка и Упаковка </w:t>
        </w:r>
        <w:r w:rsidR="00AF4F6B" w:rsidRPr="00612516">
          <w:rPr>
            <w:rStyle w:val="a5"/>
            <w:lang w:val="en-US"/>
          </w:rPr>
          <w:t>RG</w:t>
        </w:r>
        <w:r w:rsidR="00AF4F6B" w:rsidRPr="00612516">
          <w:rPr>
            <w:rStyle w:val="a5"/>
          </w:rPr>
          <w:t>3-</w:t>
        </w:r>
        <w:r w:rsidR="00AF4F6B" w:rsidRPr="00612516">
          <w:rPr>
            <w:rStyle w:val="a5"/>
            <w:lang w:val="en-US"/>
          </w:rPr>
          <w:t>G</w:t>
        </w:r>
        <w:r w:rsidR="00AF4F6B" w:rsidRPr="00612516">
          <w:rPr>
            <w:rStyle w:val="a5"/>
          </w:rPr>
          <w:t>3-</w:t>
        </w:r>
        <w:r w:rsidR="00AF4F6B" w:rsidRPr="00612516">
          <w:rPr>
            <w:rStyle w:val="a5"/>
            <w:lang w:val="en-US"/>
          </w:rPr>
          <w:t>U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_Toc529192784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67</w:t>
        </w:r>
        <w:r w:rsidR="00AF4F6B">
          <w:rPr>
            <w:webHidden/>
          </w:rPr>
          <w:fldChar w:fldCharType="end"/>
        </w:r>
      </w:hyperlink>
    </w:p>
    <w:p w14:paraId="50542895" w14:textId="13C9D177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85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8.1.</w:t>
        </w:r>
        <w:r w:rsidR="00AF4F6B" w:rsidRPr="00612516">
          <w:rPr>
            <w:rStyle w:val="a5"/>
          </w:rPr>
          <w:t xml:space="preserve"> Выбор ячейки сборки заказа </w:t>
        </w:r>
        <w:r w:rsidR="00AF4F6B" w:rsidRPr="00612516">
          <w:rPr>
            <w:rStyle w:val="a5"/>
            <w:lang w:val="en-US"/>
          </w:rPr>
          <w:t>RG</w:t>
        </w:r>
        <w:r w:rsidR="00AF4F6B" w:rsidRPr="00612516">
          <w:rPr>
            <w:rStyle w:val="a5"/>
          </w:rPr>
          <w:t>3-</w:t>
        </w:r>
        <w:r w:rsidR="00AF4F6B" w:rsidRPr="00612516">
          <w:rPr>
            <w:rStyle w:val="a5"/>
            <w:lang w:val="en-US"/>
          </w:rPr>
          <w:t>G</w:t>
        </w:r>
        <w:r w:rsidR="00AF4F6B" w:rsidRPr="00612516">
          <w:rPr>
            <w:rStyle w:val="a5"/>
          </w:rPr>
          <w:t>3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_Toc529192785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67</w:t>
        </w:r>
        <w:r w:rsidR="00AF4F6B">
          <w:rPr>
            <w:webHidden/>
          </w:rPr>
          <w:fldChar w:fldCharType="end"/>
        </w:r>
      </w:hyperlink>
    </w:p>
    <w:p w14:paraId="47A5C81A" w14:textId="34CF88C2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86" w:history="1">
        <w:r w:rsidR="00AF4F6B" w:rsidRPr="00612516">
          <w:rPr>
            <w:rStyle w:val="a5"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8.2.</w:t>
        </w:r>
        <w:r w:rsidR="00AF4F6B" w:rsidRPr="00612516">
          <w:rPr>
            <w:rStyle w:val="a5"/>
          </w:rPr>
          <w:t xml:space="preserve"> Отбор груза </w:t>
        </w:r>
        <w:r w:rsidR="00AF4F6B" w:rsidRPr="00612516">
          <w:rPr>
            <w:rStyle w:val="a5"/>
            <w:lang w:val="en-US"/>
          </w:rPr>
          <w:t>G3-Ui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_Toc529192786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67</w:t>
        </w:r>
        <w:r w:rsidR="00AF4F6B">
          <w:rPr>
            <w:webHidden/>
          </w:rPr>
          <w:fldChar w:fldCharType="end"/>
        </w:r>
      </w:hyperlink>
    </w:p>
    <w:p w14:paraId="3DFA5D78" w14:textId="3A83CBC9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87" w:history="1">
        <w:r w:rsidR="00AF4F6B" w:rsidRPr="00612516">
          <w:rPr>
            <w:rStyle w:val="a5"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8.3.</w:t>
        </w:r>
        <w:r w:rsidR="00AF4F6B" w:rsidRPr="00612516">
          <w:rPr>
            <w:rStyle w:val="a5"/>
          </w:rPr>
          <w:t xml:space="preserve"> Упаковка и маркировка </w:t>
        </w:r>
        <w:r w:rsidR="00AF4F6B" w:rsidRPr="00612516">
          <w:rPr>
            <w:rStyle w:val="a5"/>
            <w:lang w:val="en-US"/>
          </w:rPr>
          <w:t>Ui-CNOT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_Toc529192787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67</w:t>
        </w:r>
        <w:r w:rsidR="00AF4F6B">
          <w:rPr>
            <w:webHidden/>
          </w:rPr>
          <w:fldChar w:fldCharType="end"/>
        </w:r>
      </w:hyperlink>
    </w:p>
    <w:p w14:paraId="48E09E22" w14:textId="735E4DFC" w:rsidR="00AF4F6B" w:rsidRDefault="007A1FD9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kern w:val="0"/>
          <w:sz w:val="22"/>
        </w:rPr>
      </w:pPr>
      <w:hyperlink w:anchor="_Toc529192788" w:history="1">
        <w:r w:rsidR="00AF4F6B" w:rsidRPr="00612516">
          <w:rPr>
            <w:rStyle w:val="a5"/>
          </w:rPr>
          <w:t>9. Отгрузка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_Toc529192788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69</w:t>
        </w:r>
        <w:r w:rsidR="00AF4F6B">
          <w:rPr>
            <w:webHidden/>
          </w:rPr>
          <w:fldChar w:fldCharType="end"/>
        </w:r>
      </w:hyperlink>
    </w:p>
    <w:p w14:paraId="6C1F5A83" w14:textId="72384FE7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89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9.1.</w:t>
        </w:r>
        <w:r w:rsidR="00AF4F6B" w:rsidRPr="00612516">
          <w:rPr>
            <w:rStyle w:val="a5"/>
          </w:rPr>
          <w:t xml:space="preserve"> Агрегирование Грузов </w:t>
        </w:r>
        <w:r w:rsidR="00AF4F6B" w:rsidRPr="00612516">
          <w:rPr>
            <w:rStyle w:val="a5"/>
            <w:lang w:val="en-US"/>
          </w:rPr>
          <w:t>RG</w:t>
        </w:r>
        <w:r w:rsidR="00AF4F6B" w:rsidRPr="00612516">
          <w:rPr>
            <w:rStyle w:val="a5"/>
          </w:rPr>
          <w:t>4-</w:t>
        </w:r>
        <w:r w:rsidR="00AF4F6B" w:rsidRPr="00612516">
          <w:rPr>
            <w:rStyle w:val="a5"/>
            <w:lang w:val="en-US"/>
          </w:rPr>
          <w:t>G</w:t>
        </w:r>
        <w:r w:rsidR="00AF4F6B" w:rsidRPr="00612516">
          <w:rPr>
            <w:rStyle w:val="a5"/>
          </w:rPr>
          <w:t>4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_Toc529192789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69</w:t>
        </w:r>
        <w:r w:rsidR="00AF4F6B">
          <w:rPr>
            <w:webHidden/>
          </w:rPr>
          <w:fldChar w:fldCharType="end"/>
        </w:r>
      </w:hyperlink>
    </w:p>
    <w:p w14:paraId="09E03D78" w14:textId="4360E37F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790" w:history="1">
        <w:r w:rsidR="00AF4F6B" w:rsidRPr="00612516">
          <w:rPr>
            <w:rStyle w:val="a5"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9.2.</w:t>
        </w:r>
        <w:r w:rsidR="00AF4F6B" w:rsidRPr="00612516">
          <w:rPr>
            <w:rStyle w:val="a5"/>
          </w:rPr>
          <w:t xml:space="preserve"> Упаковка Грузов </w:t>
        </w:r>
        <w:r w:rsidR="00AF4F6B" w:rsidRPr="00612516">
          <w:rPr>
            <w:rStyle w:val="a5"/>
            <w:lang w:val="en-US"/>
          </w:rPr>
          <w:t>G4-O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_Toc529192790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69</w:t>
        </w:r>
        <w:r w:rsidR="00AF4F6B">
          <w:rPr>
            <w:webHidden/>
          </w:rPr>
          <w:fldChar w:fldCharType="end"/>
        </w:r>
      </w:hyperlink>
    </w:p>
    <w:p w14:paraId="7AA2CB07" w14:textId="5EAB3C8B" w:rsidR="00AF4F6B" w:rsidRDefault="007A1FD9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kern w:val="0"/>
          <w:sz w:val="22"/>
        </w:rPr>
      </w:pPr>
      <w:hyperlink w:anchor="_Toc529192800" w:history="1">
        <w:r w:rsidR="00AF4F6B" w:rsidRPr="00612516">
          <w:rPr>
            <w:rStyle w:val="a5"/>
          </w:rPr>
          <w:t>10. Работа с проблемным товаром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_Toc529192800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70</w:t>
        </w:r>
        <w:r w:rsidR="00AF4F6B">
          <w:rPr>
            <w:webHidden/>
          </w:rPr>
          <w:fldChar w:fldCharType="end"/>
        </w:r>
      </w:hyperlink>
    </w:p>
    <w:p w14:paraId="5253D2B6" w14:textId="140422EC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801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10.1.</w:t>
        </w:r>
        <w:r w:rsidR="00AF4F6B" w:rsidRPr="00612516">
          <w:rPr>
            <w:rStyle w:val="a5"/>
          </w:rPr>
          <w:t xml:space="preserve"> Приемка некондиции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_Toc529192801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70</w:t>
        </w:r>
        <w:r w:rsidR="00AF4F6B">
          <w:rPr>
            <w:webHidden/>
          </w:rPr>
          <w:fldChar w:fldCharType="end"/>
        </w:r>
      </w:hyperlink>
    </w:p>
    <w:p w14:paraId="74C78407" w14:textId="0E9AA122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802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10.2.</w:t>
        </w:r>
        <w:r w:rsidR="00AF4F6B" w:rsidRPr="00612516">
          <w:rPr>
            <w:rStyle w:val="a5"/>
          </w:rPr>
          <w:t xml:space="preserve"> Обнаружение некондиции на Складе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_Toc529192802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70</w:t>
        </w:r>
        <w:r w:rsidR="00AF4F6B">
          <w:rPr>
            <w:webHidden/>
          </w:rPr>
          <w:fldChar w:fldCharType="end"/>
        </w:r>
      </w:hyperlink>
    </w:p>
    <w:p w14:paraId="252100AC" w14:textId="6CA8B20D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803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10.3.</w:t>
        </w:r>
        <w:r w:rsidR="00AF4F6B" w:rsidRPr="00612516">
          <w:rPr>
            <w:rStyle w:val="a5"/>
          </w:rPr>
          <w:t xml:space="preserve"> Браковка и разбраковка груза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_Toc529192803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71</w:t>
        </w:r>
        <w:r w:rsidR="00AF4F6B">
          <w:rPr>
            <w:webHidden/>
          </w:rPr>
          <w:fldChar w:fldCharType="end"/>
        </w:r>
      </w:hyperlink>
    </w:p>
    <w:p w14:paraId="7E239156" w14:textId="48F5908B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804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10.4.</w:t>
        </w:r>
        <w:r w:rsidR="00AF4F6B" w:rsidRPr="00612516">
          <w:rPr>
            <w:rStyle w:val="a5"/>
          </w:rPr>
          <w:t xml:space="preserve"> Товар без Логистической этикетки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_Toc529192804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71</w:t>
        </w:r>
        <w:r w:rsidR="00AF4F6B">
          <w:rPr>
            <w:webHidden/>
          </w:rPr>
          <w:fldChar w:fldCharType="end"/>
        </w:r>
      </w:hyperlink>
    </w:p>
    <w:p w14:paraId="358B7BB1" w14:textId="414416CA" w:rsidR="00AF4F6B" w:rsidRDefault="007A1FD9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kern w:val="0"/>
          <w:sz w:val="22"/>
        </w:rPr>
      </w:pPr>
      <w:hyperlink w:anchor="_Toc529192805" w:history="1">
        <w:r w:rsidR="00AF4F6B" w:rsidRPr="00612516">
          <w:rPr>
            <w:rStyle w:val="a5"/>
          </w:rPr>
          <w:t>11. Выполнение пересчетов товара и инвентаризация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_Toc529192805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73</w:t>
        </w:r>
        <w:r w:rsidR="00AF4F6B">
          <w:rPr>
            <w:webHidden/>
          </w:rPr>
          <w:fldChar w:fldCharType="end"/>
        </w:r>
      </w:hyperlink>
    </w:p>
    <w:p w14:paraId="4314FB0F" w14:textId="2510F8BD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806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11.1.</w:t>
        </w:r>
        <w:r w:rsidR="00AF4F6B" w:rsidRPr="00612516">
          <w:rPr>
            <w:rStyle w:val="a5"/>
          </w:rPr>
          <w:t xml:space="preserve"> Плановая инвентаризация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_Toc529192806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73</w:t>
        </w:r>
        <w:r w:rsidR="00AF4F6B">
          <w:rPr>
            <w:webHidden/>
          </w:rPr>
          <w:fldChar w:fldCharType="end"/>
        </w:r>
      </w:hyperlink>
    </w:p>
    <w:p w14:paraId="16F04C6A" w14:textId="3CCFF24E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807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11.2.</w:t>
        </w:r>
        <w:r w:rsidR="00AF4F6B" w:rsidRPr="00612516">
          <w:rPr>
            <w:rStyle w:val="a5"/>
          </w:rPr>
          <w:t xml:space="preserve"> Пересчет по проблеме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_Toc529192807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74</w:t>
        </w:r>
        <w:r w:rsidR="00AF4F6B">
          <w:rPr>
            <w:webHidden/>
          </w:rPr>
          <w:fldChar w:fldCharType="end"/>
        </w:r>
      </w:hyperlink>
    </w:p>
    <w:p w14:paraId="1BB02972" w14:textId="00DA5ADE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808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11.3.</w:t>
        </w:r>
        <w:r w:rsidR="00AF4F6B" w:rsidRPr="00612516">
          <w:rPr>
            <w:rStyle w:val="a5"/>
          </w:rPr>
          <w:t xml:space="preserve"> Внеплановый пересчет по инициативе оператора (без задания)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_Toc529192808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74</w:t>
        </w:r>
        <w:r w:rsidR="00AF4F6B">
          <w:rPr>
            <w:webHidden/>
          </w:rPr>
          <w:fldChar w:fldCharType="end"/>
        </w:r>
      </w:hyperlink>
    </w:p>
    <w:p w14:paraId="5032B0F6" w14:textId="2C36A5A0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809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11.4.</w:t>
        </w:r>
        <w:r w:rsidR="00AF4F6B" w:rsidRPr="00612516">
          <w:rPr>
            <w:rStyle w:val="a5"/>
          </w:rPr>
          <w:t xml:space="preserve"> Активация задания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_Toc529192809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74</w:t>
        </w:r>
        <w:r w:rsidR="00AF4F6B">
          <w:rPr>
            <w:webHidden/>
          </w:rPr>
          <w:fldChar w:fldCharType="end"/>
        </w:r>
      </w:hyperlink>
    </w:p>
    <w:p w14:paraId="43BBB033" w14:textId="679ED299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810" w:history="1">
        <w:r w:rsidR="00AF4F6B" w:rsidRPr="00612516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11.4.1.</w:t>
        </w:r>
        <w:r w:rsidR="00AF4F6B" w:rsidRPr="00612516">
          <w:rPr>
            <w:rStyle w:val="a5"/>
            <w:noProof/>
          </w:rPr>
          <w:t xml:space="preserve"> Планирование задания на пересчет.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_Toc529192810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74</w:t>
        </w:r>
        <w:r w:rsidR="00AF4F6B">
          <w:rPr>
            <w:noProof/>
            <w:webHidden/>
          </w:rPr>
          <w:fldChar w:fldCharType="end"/>
        </w:r>
      </w:hyperlink>
    </w:p>
    <w:p w14:paraId="12635E69" w14:textId="68D2634C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811" w:history="1">
        <w:r w:rsidR="00AF4F6B" w:rsidRPr="00612516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11.4.2.</w:t>
        </w:r>
        <w:r w:rsidR="00AF4F6B" w:rsidRPr="00612516">
          <w:rPr>
            <w:rStyle w:val="a5"/>
            <w:noProof/>
          </w:rPr>
          <w:t xml:space="preserve"> Запуск задания на пересчет в работу.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_Toc529192811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74</w:t>
        </w:r>
        <w:r w:rsidR="00AF4F6B">
          <w:rPr>
            <w:noProof/>
            <w:webHidden/>
          </w:rPr>
          <w:fldChar w:fldCharType="end"/>
        </w:r>
      </w:hyperlink>
    </w:p>
    <w:p w14:paraId="0929995F" w14:textId="22A65DDB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812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11.5.</w:t>
        </w:r>
        <w:r w:rsidR="00AF4F6B" w:rsidRPr="00612516">
          <w:rPr>
            <w:rStyle w:val="a5"/>
          </w:rPr>
          <w:t xml:space="preserve"> Выполнение пересчета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_Toc529192812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74</w:t>
        </w:r>
        <w:r w:rsidR="00AF4F6B">
          <w:rPr>
            <w:webHidden/>
          </w:rPr>
          <w:fldChar w:fldCharType="end"/>
        </w:r>
      </w:hyperlink>
    </w:p>
    <w:p w14:paraId="1BED7FF8" w14:textId="429CE4D8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813" w:history="1">
        <w:r w:rsidR="00AF4F6B" w:rsidRPr="00612516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11.5.1.</w:t>
        </w:r>
        <w:r w:rsidR="00AF4F6B" w:rsidRPr="00612516">
          <w:rPr>
            <w:rStyle w:val="a5"/>
            <w:noProof/>
          </w:rPr>
          <w:t xml:space="preserve"> Пересчет по бумаге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_Toc529192813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74</w:t>
        </w:r>
        <w:r w:rsidR="00AF4F6B">
          <w:rPr>
            <w:noProof/>
            <w:webHidden/>
          </w:rPr>
          <w:fldChar w:fldCharType="end"/>
        </w:r>
      </w:hyperlink>
    </w:p>
    <w:p w14:paraId="01531840" w14:textId="5C573D64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814" w:history="1">
        <w:r w:rsidR="00AF4F6B" w:rsidRPr="00612516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11.5.2.</w:t>
        </w:r>
        <w:r w:rsidR="00AF4F6B" w:rsidRPr="00612516">
          <w:rPr>
            <w:rStyle w:val="a5"/>
            <w:noProof/>
          </w:rPr>
          <w:t xml:space="preserve"> Пересчёт груза по заданию с помощью радиотерминала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_Toc529192814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75</w:t>
        </w:r>
        <w:r w:rsidR="00AF4F6B">
          <w:rPr>
            <w:noProof/>
            <w:webHidden/>
          </w:rPr>
          <w:fldChar w:fldCharType="end"/>
        </w:r>
      </w:hyperlink>
    </w:p>
    <w:p w14:paraId="6BD609D7" w14:textId="544A74A6" w:rsidR="00AF4F6B" w:rsidRDefault="007A1FD9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529192815" w:history="1">
        <w:r w:rsidR="00AF4F6B" w:rsidRPr="00612516">
          <w:rPr>
            <w:rStyle w:val="a5"/>
            <w:rFonts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11.5.3.</w:t>
        </w:r>
        <w:r w:rsidR="00AF4F6B" w:rsidRPr="00612516">
          <w:rPr>
            <w:rStyle w:val="a5"/>
            <w:noProof/>
          </w:rPr>
          <w:t xml:space="preserve"> Пересчет ячейки по заданию с помощью радиотерминала</w:t>
        </w:r>
        <w:r w:rsidR="00AF4F6B">
          <w:rPr>
            <w:noProof/>
            <w:webHidden/>
          </w:rPr>
          <w:tab/>
        </w:r>
        <w:r w:rsidR="00AF4F6B">
          <w:rPr>
            <w:noProof/>
            <w:webHidden/>
          </w:rPr>
          <w:fldChar w:fldCharType="begin"/>
        </w:r>
        <w:r w:rsidR="00AF4F6B">
          <w:rPr>
            <w:noProof/>
            <w:webHidden/>
          </w:rPr>
          <w:instrText xml:space="preserve"> PAGEREF _Toc529192815 \h </w:instrText>
        </w:r>
        <w:r w:rsidR="00AF4F6B">
          <w:rPr>
            <w:noProof/>
            <w:webHidden/>
          </w:rPr>
        </w:r>
        <w:r w:rsidR="00AF4F6B">
          <w:rPr>
            <w:noProof/>
            <w:webHidden/>
          </w:rPr>
          <w:fldChar w:fldCharType="separate"/>
        </w:r>
        <w:r w:rsidR="00AF4F6B">
          <w:rPr>
            <w:noProof/>
            <w:webHidden/>
          </w:rPr>
          <w:t>75</w:t>
        </w:r>
        <w:r w:rsidR="00AF4F6B">
          <w:rPr>
            <w:noProof/>
            <w:webHidden/>
          </w:rPr>
          <w:fldChar w:fldCharType="end"/>
        </w:r>
      </w:hyperlink>
    </w:p>
    <w:p w14:paraId="0D447EF6" w14:textId="2480CFF4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816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11.6.</w:t>
        </w:r>
        <w:r w:rsidR="00AF4F6B" w:rsidRPr="00612516">
          <w:rPr>
            <w:rStyle w:val="a5"/>
          </w:rPr>
          <w:t xml:space="preserve"> Создание груза при пересчета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_Toc529192816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76</w:t>
        </w:r>
        <w:r w:rsidR="00AF4F6B">
          <w:rPr>
            <w:webHidden/>
          </w:rPr>
          <w:fldChar w:fldCharType="end"/>
        </w:r>
      </w:hyperlink>
    </w:p>
    <w:p w14:paraId="17C75A24" w14:textId="23DBE151" w:rsidR="00AF4F6B" w:rsidRDefault="007A1FD9">
      <w:pPr>
        <w:pStyle w:val="20"/>
        <w:rPr>
          <w:rFonts w:asciiTheme="minorHAnsi" w:eastAsiaTheme="minorEastAsia" w:hAnsiTheme="minorHAnsi" w:cstheme="minorBidi"/>
          <w:bCs w:val="0"/>
          <w:iCs w:val="0"/>
          <w:smallCaps w:val="0"/>
          <w:sz w:val="22"/>
        </w:rPr>
      </w:pPr>
      <w:hyperlink w:anchor="_Toc529192817" w:history="1">
        <w:r w:rsidR="00AF4F6B" w:rsidRPr="00612516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11.7.</w:t>
        </w:r>
        <w:r w:rsidR="00AF4F6B" w:rsidRPr="00612516">
          <w:rPr>
            <w:rStyle w:val="a5"/>
          </w:rPr>
          <w:t xml:space="preserve"> Результат инвентаризации</w:t>
        </w:r>
        <w:r w:rsidR="00AF4F6B">
          <w:rPr>
            <w:webHidden/>
          </w:rPr>
          <w:tab/>
        </w:r>
        <w:r w:rsidR="00AF4F6B">
          <w:rPr>
            <w:webHidden/>
          </w:rPr>
          <w:fldChar w:fldCharType="begin"/>
        </w:r>
        <w:r w:rsidR="00AF4F6B">
          <w:rPr>
            <w:webHidden/>
          </w:rPr>
          <w:instrText xml:space="preserve"> PAGEREF _Toc529192817 \h </w:instrText>
        </w:r>
        <w:r w:rsidR="00AF4F6B">
          <w:rPr>
            <w:webHidden/>
          </w:rPr>
        </w:r>
        <w:r w:rsidR="00AF4F6B">
          <w:rPr>
            <w:webHidden/>
          </w:rPr>
          <w:fldChar w:fldCharType="separate"/>
        </w:r>
        <w:r w:rsidR="00AF4F6B">
          <w:rPr>
            <w:webHidden/>
          </w:rPr>
          <w:t>76</w:t>
        </w:r>
        <w:r w:rsidR="00AF4F6B">
          <w:rPr>
            <w:webHidden/>
          </w:rPr>
          <w:fldChar w:fldCharType="end"/>
        </w:r>
      </w:hyperlink>
    </w:p>
    <w:p w14:paraId="4F1A0EEB" w14:textId="52DF4486" w:rsidR="00046226" w:rsidRPr="00FD3425" w:rsidRDefault="00705B6F" w:rsidP="009055D8">
      <w:pPr>
        <w:jc w:val="left"/>
        <w:rPr>
          <w:rFonts w:cs="Arial"/>
          <w:b/>
          <w:bCs/>
          <w:noProof/>
          <w:kern w:val="32"/>
          <w:szCs w:val="22"/>
        </w:rPr>
      </w:pPr>
      <w:r w:rsidRPr="00FD3425">
        <w:rPr>
          <w:rFonts w:cs="Arial"/>
          <w:b/>
          <w:bCs/>
          <w:noProof/>
          <w:kern w:val="32"/>
          <w:szCs w:val="22"/>
        </w:rPr>
        <w:fldChar w:fldCharType="end"/>
      </w:r>
    </w:p>
    <w:p w14:paraId="690706D6" w14:textId="77777777" w:rsidR="00046226" w:rsidRPr="00FD3425" w:rsidRDefault="00046226" w:rsidP="00046226">
      <w:pPr>
        <w:rPr>
          <w:rFonts w:cs="Arial"/>
          <w:szCs w:val="22"/>
        </w:rPr>
      </w:pPr>
    </w:p>
    <w:p w14:paraId="3839860B" w14:textId="77777777" w:rsidR="00F11519" w:rsidRPr="00EF7B3D" w:rsidRDefault="00F11519" w:rsidP="00F11519">
      <w:pPr>
        <w:pStyle w:val="1"/>
        <w:rPr>
          <w:highlight w:val="lightGray"/>
          <w:rPrChange w:id="12" w:author="Victoria Shilina" w:date="2018-10-24T11:13:00Z">
            <w:rPr/>
          </w:rPrChange>
        </w:rPr>
      </w:pPr>
      <w:bookmarkStart w:id="13" w:name="_Toc476241267"/>
      <w:bookmarkStart w:id="14" w:name="_Toc529192680"/>
      <w:bookmarkStart w:id="15" w:name="_Ref92619175"/>
      <w:bookmarkStart w:id="16" w:name="_Toc191804715"/>
      <w:bookmarkStart w:id="17" w:name="_Ref193598014"/>
      <w:bookmarkStart w:id="18" w:name="_Ref193598020"/>
      <w:bookmarkStart w:id="19" w:name="_Toc225660678"/>
      <w:r w:rsidRPr="00EF7B3D">
        <w:rPr>
          <w:highlight w:val="lightGray"/>
          <w:rPrChange w:id="20" w:author="Victoria Shilina" w:date="2018-10-24T11:13:00Z">
            <w:rPr/>
          </w:rPrChange>
        </w:rPr>
        <w:lastRenderedPageBreak/>
        <w:t>Используемые термины и сокращения</w:t>
      </w:r>
      <w:bookmarkEnd w:id="13"/>
      <w:bookmarkEnd w:id="14"/>
    </w:p>
    <w:p w14:paraId="26A74207" w14:textId="2F985D22" w:rsidR="001E5B6F" w:rsidRDefault="001E5B6F" w:rsidP="001E5B6F">
      <w:pPr>
        <w:pStyle w:val="2"/>
        <w:rPr>
          <w:lang w:val="ru-RU"/>
        </w:rPr>
      </w:pPr>
      <w:bookmarkStart w:id="21" w:name="_Toc529192681"/>
      <w:r w:rsidRPr="001E5B6F">
        <w:rPr>
          <w:lang w:val="ru-RU"/>
        </w:rPr>
        <w:t>Программное обеспечение и складское оборудование</w:t>
      </w:r>
      <w:bookmarkEnd w:id="21"/>
    </w:p>
    <w:tbl>
      <w:tblPr>
        <w:tblW w:w="5000" w:type="pct"/>
        <w:tblCellMar>
          <w:top w:w="57" w:type="dxa"/>
          <w:left w:w="85" w:type="dxa"/>
          <w:bottom w:w="142" w:type="dxa"/>
          <w:right w:w="85" w:type="dxa"/>
        </w:tblCellMar>
        <w:tblLook w:val="01E0" w:firstRow="1" w:lastRow="1" w:firstColumn="1" w:lastColumn="1" w:noHBand="0" w:noVBand="0"/>
      </w:tblPr>
      <w:tblGrid>
        <w:gridCol w:w="3402"/>
        <w:gridCol w:w="6791"/>
      </w:tblGrid>
      <w:tr w:rsidR="001E5B6F" w:rsidRPr="00EF7B3D" w14:paraId="615C3BF7" w14:textId="77777777" w:rsidTr="00D017AD">
        <w:trPr>
          <w:cantSplit/>
        </w:trPr>
        <w:tc>
          <w:tcPr>
            <w:tcW w:w="1669" w:type="pct"/>
          </w:tcPr>
          <w:p w14:paraId="36B47C25" w14:textId="77777777" w:rsidR="001E5B6F" w:rsidRPr="00EF7B3D" w:rsidRDefault="001E5B6F" w:rsidP="00D017AD">
            <w:pPr>
              <w:tabs>
                <w:tab w:val="left" w:pos="2880"/>
              </w:tabs>
              <w:rPr>
                <w:rFonts w:cs="Arial"/>
                <w:b/>
                <w:bCs/>
                <w:highlight w:val="lightGray"/>
                <w:rPrChange w:id="22" w:author="Victoria Shilina" w:date="2018-10-24T11:13:00Z">
                  <w:rPr>
                    <w:rFonts w:cs="Arial"/>
                    <w:b/>
                    <w:bCs/>
                  </w:rPr>
                </w:rPrChange>
              </w:rPr>
            </w:pPr>
            <w:r w:rsidRPr="00EF7B3D">
              <w:rPr>
                <w:rFonts w:cs="Arial"/>
                <w:b/>
                <w:bCs/>
                <w:highlight w:val="lightGray"/>
                <w:lang w:val="en-US"/>
                <w:rPrChange w:id="23" w:author="Victoria Shilina" w:date="2018-10-24T11:13:00Z">
                  <w:rPr>
                    <w:rFonts w:cs="Arial"/>
                    <w:b/>
                    <w:bCs/>
                    <w:lang w:val="en-US"/>
                  </w:rPr>
                </w:rPrChange>
              </w:rPr>
              <w:t>WMS</w:t>
            </w:r>
            <w:ins w:id="24" w:author="Victoria Shilina" w:date="2018-10-24T10:48:00Z">
              <w:r w:rsidRPr="00EF7B3D">
                <w:rPr>
                  <w:rFonts w:cs="Arial"/>
                  <w:b/>
                  <w:bCs/>
                  <w:highlight w:val="lightGray"/>
                  <w:lang w:val="en-US"/>
                  <w:rPrChange w:id="25" w:author="Victoria Shilina" w:date="2018-10-24T11:13:00Z">
                    <w:rPr>
                      <w:rFonts w:cs="Arial"/>
                      <w:b/>
                      <w:bCs/>
                      <w:lang w:val="en-US"/>
                    </w:rPr>
                  </w:rPrChange>
                </w:rPr>
                <w:t xml:space="preserve"> (</w:t>
              </w:r>
              <w:r w:rsidRPr="00EF7B3D">
                <w:rPr>
                  <w:rFonts w:cs="Arial"/>
                  <w:b/>
                  <w:bCs/>
                  <w:highlight w:val="lightGray"/>
                  <w:rPrChange w:id="26" w:author="Victoria Shilina" w:date="2018-10-24T11:13:00Z">
                    <w:rPr>
                      <w:rFonts w:cs="Arial"/>
                      <w:b/>
                      <w:bCs/>
                    </w:rPr>
                  </w:rPrChange>
                </w:rPr>
                <w:t>СУ)</w:t>
              </w:r>
            </w:ins>
          </w:p>
        </w:tc>
        <w:tc>
          <w:tcPr>
            <w:tcW w:w="3331" w:type="pct"/>
          </w:tcPr>
          <w:p w14:paraId="450B6631" w14:textId="77777777" w:rsidR="001E5B6F" w:rsidRPr="00EF7B3D" w:rsidRDefault="001E5B6F" w:rsidP="00D017AD">
            <w:pPr>
              <w:tabs>
                <w:tab w:val="left" w:pos="2880"/>
              </w:tabs>
              <w:jc w:val="left"/>
              <w:rPr>
                <w:rFonts w:cs="Arial"/>
                <w:b/>
                <w:highlight w:val="lightGray"/>
                <w:rPrChange w:id="27" w:author="Victoria Shilina" w:date="2018-10-24T11:13:00Z">
                  <w:rPr>
                    <w:rFonts w:cs="Arial"/>
                    <w:b/>
                  </w:rPr>
                </w:rPrChange>
              </w:rPr>
            </w:pPr>
            <w:r w:rsidRPr="00EF7B3D">
              <w:rPr>
                <w:rFonts w:cs="Arial"/>
                <w:highlight w:val="lightGray"/>
                <w:rPrChange w:id="28" w:author="Victoria Shilina" w:date="2018-10-24T11:13:00Z">
                  <w:rPr>
                    <w:rFonts w:cs="Arial"/>
                  </w:rPr>
                </w:rPrChange>
              </w:rPr>
              <w:t xml:space="preserve">Система управления складским комплексом </w:t>
            </w:r>
            <w:r w:rsidRPr="00EF7B3D">
              <w:rPr>
                <w:rFonts w:cs="Arial"/>
                <w:highlight w:val="lightGray"/>
                <w:lang w:val="en-US"/>
                <w:rPrChange w:id="29" w:author="Victoria Shilina" w:date="2018-10-24T11:13:00Z">
                  <w:rPr>
                    <w:rFonts w:cs="Arial"/>
                    <w:lang w:val="en-US"/>
                  </w:rPr>
                </w:rPrChange>
              </w:rPr>
              <w:t>SOLVO</w:t>
            </w:r>
            <w:r w:rsidRPr="00EF7B3D">
              <w:rPr>
                <w:rFonts w:cs="Arial"/>
                <w:highlight w:val="lightGray"/>
                <w:rPrChange w:id="30" w:author="Victoria Shilina" w:date="2018-10-24T11:13:00Z">
                  <w:rPr>
                    <w:rFonts w:cs="Arial"/>
                  </w:rPr>
                </w:rPrChange>
              </w:rPr>
              <w:t>.</w:t>
            </w:r>
            <w:r w:rsidRPr="00EF7B3D">
              <w:rPr>
                <w:rFonts w:cs="Arial"/>
                <w:highlight w:val="lightGray"/>
                <w:lang w:val="en-US"/>
                <w:rPrChange w:id="31" w:author="Victoria Shilina" w:date="2018-10-24T11:13:00Z">
                  <w:rPr>
                    <w:rFonts w:cs="Arial"/>
                    <w:lang w:val="en-US"/>
                  </w:rPr>
                </w:rPrChange>
              </w:rPr>
              <w:t>WMS</w:t>
            </w:r>
            <w:r w:rsidRPr="00EF7B3D">
              <w:rPr>
                <w:rFonts w:cs="Arial"/>
                <w:highlight w:val="lightGray"/>
                <w:rPrChange w:id="32" w:author="Victoria Shilina" w:date="2018-10-24T11:13:00Z">
                  <w:rPr>
                    <w:rFonts w:cs="Arial"/>
                  </w:rPr>
                </w:rPrChange>
              </w:rPr>
              <w:t>.</w:t>
            </w:r>
          </w:p>
        </w:tc>
      </w:tr>
      <w:tr w:rsidR="001E5B6F" w:rsidRPr="00EF7B3D" w14:paraId="51433FDE" w14:textId="77777777" w:rsidTr="00D017AD">
        <w:trPr>
          <w:cantSplit/>
        </w:trPr>
        <w:tc>
          <w:tcPr>
            <w:tcW w:w="1669" w:type="pct"/>
          </w:tcPr>
          <w:p w14:paraId="2A756E97" w14:textId="77777777" w:rsidR="001E5B6F" w:rsidRPr="00EF7B3D" w:rsidRDefault="001E5B6F" w:rsidP="00D017AD">
            <w:pPr>
              <w:rPr>
                <w:rFonts w:cs="Arial"/>
                <w:b/>
                <w:bCs/>
                <w:highlight w:val="lightGray"/>
                <w:rPrChange w:id="33" w:author="Victoria Shilina" w:date="2018-10-24T11:13:00Z">
                  <w:rPr>
                    <w:rFonts w:cs="Arial"/>
                    <w:b/>
                    <w:bCs/>
                  </w:rPr>
                </w:rPrChange>
              </w:rPr>
            </w:pPr>
            <w:r w:rsidRPr="00EF7B3D">
              <w:rPr>
                <w:rFonts w:cs="Arial"/>
                <w:b/>
                <w:bCs/>
                <w:highlight w:val="lightGray"/>
                <w:rPrChange w:id="34" w:author="Victoria Shilina" w:date="2018-10-24T11:13:00Z">
                  <w:rPr>
                    <w:rFonts w:cs="Arial"/>
                    <w:b/>
                    <w:bCs/>
                  </w:rPr>
                </w:rPrChange>
              </w:rPr>
              <w:t>Головная система (ГС)</w:t>
            </w:r>
          </w:p>
        </w:tc>
        <w:tc>
          <w:tcPr>
            <w:tcW w:w="3331" w:type="pct"/>
          </w:tcPr>
          <w:p w14:paraId="762053FE" w14:textId="77777777" w:rsidR="001E5B6F" w:rsidRPr="00EF7B3D" w:rsidRDefault="001E5B6F" w:rsidP="00D017AD">
            <w:pPr>
              <w:jc w:val="left"/>
              <w:rPr>
                <w:rFonts w:cs="Arial"/>
                <w:highlight w:val="lightGray"/>
                <w:rPrChange w:id="35" w:author="Victoria Shilina" w:date="2018-10-24T11:13:00Z">
                  <w:rPr>
                    <w:rFonts w:cs="Arial"/>
                  </w:rPr>
                </w:rPrChange>
              </w:rPr>
            </w:pPr>
            <w:r w:rsidRPr="00EF7B3D">
              <w:rPr>
                <w:rFonts w:cs="Arial"/>
                <w:highlight w:val="lightGray"/>
                <w:rPrChange w:id="36" w:author="Victoria Shilina" w:date="2018-10-24T11:13:00Z">
                  <w:rPr>
                    <w:rFonts w:cs="Arial"/>
                  </w:rPr>
                </w:rPrChange>
              </w:rPr>
              <w:t>КИС Заказчика</w:t>
            </w:r>
            <w:ins w:id="37" w:author="Victoria Shilina" w:date="2018-10-24T10:48:00Z">
              <w:r w:rsidRPr="00EF7B3D">
                <w:rPr>
                  <w:rFonts w:cs="Arial"/>
                  <w:highlight w:val="lightGray"/>
                  <w:rPrChange w:id="38" w:author="Victoria Shilina" w:date="2018-10-24T11:13:00Z">
                    <w:rPr>
                      <w:rFonts w:cs="Arial"/>
                    </w:rPr>
                  </w:rPrChange>
                </w:rPr>
                <w:t>.</w:t>
              </w:r>
            </w:ins>
          </w:p>
        </w:tc>
      </w:tr>
      <w:tr w:rsidR="001E5B6F" w:rsidRPr="00EF7B3D" w14:paraId="410C2195" w14:textId="77777777" w:rsidTr="00D017AD">
        <w:trPr>
          <w:cantSplit/>
        </w:trPr>
        <w:tc>
          <w:tcPr>
            <w:tcW w:w="1669" w:type="pct"/>
          </w:tcPr>
          <w:p w14:paraId="1BF60696" w14:textId="77777777" w:rsidR="001E5B6F" w:rsidRPr="00EF7B3D" w:rsidRDefault="001E5B6F" w:rsidP="00D017AD">
            <w:pPr>
              <w:rPr>
                <w:rFonts w:cs="Arial"/>
                <w:b/>
                <w:bCs/>
                <w:highlight w:val="lightGray"/>
                <w:rPrChange w:id="39" w:author="Victoria Shilina" w:date="2018-10-24T11:13:00Z">
                  <w:rPr>
                    <w:rFonts w:cs="Arial"/>
                    <w:b/>
                    <w:bCs/>
                  </w:rPr>
                </w:rPrChange>
              </w:rPr>
            </w:pPr>
            <w:r w:rsidRPr="00EF7B3D">
              <w:rPr>
                <w:rFonts w:cs="Arial"/>
                <w:b/>
                <w:bCs/>
                <w:highlight w:val="lightGray"/>
                <w:lang w:val="en-US"/>
                <w:rPrChange w:id="40" w:author="Victoria Shilina" w:date="2018-10-24T11:13:00Z">
                  <w:rPr>
                    <w:rFonts w:cs="Arial"/>
                    <w:b/>
                    <w:bCs/>
                    <w:lang w:val="en-US"/>
                  </w:rPr>
                </w:rPrChange>
              </w:rPr>
              <w:t>WСS</w:t>
            </w:r>
          </w:p>
        </w:tc>
        <w:tc>
          <w:tcPr>
            <w:tcW w:w="3331" w:type="pct"/>
          </w:tcPr>
          <w:p w14:paraId="4867614A" w14:textId="77777777" w:rsidR="001E5B6F" w:rsidRPr="00EF7B3D" w:rsidRDefault="001E5B6F" w:rsidP="00D017AD">
            <w:pPr>
              <w:jc w:val="left"/>
              <w:rPr>
                <w:rFonts w:cs="Arial"/>
                <w:highlight w:val="lightGray"/>
                <w:rPrChange w:id="41" w:author="Victoria Shilina" w:date="2018-10-24T11:13:00Z">
                  <w:rPr>
                    <w:rFonts w:cs="Arial"/>
                  </w:rPr>
                </w:rPrChange>
              </w:rPr>
            </w:pPr>
            <w:r w:rsidRPr="00EF7B3D">
              <w:rPr>
                <w:rFonts w:cs="Arial"/>
                <w:highlight w:val="lightGray"/>
                <w:rPrChange w:id="42" w:author="Victoria Shilina" w:date="2018-10-24T11:13:00Z">
                  <w:rPr>
                    <w:rFonts w:cs="Arial"/>
                  </w:rPr>
                </w:rPrChange>
              </w:rPr>
              <w:t>Система управления конвейером.</w:t>
            </w:r>
            <w:del w:id="43" w:author="Victoria Shilina" w:date="2018-10-24T10:48:00Z">
              <w:r w:rsidRPr="00EF7B3D" w:rsidDel="005054E0">
                <w:rPr>
                  <w:rFonts w:cs="Arial"/>
                  <w:highlight w:val="lightGray"/>
                  <w:rPrChange w:id="44" w:author="Victoria Shilina" w:date="2018-10-24T11:13:00Z">
                    <w:rPr>
                      <w:rFonts w:cs="Arial"/>
                    </w:rPr>
                  </w:rPrChange>
                </w:rPr>
                <w:delText xml:space="preserve"> В</w:delText>
              </w:r>
            </w:del>
          </w:p>
        </w:tc>
      </w:tr>
      <w:tr w:rsidR="001E5B6F" w:rsidRPr="00EF7B3D" w14:paraId="6452E75D" w14:textId="77777777" w:rsidTr="00D017AD">
        <w:trPr>
          <w:cantSplit/>
        </w:trPr>
        <w:tc>
          <w:tcPr>
            <w:tcW w:w="1669" w:type="pct"/>
          </w:tcPr>
          <w:p w14:paraId="097138D5" w14:textId="77777777" w:rsidR="001E5B6F" w:rsidRPr="00EF7B3D" w:rsidRDefault="001E5B6F" w:rsidP="00D017AD">
            <w:pPr>
              <w:jc w:val="left"/>
              <w:rPr>
                <w:rFonts w:cs="Arial"/>
                <w:b/>
                <w:bCs/>
                <w:highlight w:val="lightGray"/>
                <w:rPrChange w:id="45" w:author="Victoria Shilina" w:date="2018-10-24T11:13:00Z">
                  <w:rPr>
                    <w:rFonts w:cs="Arial"/>
                    <w:b/>
                    <w:bCs/>
                  </w:rPr>
                </w:rPrChange>
              </w:rPr>
            </w:pPr>
            <w:r w:rsidRPr="00EF7B3D">
              <w:rPr>
                <w:rFonts w:cs="Arial"/>
                <w:b/>
                <w:bCs/>
                <w:highlight w:val="lightGray"/>
                <w:rPrChange w:id="46" w:author="Victoria Shilina" w:date="2018-10-24T11:13:00Z">
                  <w:rPr>
                    <w:rFonts w:cs="Arial"/>
                    <w:b/>
                    <w:bCs/>
                  </w:rPr>
                </w:rPrChange>
              </w:rPr>
              <w:t>Рабочая станция</w:t>
            </w:r>
            <w:r>
              <w:rPr>
                <w:rFonts w:cs="Arial"/>
                <w:b/>
                <w:bCs/>
              </w:rPr>
              <w:br/>
            </w:r>
            <w:r w:rsidRPr="00AD5D8C">
              <w:rPr>
                <w:rFonts w:cs="Arial"/>
                <w:b/>
                <w:bCs/>
              </w:rPr>
              <w:t>(Стационарный терминал, СТ)</w:t>
            </w:r>
            <w:r w:rsidRPr="00EF7B3D">
              <w:rPr>
                <w:rFonts w:cs="Arial"/>
                <w:b/>
                <w:bCs/>
                <w:highlight w:val="lightGray"/>
                <w:rPrChange w:id="47" w:author="Victoria Shilina" w:date="2018-10-24T11:13:00Z">
                  <w:rPr>
                    <w:rFonts w:cs="Arial"/>
                    <w:b/>
                    <w:bCs/>
                  </w:rPr>
                </w:rPrChange>
              </w:rPr>
              <w:t xml:space="preserve"> </w:t>
            </w:r>
          </w:p>
        </w:tc>
        <w:tc>
          <w:tcPr>
            <w:tcW w:w="3331" w:type="pct"/>
          </w:tcPr>
          <w:p w14:paraId="579E05D7" w14:textId="77777777" w:rsidR="001E5B6F" w:rsidRPr="00EF7B3D" w:rsidRDefault="001E5B6F" w:rsidP="00D017AD">
            <w:pPr>
              <w:jc w:val="left"/>
              <w:rPr>
                <w:highlight w:val="lightGray"/>
                <w:rPrChange w:id="48" w:author="Victoria Shilina" w:date="2018-10-24T11:13:00Z">
                  <w:rPr/>
                </w:rPrChange>
              </w:rPr>
            </w:pPr>
            <w:r w:rsidRPr="00EF7B3D">
              <w:rPr>
                <w:rFonts w:cs="Arial"/>
                <w:highlight w:val="lightGray"/>
                <w:rPrChange w:id="49" w:author="Victoria Shilina" w:date="2018-10-24T11:13:00Z">
                  <w:rPr>
                    <w:rFonts w:cs="Arial"/>
                  </w:rPr>
                </w:rPrChange>
              </w:rPr>
              <w:t xml:space="preserve">Персональный компьютер, подключенный к СУ, используемый персоналом склада для осуществления контрольных и управленческих функций (Менеджеры) или ввода и получения информации, требуемой при выполнении операций (Операторы). </w:t>
            </w:r>
            <w:del w:id="50" w:author="Victoria Shilina" w:date="2018-10-24T10:49:00Z">
              <w:r w:rsidRPr="00EF7B3D" w:rsidDel="005054E0">
                <w:rPr>
                  <w:rFonts w:cs="Arial"/>
                  <w:highlight w:val="lightGray"/>
                  <w:rPrChange w:id="51" w:author="Victoria Shilina" w:date="2018-10-24T11:13:00Z">
                    <w:rPr>
                      <w:rFonts w:cs="Arial"/>
                    </w:rPr>
                  </w:rPrChange>
                </w:rPr>
                <w:delText xml:space="preserve">СТ </w:delText>
              </w:r>
            </w:del>
            <w:ins w:id="52" w:author="Victoria Shilina" w:date="2018-10-24T10:49:00Z">
              <w:r w:rsidRPr="00EF7B3D">
                <w:rPr>
                  <w:rFonts w:cs="Arial"/>
                  <w:highlight w:val="lightGray"/>
                  <w:rPrChange w:id="53" w:author="Victoria Shilina" w:date="2018-10-24T11:13:00Z">
                    <w:rPr>
                      <w:rFonts w:cs="Arial"/>
                    </w:rPr>
                  </w:rPrChange>
                </w:rPr>
                <w:t xml:space="preserve">РС </w:t>
              </w:r>
            </w:ins>
            <w:r w:rsidRPr="00EF7B3D">
              <w:rPr>
                <w:rFonts w:cs="Arial"/>
                <w:highlight w:val="lightGray"/>
                <w:rPrChange w:id="54" w:author="Victoria Shilina" w:date="2018-10-24T11:13:00Z">
                  <w:rPr>
                    <w:rFonts w:cs="Arial"/>
                  </w:rPr>
                </w:rPrChange>
              </w:rPr>
              <w:t xml:space="preserve">дополнительно может оснащаться периферийными устройствами – принтером документов, принтером самоклеящихся этикеток, электронными весами, сканером документов и сканером </w:t>
            </w:r>
            <w:proofErr w:type="spellStart"/>
            <w:r w:rsidRPr="00EF7B3D">
              <w:rPr>
                <w:rFonts w:cs="Arial"/>
                <w:highlight w:val="lightGray"/>
                <w:rPrChange w:id="55" w:author="Victoria Shilina" w:date="2018-10-24T11:13:00Z">
                  <w:rPr>
                    <w:rFonts w:cs="Arial"/>
                  </w:rPr>
                </w:rPrChange>
              </w:rPr>
              <w:t>штрихкодов</w:t>
            </w:r>
            <w:proofErr w:type="spellEnd"/>
            <w:r w:rsidRPr="00EF7B3D">
              <w:rPr>
                <w:rFonts w:cs="Arial"/>
                <w:highlight w:val="lightGray"/>
                <w:rPrChange w:id="56" w:author="Victoria Shilina" w:date="2018-10-24T11:13:00Z">
                  <w:rPr>
                    <w:rFonts w:cs="Arial"/>
                  </w:rPr>
                </w:rPrChange>
              </w:rPr>
              <w:t>.</w:t>
            </w:r>
          </w:p>
        </w:tc>
      </w:tr>
      <w:tr w:rsidR="001E5B6F" w:rsidRPr="00EF7B3D" w14:paraId="3525364A" w14:textId="77777777" w:rsidTr="00D017AD">
        <w:trPr>
          <w:cantSplit/>
        </w:trPr>
        <w:tc>
          <w:tcPr>
            <w:tcW w:w="1669" w:type="pct"/>
          </w:tcPr>
          <w:p w14:paraId="5B82C7F4" w14:textId="77777777" w:rsidR="001E5B6F" w:rsidRPr="00EF7B3D" w:rsidRDefault="001E5B6F" w:rsidP="00D017AD">
            <w:pPr>
              <w:rPr>
                <w:rFonts w:cs="Arial"/>
                <w:b/>
                <w:bCs/>
                <w:highlight w:val="lightGray"/>
                <w:rPrChange w:id="57" w:author="Victoria Shilina" w:date="2018-10-24T11:13:00Z">
                  <w:rPr>
                    <w:rFonts w:cs="Arial"/>
                    <w:b/>
                    <w:bCs/>
                  </w:rPr>
                </w:rPrChange>
              </w:rPr>
            </w:pPr>
            <w:proofErr w:type="spellStart"/>
            <w:r w:rsidRPr="00EF7B3D">
              <w:rPr>
                <w:rFonts w:cs="Arial"/>
                <w:b/>
                <w:bCs/>
                <w:highlight w:val="lightGray"/>
                <w:rPrChange w:id="58" w:author="Victoria Shilina" w:date="2018-10-24T11:13:00Z">
                  <w:rPr>
                    <w:rFonts w:cs="Arial"/>
                    <w:b/>
                    <w:bCs/>
                  </w:rPr>
                </w:rPrChange>
              </w:rPr>
              <w:t>Радиотерминал</w:t>
            </w:r>
            <w:proofErr w:type="spellEnd"/>
            <w:r w:rsidRPr="00EF7B3D">
              <w:rPr>
                <w:rFonts w:cs="Arial"/>
                <w:b/>
                <w:bCs/>
                <w:highlight w:val="lightGray"/>
                <w:rPrChange w:id="59" w:author="Victoria Shilina" w:date="2018-10-24T11:13:00Z">
                  <w:rPr>
                    <w:rFonts w:cs="Arial"/>
                    <w:b/>
                    <w:bCs/>
                  </w:rPr>
                </w:rPrChange>
              </w:rPr>
              <w:t xml:space="preserve"> (РДТ)</w:t>
            </w:r>
          </w:p>
        </w:tc>
        <w:tc>
          <w:tcPr>
            <w:tcW w:w="3331" w:type="pct"/>
          </w:tcPr>
          <w:p w14:paraId="433DCE6E" w14:textId="77777777" w:rsidR="001E5B6F" w:rsidRPr="00EF7B3D" w:rsidRDefault="001E5B6F" w:rsidP="00D017AD">
            <w:pPr>
              <w:jc w:val="left"/>
              <w:rPr>
                <w:highlight w:val="lightGray"/>
                <w:rPrChange w:id="60" w:author="Victoria Shilina" w:date="2018-10-24T11:13:00Z">
                  <w:rPr/>
                </w:rPrChange>
              </w:rPr>
            </w:pPr>
            <w:r w:rsidRPr="00EF7B3D">
              <w:rPr>
                <w:rFonts w:cs="Arial"/>
                <w:highlight w:val="lightGray"/>
                <w:rPrChange w:id="61" w:author="Victoria Shilina" w:date="2018-10-24T11:13:00Z">
                  <w:rPr>
                    <w:rFonts w:cs="Arial"/>
                  </w:rPr>
                </w:rPrChange>
              </w:rPr>
              <w:t xml:space="preserve">Мобильный компьютер, оснащенный встроенным сканером штриховых кодов и средствами поддержания радиочастотного канала связи с точками радиодоступа. </w:t>
            </w:r>
            <w:proofErr w:type="spellStart"/>
            <w:r w:rsidRPr="00EF7B3D">
              <w:rPr>
                <w:rFonts w:cs="Arial"/>
                <w:highlight w:val="lightGray"/>
                <w:rPrChange w:id="62" w:author="Victoria Shilina" w:date="2018-10-24T11:13:00Z">
                  <w:rPr>
                    <w:rFonts w:cs="Arial"/>
                  </w:rPr>
                </w:rPrChange>
              </w:rPr>
              <w:t>Радиотерминалы</w:t>
            </w:r>
            <w:proofErr w:type="spellEnd"/>
            <w:r w:rsidRPr="00EF7B3D">
              <w:rPr>
                <w:rFonts w:cs="Arial"/>
                <w:highlight w:val="lightGray"/>
                <w:rPrChange w:id="63" w:author="Victoria Shilina" w:date="2018-10-24T11:13:00Z">
                  <w:rPr>
                    <w:rFonts w:cs="Arial"/>
                  </w:rPr>
                </w:rPrChange>
              </w:rPr>
              <w:t xml:space="preserve"> используются складскими рабочими для получения команд и информации от Системы управления, подтверждения выполнения полученных команд, внесения в Систему управления информации о грузах, товарах, местах их хранения.</w:t>
            </w:r>
          </w:p>
        </w:tc>
      </w:tr>
      <w:tr w:rsidR="001E5B6F" w:rsidRPr="00AD5D8C" w14:paraId="6DD21B10" w14:textId="77777777" w:rsidTr="00D017AD">
        <w:trPr>
          <w:cantSplit/>
        </w:trPr>
        <w:tc>
          <w:tcPr>
            <w:tcW w:w="1669" w:type="pct"/>
          </w:tcPr>
          <w:p w14:paraId="6FA09709" w14:textId="77777777" w:rsidR="001E5B6F" w:rsidRPr="00AD5D8C" w:rsidRDefault="001E5B6F" w:rsidP="00D017AD">
            <w:pPr>
              <w:rPr>
                <w:rFonts w:cs="Arial"/>
                <w:b/>
                <w:bCs/>
                <w:highlight w:val="lightGray"/>
                <w:rPrChange w:id="64" w:author="Victoria Shilina" w:date="2018-10-24T11:13:00Z">
                  <w:rPr>
                    <w:rFonts w:cs="Arial"/>
                    <w:b/>
                    <w:bCs/>
                  </w:rPr>
                </w:rPrChange>
              </w:rPr>
            </w:pPr>
            <w:r w:rsidRPr="00AD5D8C">
              <w:rPr>
                <w:b/>
                <w:highlight w:val="lightGray"/>
              </w:rPr>
              <w:t>Принтер документов (ПД)</w:t>
            </w:r>
          </w:p>
        </w:tc>
        <w:tc>
          <w:tcPr>
            <w:tcW w:w="3331" w:type="pct"/>
          </w:tcPr>
          <w:p w14:paraId="7ECF3285" w14:textId="77777777" w:rsidR="001E5B6F" w:rsidRPr="00AD5D8C" w:rsidRDefault="001E5B6F" w:rsidP="00D017AD">
            <w:pPr>
              <w:jc w:val="left"/>
              <w:rPr>
                <w:highlight w:val="lightGray"/>
                <w:rPrChange w:id="65" w:author="Victoria Shilina" w:date="2018-10-24T11:13:00Z">
                  <w:rPr/>
                </w:rPrChange>
              </w:rPr>
            </w:pPr>
            <w:r w:rsidRPr="00AD5D8C">
              <w:rPr>
                <w:highlight w:val="lightGray"/>
              </w:rPr>
              <w:t xml:space="preserve">Закрепленный за одной из зон склада принтер, используемый для печати </w:t>
            </w:r>
            <w:proofErr w:type="spellStart"/>
            <w:r w:rsidRPr="00AD5D8C">
              <w:rPr>
                <w:highlight w:val="lightGray"/>
              </w:rPr>
              <w:t>внутрискладских</w:t>
            </w:r>
            <w:proofErr w:type="spellEnd"/>
            <w:r w:rsidRPr="00AD5D8C">
              <w:rPr>
                <w:highlight w:val="lightGray"/>
              </w:rPr>
              <w:t xml:space="preserve"> документов (листов заданий, приемных и отгрузочных листов и т.п.).</w:t>
            </w:r>
          </w:p>
        </w:tc>
      </w:tr>
      <w:tr w:rsidR="001E5B6F" w:rsidRPr="00AD5D8C" w14:paraId="6E7A8EDA" w14:textId="77777777" w:rsidTr="00D017AD">
        <w:trPr>
          <w:cantSplit/>
        </w:trPr>
        <w:tc>
          <w:tcPr>
            <w:tcW w:w="1669" w:type="pct"/>
          </w:tcPr>
          <w:p w14:paraId="306533AB" w14:textId="77777777" w:rsidR="001E5B6F" w:rsidRPr="00AD5D8C" w:rsidRDefault="001E5B6F" w:rsidP="00D017AD">
            <w:pPr>
              <w:rPr>
                <w:rFonts w:cs="Arial"/>
                <w:b/>
                <w:bCs/>
                <w:highlight w:val="lightGray"/>
                <w:rPrChange w:id="66" w:author="Victoria Shilina" w:date="2018-10-24T11:13:00Z">
                  <w:rPr>
                    <w:rFonts w:cs="Arial"/>
                    <w:b/>
                    <w:bCs/>
                  </w:rPr>
                </w:rPrChange>
              </w:rPr>
            </w:pPr>
            <w:r w:rsidRPr="00AD5D8C">
              <w:rPr>
                <w:b/>
                <w:highlight w:val="lightGray"/>
              </w:rPr>
              <w:t>Принтер этикеток (ПЭ)</w:t>
            </w:r>
          </w:p>
        </w:tc>
        <w:tc>
          <w:tcPr>
            <w:tcW w:w="3331" w:type="pct"/>
          </w:tcPr>
          <w:p w14:paraId="357BEE87" w14:textId="77777777" w:rsidR="001E5B6F" w:rsidRPr="00AD5D8C" w:rsidRDefault="001E5B6F" w:rsidP="00D017AD">
            <w:pPr>
              <w:jc w:val="left"/>
              <w:rPr>
                <w:highlight w:val="lightGray"/>
                <w:rPrChange w:id="67" w:author="Victoria Shilina" w:date="2018-10-24T11:13:00Z">
                  <w:rPr/>
                </w:rPrChange>
              </w:rPr>
            </w:pPr>
            <w:r w:rsidRPr="00AD5D8C">
              <w:rPr>
                <w:highlight w:val="lightGray"/>
              </w:rPr>
              <w:t>Специализированное печатающее устройство, предназначенное для печати штриховых кодов и другой информации на липких этикетках.</w:t>
            </w:r>
          </w:p>
        </w:tc>
      </w:tr>
    </w:tbl>
    <w:p w14:paraId="60877FB9" w14:textId="4DC8AD25" w:rsidR="001E5B6F" w:rsidRDefault="001E5B6F" w:rsidP="003E4898">
      <w:pPr>
        <w:pStyle w:val="2"/>
        <w:rPr>
          <w:lang w:val="ru-RU"/>
        </w:rPr>
      </w:pPr>
      <w:bookmarkStart w:id="68" w:name="_Toc529192682"/>
      <w:r>
        <w:rPr>
          <w:lang w:val="ru-RU"/>
        </w:rPr>
        <w:t>Общие понятия</w:t>
      </w:r>
      <w:bookmarkEnd w:id="68"/>
    </w:p>
    <w:tbl>
      <w:tblPr>
        <w:tblW w:w="5000" w:type="pct"/>
        <w:tblCellMar>
          <w:top w:w="57" w:type="dxa"/>
          <w:left w:w="85" w:type="dxa"/>
          <w:bottom w:w="142" w:type="dxa"/>
          <w:right w:w="85" w:type="dxa"/>
        </w:tblCellMar>
        <w:tblLook w:val="01E0" w:firstRow="1" w:lastRow="1" w:firstColumn="1" w:lastColumn="1" w:noHBand="0" w:noVBand="0"/>
      </w:tblPr>
      <w:tblGrid>
        <w:gridCol w:w="3402"/>
        <w:gridCol w:w="6791"/>
      </w:tblGrid>
      <w:tr w:rsidR="001E5B6F" w:rsidRPr="00EF7B3D" w14:paraId="0EE9109E" w14:textId="77777777" w:rsidTr="00D017AD">
        <w:trPr>
          <w:cantSplit/>
        </w:trPr>
        <w:tc>
          <w:tcPr>
            <w:tcW w:w="1669" w:type="pct"/>
          </w:tcPr>
          <w:p w14:paraId="57AACD0F" w14:textId="77777777" w:rsidR="001E5B6F" w:rsidRPr="00EF7B3D" w:rsidRDefault="001E5B6F" w:rsidP="00D017AD">
            <w:pPr>
              <w:rPr>
                <w:rFonts w:eastAsia="MS Mincho" w:cs="Arial"/>
                <w:b/>
                <w:bCs/>
                <w:highlight w:val="lightGray"/>
                <w:rPrChange w:id="69" w:author="Victoria Shilina" w:date="2018-10-24T11:13:00Z">
                  <w:rPr>
                    <w:rFonts w:eastAsia="MS Mincho" w:cs="Arial"/>
                    <w:b/>
                    <w:bCs/>
                  </w:rPr>
                </w:rPrChange>
              </w:rPr>
            </w:pPr>
            <w:r w:rsidRPr="00EF7B3D">
              <w:rPr>
                <w:rFonts w:eastAsia="MS Mincho" w:cs="Arial"/>
                <w:b/>
                <w:bCs/>
                <w:highlight w:val="lightGray"/>
                <w:rPrChange w:id="70" w:author="Victoria Shilina" w:date="2018-10-24T11:13:00Z">
                  <w:rPr>
                    <w:rFonts w:eastAsia="MS Mincho" w:cs="Arial"/>
                    <w:b/>
                    <w:bCs/>
                  </w:rPr>
                </w:rPrChange>
              </w:rPr>
              <w:t>Идентификатор (ИД)</w:t>
            </w:r>
          </w:p>
        </w:tc>
        <w:tc>
          <w:tcPr>
            <w:tcW w:w="3331" w:type="pct"/>
          </w:tcPr>
          <w:p w14:paraId="4E899369" w14:textId="77777777" w:rsidR="001E5B6F" w:rsidRPr="00EF7B3D" w:rsidRDefault="001E5B6F" w:rsidP="00D017AD">
            <w:pPr>
              <w:jc w:val="left"/>
              <w:rPr>
                <w:rFonts w:eastAsia="MS Mincho" w:cs="Arial"/>
                <w:highlight w:val="lightGray"/>
                <w:rPrChange w:id="71" w:author="Victoria Shilina" w:date="2018-10-24T11:13:00Z">
                  <w:rPr>
                    <w:rFonts w:eastAsia="MS Mincho" w:cs="Arial"/>
                  </w:rPr>
                </w:rPrChange>
              </w:rPr>
            </w:pPr>
            <w:r w:rsidRPr="00EF7B3D">
              <w:rPr>
                <w:rFonts w:eastAsia="MS Mincho" w:cs="Arial"/>
                <w:highlight w:val="lightGray"/>
                <w:rPrChange w:id="72" w:author="Victoria Shilina" w:date="2018-10-24T11:13:00Z">
                  <w:rPr>
                    <w:rFonts w:eastAsia="MS Mincho" w:cs="Arial"/>
                  </w:rPr>
                </w:rPrChange>
              </w:rPr>
              <w:t>Идентификатор, уникальный номер груза, места хранения, документа и т.д. Идентификаторы могут быть как внутрисистемные, так и внешние. Как правило, дублируются штриховыми кодами на бумажных носителях (этикетках, ЛЗ и т.п.). Идентификатор также допустимо называть "имя". Например, "Имя груза", "Имя ячейки".</w:t>
            </w:r>
          </w:p>
        </w:tc>
      </w:tr>
      <w:tr w:rsidR="001E5B6F" w:rsidRPr="00EF7B3D" w14:paraId="5A2D21A5" w14:textId="77777777" w:rsidTr="00D017AD">
        <w:trPr>
          <w:cantSplit/>
        </w:trPr>
        <w:tc>
          <w:tcPr>
            <w:tcW w:w="1669" w:type="pct"/>
          </w:tcPr>
          <w:p w14:paraId="1E2F3F56" w14:textId="77777777" w:rsidR="001E5B6F" w:rsidRPr="00EF7B3D" w:rsidRDefault="001E5B6F" w:rsidP="00D017AD">
            <w:pPr>
              <w:rPr>
                <w:rFonts w:cs="Arial"/>
                <w:b/>
                <w:bCs/>
                <w:sz w:val="20"/>
                <w:szCs w:val="20"/>
                <w:highlight w:val="lightGray"/>
                <w:rPrChange w:id="73" w:author="Victoria Shilina" w:date="2018-10-24T11:13:00Z">
                  <w:rPr>
                    <w:rFonts w:cs="Arial"/>
                    <w:b/>
                    <w:bCs/>
                    <w:sz w:val="20"/>
                    <w:szCs w:val="20"/>
                  </w:rPr>
                </w:rPrChange>
              </w:rPr>
            </w:pPr>
            <w:r w:rsidRPr="00EF7B3D">
              <w:rPr>
                <w:rFonts w:eastAsia="MS Mincho" w:cs="Arial"/>
                <w:b/>
                <w:bCs/>
                <w:highlight w:val="lightGray"/>
                <w:rPrChange w:id="74" w:author="Victoria Shilina" w:date="2018-10-24T11:13:00Z">
                  <w:rPr>
                    <w:rFonts w:eastAsia="MS Mincho" w:cs="Arial"/>
                    <w:b/>
                    <w:bCs/>
                  </w:rPr>
                </w:rPrChange>
              </w:rPr>
              <w:t>Поставка</w:t>
            </w:r>
          </w:p>
        </w:tc>
        <w:tc>
          <w:tcPr>
            <w:tcW w:w="3331" w:type="pct"/>
          </w:tcPr>
          <w:p w14:paraId="159D9A17" w14:textId="77777777" w:rsidR="001E5B6F" w:rsidRPr="00EF7B3D" w:rsidRDefault="001E5B6F" w:rsidP="00D017AD">
            <w:pPr>
              <w:jc w:val="left"/>
              <w:rPr>
                <w:highlight w:val="lightGray"/>
                <w:rPrChange w:id="75" w:author="Victoria Shilina" w:date="2018-10-24T11:13:00Z">
                  <w:rPr/>
                </w:rPrChange>
              </w:rPr>
            </w:pPr>
            <w:r w:rsidRPr="00EF7B3D">
              <w:rPr>
                <w:rFonts w:eastAsia="MS Mincho" w:cs="Arial"/>
                <w:highlight w:val="lightGray"/>
                <w:rPrChange w:id="76" w:author="Victoria Shilina" w:date="2018-10-24T11:13:00Z">
                  <w:rPr>
                    <w:rFonts w:eastAsia="MS Mincho" w:cs="Arial"/>
                  </w:rPr>
                </w:rPrChange>
              </w:rPr>
              <w:t>Общий термин для определения любого типа поступления товаров на склад.</w:t>
            </w:r>
          </w:p>
        </w:tc>
      </w:tr>
      <w:tr w:rsidR="001E5B6F" w:rsidRPr="00EF7B3D" w14:paraId="24492553" w14:textId="77777777" w:rsidTr="00D017AD">
        <w:trPr>
          <w:cantSplit/>
        </w:trPr>
        <w:tc>
          <w:tcPr>
            <w:tcW w:w="1669" w:type="pct"/>
          </w:tcPr>
          <w:p w14:paraId="1070A71D" w14:textId="77777777" w:rsidR="001E5B6F" w:rsidRPr="00EF7B3D" w:rsidRDefault="001E5B6F" w:rsidP="00D017AD">
            <w:pPr>
              <w:rPr>
                <w:rFonts w:eastAsia="MS Mincho" w:cs="Arial"/>
                <w:b/>
                <w:bCs/>
                <w:highlight w:val="lightGray"/>
                <w:rPrChange w:id="77" w:author="Victoria Shilina" w:date="2018-10-24T11:13:00Z">
                  <w:rPr>
                    <w:rFonts w:eastAsia="MS Mincho" w:cs="Arial"/>
                    <w:b/>
                    <w:bCs/>
                  </w:rPr>
                </w:rPrChange>
              </w:rPr>
            </w:pPr>
            <w:r w:rsidRPr="00EF7B3D">
              <w:rPr>
                <w:rFonts w:eastAsia="MS Mincho" w:cs="Arial"/>
                <w:b/>
                <w:bCs/>
                <w:highlight w:val="lightGray"/>
                <w:rPrChange w:id="78" w:author="Victoria Shilina" w:date="2018-10-24T11:13:00Z">
                  <w:rPr>
                    <w:rFonts w:eastAsia="MS Mincho" w:cs="Arial"/>
                    <w:b/>
                    <w:bCs/>
                  </w:rPr>
                </w:rPrChange>
              </w:rPr>
              <w:lastRenderedPageBreak/>
              <w:t>Отгрузка</w:t>
            </w:r>
          </w:p>
        </w:tc>
        <w:tc>
          <w:tcPr>
            <w:tcW w:w="3331" w:type="pct"/>
          </w:tcPr>
          <w:p w14:paraId="4CC7B3CA" w14:textId="77777777" w:rsidR="001E5B6F" w:rsidRPr="00EF7B3D" w:rsidRDefault="001E5B6F" w:rsidP="00D017AD">
            <w:pPr>
              <w:jc w:val="left"/>
              <w:rPr>
                <w:rFonts w:eastAsia="MS Mincho" w:cs="Arial"/>
                <w:highlight w:val="lightGray"/>
                <w:rPrChange w:id="79" w:author="Victoria Shilina" w:date="2018-10-24T11:13:00Z">
                  <w:rPr>
                    <w:rFonts w:eastAsia="MS Mincho" w:cs="Arial"/>
                  </w:rPr>
                </w:rPrChange>
              </w:rPr>
            </w:pPr>
            <w:r w:rsidRPr="00EF7B3D">
              <w:rPr>
                <w:rFonts w:eastAsia="MS Mincho" w:cs="Arial"/>
                <w:highlight w:val="lightGray"/>
                <w:rPrChange w:id="80" w:author="Victoria Shilina" w:date="2018-10-24T11:13:00Z">
                  <w:rPr>
                    <w:rFonts w:eastAsia="MS Mincho" w:cs="Arial"/>
                  </w:rPr>
                </w:rPrChange>
              </w:rPr>
              <w:t>Общий термин для определения любого типа расхода товаров со склада.</w:t>
            </w:r>
          </w:p>
        </w:tc>
      </w:tr>
      <w:tr w:rsidR="001E5B6F" w:rsidRPr="00EF7B3D" w14:paraId="36DEC048" w14:textId="77777777" w:rsidTr="00D017AD">
        <w:trPr>
          <w:cantSplit/>
        </w:trPr>
        <w:tc>
          <w:tcPr>
            <w:tcW w:w="1669" w:type="pct"/>
          </w:tcPr>
          <w:p w14:paraId="2529ABEF" w14:textId="77777777" w:rsidR="001E5B6F" w:rsidRPr="00EF7B3D" w:rsidRDefault="001E5B6F" w:rsidP="00D017AD">
            <w:pPr>
              <w:rPr>
                <w:rFonts w:eastAsia="MS Mincho" w:cs="Arial"/>
                <w:b/>
                <w:bCs/>
                <w:highlight w:val="lightGray"/>
                <w:rPrChange w:id="81" w:author="Victoria Shilina" w:date="2018-10-24T11:13:00Z">
                  <w:rPr>
                    <w:rFonts w:eastAsia="MS Mincho" w:cs="Arial"/>
                    <w:b/>
                    <w:bCs/>
                  </w:rPr>
                </w:rPrChange>
              </w:rPr>
            </w:pPr>
            <w:r w:rsidRPr="00EF7B3D">
              <w:rPr>
                <w:rFonts w:eastAsia="MS Mincho" w:cs="Arial"/>
                <w:b/>
                <w:bCs/>
                <w:highlight w:val="lightGray"/>
                <w:rPrChange w:id="82" w:author="Victoria Shilina" w:date="2018-10-24T11:13:00Z">
                  <w:rPr>
                    <w:rFonts w:eastAsia="MS Mincho" w:cs="Arial"/>
                    <w:b/>
                    <w:bCs/>
                  </w:rPr>
                </w:rPrChange>
              </w:rPr>
              <w:t>ТСД</w:t>
            </w:r>
          </w:p>
        </w:tc>
        <w:tc>
          <w:tcPr>
            <w:tcW w:w="3331" w:type="pct"/>
          </w:tcPr>
          <w:p w14:paraId="4AB5ADF0" w14:textId="77777777" w:rsidR="001E5B6F" w:rsidRPr="00EF7B3D" w:rsidRDefault="001E5B6F" w:rsidP="00D017AD">
            <w:pPr>
              <w:jc w:val="left"/>
              <w:rPr>
                <w:rFonts w:eastAsia="MS Mincho" w:cs="Arial"/>
                <w:highlight w:val="lightGray"/>
                <w:rPrChange w:id="83" w:author="Victoria Shilina" w:date="2018-10-24T11:13:00Z">
                  <w:rPr>
                    <w:rFonts w:eastAsia="MS Mincho" w:cs="Arial"/>
                  </w:rPr>
                </w:rPrChange>
              </w:rPr>
            </w:pPr>
            <w:r w:rsidRPr="00EF7B3D">
              <w:rPr>
                <w:rFonts w:eastAsia="MS Mincho" w:cs="Arial"/>
                <w:highlight w:val="lightGray"/>
                <w:rPrChange w:id="84" w:author="Victoria Shilina" w:date="2018-10-24T11:13:00Z">
                  <w:rPr>
                    <w:rFonts w:eastAsia="MS Mincho" w:cs="Arial"/>
                  </w:rPr>
                </w:rPrChange>
              </w:rPr>
              <w:t>Товарно-Сопроводительные Документы.</w:t>
            </w:r>
          </w:p>
        </w:tc>
      </w:tr>
      <w:tr w:rsidR="001E5B6F" w:rsidRPr="00EF7B3D" w14:paraId="28AA11F6" w14:textId="77777777" w:rsidTr="00D017AD">
        <w:trPr>
          <w:cantSplit/>
        </w:trPr>
        <w:tc>
          <w:tcPr>
            <w:tcW w:w="1669" w:type="pct"/>
          </w:tcPr>
          <w:p w14:paraId="1A8359CF" w14:textId="77777777" w:rsidR="001E5B6F" w:rsidRPr="00EF7B3D" w:rsidRDefault="001E5B6F" w:rsidP="00D017AD">
            <w:pPr>
              <w:rPr>
                <w:rFonts w:eastAsia="MS Mincho" w:cs="Arial"/>
                <w:b/>
                <w:bCs/>
                <w:highlight w:val="lightGray"/>
                <w:rPrChange w:id="85" w:author="Victoria Shilina" w:date="2018-10-24T11:13:00Z">
                  <w:rPr>
                    <w:rFonts w:eastAsia="MS Mincho" w:cs="Arial"/>
                    <w:b/>
                    <w:bCs/>
                  </w:rPr>
                </w:rPrChange>
              </w:rPr>
            </w:pPr>
            <w:r w:rsidRPr="00EF7B3D">
              <w:rPr>
                <w:rFonts w:eastAsia="MS Mincho" w:cs="Arial"/>
                <w:b/>
                <w:bCs/>
                <w:highlight w:val="lightGray"/>
                <w:rPrChange w:id="86" w:author="Victoria Shilina" w:date="2018-10-24T11:13:00Z">
                  <w:rPr>
                    <w:rFonts w:eastAsia="MS Mincho" w:cs="Arial"/>
                    <w:b/>
                    <w:bCs/>
                  </w:rPr>
                </w:rPrChange>
              </w:rPr>
              <w:t>Место хранения</w:t>
            </w:r>
          </w:p>
        </w:tc>
        <w:tc>
          <w:tcPr>
            <w:tcW w:w="3331" w:type="pct"/>
          </w:tcPr>
          <w:p w14:paraId="3C1910E6" w14:textId="77777777" w:rsidR="001E5B6F" w:rsidRPr="00EF7B3D" w:rsidRDefault="001E5B6F" w:rsidP="00D017AD">
            <w:pPr>
              <w:jc w:val="left"/>
              <w:rPr>
                <w:rFonts w:eastAsia="MS Mincho" w:cs="Arial"/>
                <w:highlight w:val="lightGray"/>
                <w:rPrChange w:id="87" w:author="Victoria Shilina" w:date="2018-10-24T11:13:00Z">
                  <w:rPr>
                    <w:rFonts w:eastAsia="MS Mincho" w:cs="Arial"/>
                  </w:rPr>
                </w:rPrChange>
              </w:rPr>
            </w:pPr>
            <w:r w:rsidRPr="00EF7B3D">
              <w:rPr>
                <w:rFonts w:eastAsia="MS Mincho" w:cs="Arial"/>
                <w:highlight w:val="lightGray"/>
                <w:rPrChange w:id="88" w:author="Victoria Shilina" w:date="2018-10-24T11:13:00Z">
                  <w:rPr>
                    <w:rFonts w:eastAsia="MS Mincho" w:cs="Arial"/>
                  </w:rPr>
                </w:rPrChange>
              </w:rPr>
              <w:t>Место на складе, выделенное для хранения товаров и имеющее свое уникальное (в рамках данного склада) наименование.</w:t>
            </w:r>
          </w:p>
        </w:tc>
      </w:tr>
    </w:tbl>
    <w:p w14:paraId="57AC1AA8" w14:textId="348EACCA" w:rsidR="001E5B6F" w:rsidRDefault="001E5B6F" w:rsidP="003E4898">
      <w:pPr>
        <w:pStyle w:val="2"/>
        <w:rPr>
          <w:lang w:val="ru-RU"/>
        </w:rPr>
      </w:pPr>
      <w:bookmarkStart w:id="89" w:name="_Toc529192683"/>
      <w:r>
        <w:rPr>
          <w:lang w:val="ru-RU"/>
        </w:rPr>
        <w:t>Персонал</w:t>
      </w:r>
      <w:bookmarkEnd w:id="89"/>
    </w:p>
    <w:tbl>
      <w:tblPr>
        <w:tblW w:w="5000" w:type="pct"/>
        <w:tblCellMar>
          <w:top w:w="57" w:type="dxa"/>
          <w:left w:w="85" w:type="dxa"/>
          <w:bottom w:w="142" w:type="dxa"/>
          <w:right w:w="85" w:type="dxa"/>
        </w:tblCellMar>
        <w:tblLook w:val="01E0" w:firstRow="1" w:lastRow="1" w:firstColumn="1" w:lastColumn="1" w:noHBand="0" w:noVBand="0"/>
      </w:tblPr>
      <w:tblGrid>
        <w:gridCol w:w="3402"/>
        <w:gridCol w:w="6791"/>
      </w:tblGrid>
      <w:tr w:rsidR="001E5B6F" w:rsidRPr="007E6E2C" w14:paraId="6002E45F" w14:textId="77777777" w:rsidTr="00D017AD">
        <w:trPr>
          <w:cantSplit/>
        </w:trPr>
        <w:tc>
          <w:tcPr>
            <w:tcW w:w="1669" w:type="pct"/>
          </w:tcPr>
          <w:p w14:paraId="69921B1C" w14:textId="77777777" w:rsidR="001E5B6F" w:rsidRPr="007E6E2C" w:rsidRDefault="001E5B6F" w:rsidP="00D017AD">
            <w:pPr>
              <w:jc w:val="left"/>
              <w:rPr>
                <w:rFonts w:cs="Arial"/>
                <w:b/>
                <w:bCs/>
                <w:highlight w:val="lightGray"/>
                <w:rPrChange w:id="90" w:author="Victoria Shilina" w:date="2018-10-24T11:13:00Z">
                  <w:rPr>
                    <w:rFonts w:cs="Arial"/>
                    <w:b/>
                    <w:bCs/>
                  </w:rPr>
                </w:rPrChange>
              </w:rPr>
            </w:pPr>
            <w:r w:rsidRPr="007E6E2C">
              <w:rPr>
                <w:b/>
                <w:highlight w:val="lightGray"/>
              </w:rPr>
              <w:t>Администратор системы управления (АС)</w:t>
            </w:r>
          </w:p>
        </w:tc>
        <w:tc>
          <w:tcPr>
            <w:tcW w:w="3331" w:type="pct"/>
          </w:tcPr>
          <w:p w14:paraId="2526E3EE" w14:textId="77777777" w:rsidR="001E5B6F" w:rsidRPr="007E6E2C" w:rsidRDefault="001E5B6F" w:rsidP="00D017AD">
            <w:pPr>
              <w:jc w:val="left"/>
              <w:rPr>
                <w:rFonts w:cs="Arial"/>
                <w:highlight w:val="lightGray"/>
                <w:rPrChange w:id="91" w:author="Victoria Shilina" w:date="2018-10-24T11:13:00Z">
                  <w:rPr/>
                </w:rPrChange>
              </w:rPr>
            </w:pPr>
            <w:r w:rsidRPr="007E6E2C">
              <w:rPr>
                <w:highlight w:val="lightGray"/>
              </w:rPr>
              <w:t>Работник, функцией которого является настройка параметров Системы управления, введение новых правил и удаление старых, добавление и удаление работников и транспортных средств, распределение доступа к ресурсам СУ между остальными работниками склада с точки зрения выполняемых ими функций (привилегии работников), решение проблемных ситуаций на складе.</w:t>
            </w:r>
          </w:p>
        </w:tc>
      </w:tr>
      <w:tr w:rsidR="001E5B6F" w:rsidRPr="00EF7B3D" w14:paraId="55CF6E0E" w14:textId="77777777" w:rsidTr="00D017AD">
        <w:trPr>
          <w:cantSplit/>
        </w:trPr>
        <w:tc>
          <w:tcPr>
            <w:tcW w:w="1669" w:type="pct"/>
          </w:tcPr>
          <w:p w14:paraId="69FFF237" w14:textId="77777777" w:rsidR="001E5B6F" w:rsidRPr="00EF7B3D" w:rsidRDefault="001E5B6F" w:rsidP="00D017AD">
            <w:pPr>
              <w:rPr>
                <w:ins w:id="92" w:author="Victoria Shilina" w:date="2018-10-24T10:54:00Z"/>
                <w:rFonts w:cs="Arial"/>
                <w:b/>
                <w:bCs/>
                <w:highlight w:val="lightGray"/>
                <w:rPrChange w:id="93" w:author="Victoria Shilina" w:date="2018-10-24T11:13:00Z">
                  <w:rPr>
                    <w:ins w:id="94" w:author="Victoria Shilina" w:date="2018-10-24T10:54:00Z"/>
                    <w:rFonts w:cs="Arial"/>
                    <w:b/>
                    <w:bCs/>
                  </w:rPr>
                </w:rPrChange>
              </w:rPr>
            </w:pPr>
            <w:r w:rsidRPr="00EF7B3D">
              <w:rPr>
                <w:rFonts w:cs="Arial"/>
                <w:b/>
                <w:bCs/>
                <w:highlight w:val="lightGray"/>
                <w:rPrChange w:id="95" w:author="Victoria Shilina" w:date="2018-10-24T11:13:00Z">
                  <w:rPr>
                    <w:rFonts w:cs="Arial"/>
                    <w:b/>
                    <w:bCs/>
                  </w:rPr>
                </w:rPrChange>
              </w:rPr>
              <w:t>Менеджер</w:t>
            </w:r>
          </w:p>
        </w:tc>
        <w:tc>
          <w:tcPr>
            <w:tcW w:w="3331" w:type="pct"/>
          </w:tcPr>
          <w:p w14:paraId="1AFC22CA" w14:textId="77777777" w:rsidR="001E5B6F" w:rsidRPr="00EF7B3D" w:rsidRDefault="001E5B6F" w:rsidP="00D017AD">
            <w:pPr>
              <w:jc w:val="left"/>
              <w:rPr>
                <w:ins w:id="96" w:author="Victoria Shilina" w:date="2018-10-24T10:54:00Z"/>
                <w:rFonts w:cs="Arial"/>
                <w:highlight w:val="lightGray"/>
                <w:rPrChange w:id="97" w:author="Victoria Shilina" w:date="2018-10-24T11:13:00Z">
                  <w:rPr>
                    <w:ins w:id="98" w:author="Victoria Shilina" w:date="2018-10-24T10:54:00Z"/>
                    <w:rFonts w:cs="Arial"/>
                  </w:rPr>
                </w:rPrChange>
              </w:rPr>
            </w:pPr>
            <w:r w:rsidRPr="00EF7B3D">
              <w:rPr>
                <w:rFonts w:cs="Arial"/>
                <w:highlight w:val="lightGray"/>
                <w:rPrChange w:id="99" w:author="Victoria Shilina" w:date="2018-10-24T11:13:00Z">
                  <w:rPr>
                    <w:rFonts w:cs="Arial"/>
                  </w:rPr>
                </w:rPrChange>
              </w:rPr>
              <w:t xml:space="preserve">Работник, выполняющий контрольно-управленческие функции на стационарном терминале с помощью программного обеспечения (интерфейса менеджера Системы управления). В зависимости от установленных привилегий менеджер может иметь различные сферы ответственности. Например, </w:t>
            </w:r>
            <w:r w:rsidRPr="00EF7B3D">
              <w:rPr>
                <w:rFonts w:cs="Arial"/>
                <w:b/>
                <w:highlight w:val="lightGray"/>
                <w:rPrChange w:id="100" w:author="Victoria Shilina" w:date="2018-10-24T11:13:00Z">
                  <w:rPr>
                    <w:rFonts w:cs="Arial"/>
                    <w:b/>
                  </w:rPr>
                </w:rPrChange>
              </w:rPr>
              <w:t>менеджер приема</w:t>
            </w:r>
            <w:r w:rsidRPr="00EF7B3D">
              <w:rPr>
                <w:rFonts w:cs="Arial"/>
                <w:highlight w:val="lightGray"/>
                <w:rPrChange w:id="101" w:author="Victoria Shilina" w:date="2018-10-24T11:13:00Z">
                  <w:rPr>
                    <w:rFonts w:cs="Arial"/>
                  </w:rPr>
                </w:rPrChange>
              </w:rPr>
              <w:t xml:space="preserve"> отвечает за прием и размещение поступивших грузов, </w:t>
            </w:r>
            <w:r w:rsidRPr="00EF7B3D">
              <w:rPr>
                <w:rFonts w:cs="Arial"/>
                <w:b/>
                <w:highlight w:val="lightGray"/>
                <w:rPrChange w:id="102" w:author="Victoria Shilina" w:date="2018-10-24T11:13:00Z">
                  <w:rPr>
                    <w:rFonts w:cs="Arial"/>
                    <w:b/>
                  </w:rPr>
                </w:rPrChange>
              </w:rPr>
              <w:t xml:space="preserve">менеджер отгрузки </w:t>
            </w:r>
            <w:r w:rsidRPr="00EF7B3D">
              <w:rPr>
                <w:rFonts w:cs="Arial"/>
                <w:highlight w:val="lightGray"/>
                <w:rPrChange w:id="103" w:author="Victoria Shilina" w:date="2018-10-24T11:13:00Z">
                  <w:rPr>
                    <w:rFonts w:cs="Arial"/>
                  </w:rPr>
                </w:rPrChange>
              </w:rPr>
              <w:t xml:space="preserve">– за сбор, временное хранение и отгрузку заказов, </w:t>
            </w:r>
            <w:r w:rsidRPr="00EF7B3D">
              <w:rPr>
                <w:rFonts w:cs="Arial"/>
                <w:b/>
                <w:highlight w:val="lightGray"/>
                <w:rPrChange w:id="104" w:author="Victoria Shilina" w:date="2018-10-24T11:13:00Z">
                  <w:rPr>
                    <w:rFonts w:cs="Arial"/>
                    <w:b/>
                  </w:rPr>
                </w:rPrChange>
              </w:rPr>
              <w:t>менеджер пересчета</w:t>
            </w:r>
            <w:r w:rsidRPr="00EF7B3D">
              <w:rPr>
                <w:rFonts w:cs="Arial"/>
                <w:highlight w:val="lightGray"/>
                <w:rPrChange w:id="105" w:author="Victoria Shilina" w:date="2018-10-24T11:13:00Z">
                  <w:rPr>
                    <w:rFonts w:cs="Arial"/>
                  </w:rPr>
                </w:rPrChange>
              </w:rPr>
              <w:t xml:space="preserve"> – за проведение инвентаризаций и т.д.</w:t>
            </w:r>
          </w:p>
        </w:tc>
      </w:tr>
      <w:tr w:rsidR="001E5B6F" w:rsidRPr="00EF7B3D" w14:paraId="447F7380" w14:textId="77777777" w:rsidTr="00D017AD">
        <w:trPr>
          <w:cantSplit/>
        </w:trPr>
        <w:tc>
          <w:tcPr>
            <w:tcW w:w="1669" w:type="pct"/>
          </w:tcPr>
          <w:p w14:paraId="11BE04A7" w14:textId="77777777" w:rsidR="001E5B6F" w:rsidRPr="00EF7B3D" w:rsidRDefault="001E5B6F" w:rsidP="00D017AD">
            <w:pPr>
              <w:rPr>
                <w:rFonts w:cs="Arial"/>
                <w:b/>
                <w:bCs/>
                <w:highlight w:val="lightGray"/>
                <w:rPrChange w:id="106" w:author="Victoria Shilina" w:date="2018-10-24T11:13:00Z">
                  <w:rPr>
                    <w:rFonts w:cs="Arial"/>
                    <w:b/>
                    <w:bCs/>
                  </w:rPr>
                </w:rPrChange>
              </w:rPr>
            </w:pPr>
            <w:r w:rsidRPr="00EF7B3D">
              <w:rPr>
                <w:rFonts w:cs="Arial"/>
                <w:b/>
                <w:bCs/>
                <w:highlight w:val="lightGray"/>
                <w:rPrChange w:id="107" w:author="Victoria Shilina" w:date="2018-10-24T11:13:00Z">
                  <w:rPr>
                    <w:rFonts w:cs="Arial"/>
                    <w:b/>
                    <w:bCs/>
                  </w:rPr>
                </w:rPrChange>
              </w:rPr>
              <w:t>Оператор</w:t>
            </w:r>
          </w:p>
        </w:tc>
        <w:tc>
          <w:tcPr>
            <w:tcW w:w="3331" w:type="pct"/>
          </w:tcPr>
          <w:p w14:paraId="41C52DEB" w14:textId="77777777" w:rsidR="001E5B6F" w:rsidRPr="00EF7B3D" w:rsidRDefault="001E5B6F" w:rsidP="00D017AD">
            <w:pPr>
              <w:jc w:val="left"/>
              <w:rPr>
                <w:highlight w:val="lightGray"/>
                <w:rPrChange w:id="108" w:author="Victoria Shilina" w:date="2018-10-24T11:13:00Z">
                  <w:rPr/>
                </w:rPrChange>
              </w:rPr>
            </w:pPr>
            <w:r w:rsidRPr="00EF7B3D">
              <w:rPr>
                <w:rFonts w:cs="Arial"/>
                <w:highlight w:val="lightGray"/>
                <w:rPrChange w:id="109" w:author="Victoria Shilina" w:date="2018-10-24T11:13:00Z">
                  <w:rPr>
                    <w:rFonts w:cs="Arial"/>
                  </w:rPr>
                </w:rPrChange>
              </w:rPr>
              <w:t>Работник склада, выполняющий работы, назначенные системой управления. Операторы в ходе своей работы используют стационарные и мобильные терминалы и приемные листы.</w:t>
            </w:r>
          </w:p>
        </w:tc>
      </w:tr>
    </w:tbl>
    <w:p w14:paraId="5D2A5084" w14:textId="086CF97E" w:rsidR="001E5B6F" w:rsidRDefault="001E5B6F" w:rsidP="003E4898">
      <w:pPr>
        <w:pStyle w:val="2"/>
        <w:rPr>
          <w:lang w:val="ru-RU"/>
        </w:rPr>
      </w:pPr>
      <w:bookmarkStart w:id="110" w:name="_Toc529192684"/>
      <w:r>
        <w:rPr>
          <w:lang w:val="ru-RU"/>
        </w:rPr>
        <w:t>Товары</w:t>
      </w:r>
      <w:bookmarkEnd w:id="110"/>
    </w:p>
    <w:tbl>
      <w:tblPr>
        <w:tblW w:w="5000" w:type="pct"/>
        <w:tblCellMar>
          <w:top w:w="57" w:type="dxa"/>
          <w:left w:w="85" w:type="dxa"/>
          <w:bottom w:w="142" w:type="dxa"/>
          <w:right w:w="85" w:type="dxa"/>
        </w:tblCellMar>
        <w:tblLook w:val="01E0" w:firstRow="1" w:lastRow="1" w:firstColumn="1" w:lastColumn="1" w:noHBand="0" w:noVBand="0"/>
      </w:tblPr>
      <w:tblGrid>
        <w:gridCol w:w="3402"/>
        <w:gridCol w:w="6791"/>
      </w:tblGrid>
      <w:tr w:rsidR="001E5B6F" w:rsidRPr="00EF7B3D" w14:paraId="384E8A79" w14:textId="77777777" w:rsidTr="00D017AD">
        <w:trPr>
          <w:cantSplit/>
        </w:trPr>
        <w:tc>
          <w:tcPr>
            <w:tcW w:w="1669" w:type="pct"/>
          </w:tcPr>
          <w:p w14:paraId="5D89CD0B" w14:textId="77777777" w:rsidR="001E5B6F" w:rsidRPr="00EF7B3D" w:rsidRDefault="001E5B6F" w:rsidP="00D017AD">
            <w:pPr>
              <w:rPr>
                <w:rFonts w:cs="Arial"/>
                <w:b/>
                <w:bCs/>
                <w:sz w:val="20"/>
                <w:szCs w:val="20"/>
                <w:highlight w:val="lightGray"/>
                <w:rPrChange w:id="111" w:author="Victoria Shilina" w:date="2018-10-24T11:13:00Z">
                  <w:rPr>
                    <w:rFonts w:cs="Arial"/>
                    <w:b/>
                    <w:bCs/>
                    <w:sz w:val="20"/>
                    <w:szCs w:val="20"/>
                  </w:rPr>
                </w:rPrChange>
              </w:rPr>
            </w:pPr>
            <w:r w:rsidRPr="00EF7B3D">
              <w:rPr>
                <w:rFonts w:eastAsia="MS Mincho" w:cs="Arial"/>
                <w:b/>
                <w:bCs/>
                <w:highlight w:val="lightGray"/>
                <w:rPrChange w:id="112" w:author="Victoria Shilina" w:date="2018-10-24T11:13:00Z">
                  <w:rPr>
                    <w:rFonts w:eastAsia="MS Mincho" w:cs="Arial"/>
                    <w:b/>
                    <w:bCs/>
                  </w:rPr>
                </w:rPrChange>
              </w:rPr>
              <w:t>Товар</w:t>
            </w:r>
          </w:p>
        </w:tc>
        <w:tc>
          <w:tcPr>
            <w:tcW w:w="3331" w:type="pct"/>
          </w:tcPr>
          <w:p w14:paraId="0A8C02A8" w14:textId="77777777" w:rsidR="001E5B6F" w:rsidRPr="00EF7B3D" w:rsidRDefault="001E5B6F" w:rsidP="00D017AD">
            <w:pPr>
              <w:jc w:val="left"/>
              <w:rPr>
                <w:highlight w:val="lightGray"/>
                <w:rPrChange w:id="113" w:author="Victoria Shilina" w:date="2018-10-24T11:13:00Z">
                  <w:rPr/>
                </w:rPrChange>
              </w:rPr>
            </w:pPr>
            <w:r w:rsidRPr="00EF7B3D">
              <w:rPr>
                <w:rFonts w:eastAsia="MS Mincho" w:cs="Arial"/>
                <w:highlight w:val="lightGray"/>
                <w:rPrChange w:id="114" w:author="Victoria Shilina" w:date="2018-10-24T11:13:00Z">
                  <w:rPr>
                    <w:rFonts w:eastAsia="MS Mincho" w:cs="Arial"/>
                  </w:rPr>
                </w:rPrChange>
              </w:rPr>
              <w:t xml:space="preserve">Сущность с характерными только для нее отличительными характеристиками, как правило, описываемая </w:t>
            </w:r>
            <w:ins w:id="115" w:author="Victoria Shilina" w:date="2018-10-24T11:14:00Z">
              <w:r>
                <w:rPr>
                  <w:rFonts w:eastAsia="MS Mincho" w:cs="Arial"/>
                  <w:highlight w:val="lightGray"/>
                </w:rPr>
                <w:t>К</w:t>
              </w:r>
            </w:ins>
            <w:del w:id="116" w:author="Victoria Shilina" w:date="2018-10-24T11:14:00Z">
              <w:r w:rsidRPr="00EF7B3D" w:rsidDel="00BB3FD9">
                <w:rPr>
                  <w:rFonts w:eastAsia="MS Mincho" w:cs="Arial"/>
                  <w:highlight w:val="lightGray"/>
                  <w:rPrChange w:id="117" w:author="Victoria Shilina" w:date="2018-10-24T11:13:00Z">
                    <w:rPr>
                      <w:rFonts w:eastAsia="MS Mincho" w:cs="Arial"/>
                    </w:rPr>
                  </w:rPrChange>
                </w:rPr>
                <w:delText>к</w:delText>
              </w:r>
            </w:del>
            <w:r w:rsidRPr="00EF7B3D">
              <w:rPr>
                <w:rFonts w:eastAsia="MS Mincho" w:cs="Arial"/>
                <w:highlight w:val="lightGray"/>
                <w:rPrChange w:id="118" w:author="Victoria Shilina" w:date="2018-10-24T11:13:00Z">
                  <w:rPr>
                    <w:rFonts w:eastAsia="MS Mincho" w:cs="Arial"/>
                  </w:rPr>
                </w:rPrChange>
              </w:rPr>
              <w:t xml:space="preserve">одом </w:t>
            </w:r>
            <w:del w:id="119" w:author="Victoria Shilina" w:date="2018-10-24T11:14:00Z">
              <w:r w:rsidRPr="00EF7B3D" w:rsidDel="00BB3FD9">
                <w:rPr>
                  <w:rFonts w:eastAsia="MS Mincho" w:cs="Arial"/>
                  <w:highlight w:val="lightGray"/>
                  <w:rPrChange w:id="120" w:author="Victoria Shilina" w:date="2018-10-24T11:13:00Z">
                    <w:rPr>
                      <w:rFonts w:eastAsia="MS Mincho" w:cs="Arial"/>
                    </w:rPr>
                  </w:rPrChange>
                </w:rPr>
                <w:delText>т</w:delText>
              </w:r>
            </w:del>
            <w:ins w:id="121" w:author="Victoria Shilina" w:date="2018-10-24T11:14:00Z">
              <w:r>
                <w:rPr>
                  <w:rFonts w:eastAsia="MS Mincho" w:cs="Arial"/>
                  <w:highlight w:val="lightGray"/>
                </w:rPr>
                <w:t>Т</w:t>
              </w:r>
            </w:ins>
            <w:r w:rsidRPr="00EF7B3D">
              <w:rPr>
                <w:rFonts w:eastAsia="MS Mincho" w:cs="Arial"/>
                <w:highlight w:val="lightGray"/>
                <w:rPrChange w:id="122" w:author="Victoria Shilina" w:date="2018-10-24T11:13:00Z">
                  <w:rPr>
                    <w:rFonts w:eastAsia="MS Mincho" w:cs="Arial"/>
                  </w:rPr>
                </w:rPrChange>
              </w:rPr>
              <w:t xml:space="preserve">овара и </w:t>
            </w:r>
            <w:ins w:id="123" w:author="Victoria Shilina" w:date="2018-10-24T11:14:00Z">
              <w:r>
                <w:rPr>
                  <w:rFonts w:eastAsia="MS Mincho" w:cs="Arial"/>
                  <w:highlight w:val="lightGray"/>
                </w:rPr>
                <w:t>Н</w:t>
              </w:r>
            </w:ins>
            <w:del w:id="124" w:author="Victoria Shilina" w:date="2018-10-24T11:14:00Z">
              <w:r w:rsidRPr="00EF7B3D" w:rsidDel="00BB3FD9">
                <w:rPr>
                  <w:rFonts w:eastAsia="MS Mincho" w:cs="Arial"/>
                  <w:highlight w:val="lightGray"/>
                  <w:rPrChange w:id="125" w:author="Victoria Shilina" w:date="2018-10-24T11:13:00Z">
                    <w:rPr>
                      <w:rFonts w:eastAsia="MS Mincho" w:cs="Arial"/>
                    </w:rPr>
                  </w:rPrChange>
                </w:rPr>
                <w:delText>н</w:delText>
              </w:r>
            </w:del>
            <w:r w:rsidRPr="00EF7B3D">
              <w:rPr>
                <w:rFonts w:eastAsia="MS Mincho" w:cs="Arial"/>
                <w:highlight w:val="lightGray"/>
                <w:rPrChange w:id="126" w:author="Victoria Shilina" w:date="2018-10-24T11:13:00Z">
                  <w:rPr>
                    <w:rFonts w:eastAsia="MS Mincho" w:cs="Arial"/>
                  </w:rPr>
                </w:rPrChange>
              </w:rPr>
              <w:t>аименованием, а также перечнем специфических атрибутов (например, тип упаковки, производитель и т.д.), позволяющим полностью охарактеризовать ее.</w:t>
            </w:r>
          </w:p>
        </w:tc>
      </w:tr>
      <w:tr w:rsidR="001E5B6F" w:rsidRPr="00FD3425" w14:paraId="07C6C4C0" w14:textId="77777777" w:rsidTr="00D017AD">
        <w:trPr>
          <w:cantSplit/>
        </w:trPr>
        <w:tc>
          <w:tcPr>
            <w:tcW w:w="1669" w:type="pct"/>
          </w:tcPr>
          <w:p w14:paraId="38231A93" w14:textId="77777777" w:rsidR="001E5B6F" w:rsidRPr="00EF7B3D" w:rsidRDefault="001E5B6F" w:rsidP="00D017AD">
            <w:pPr>
              <w:rPr>
                <w:rFonts w:eastAsia="MS Mincho" w:cs="Arial"/>
                <w:b/>
                <w:bCs/>
                <w:highlight w:val="lightGray"/>
                <w:rPrChange w:id="127" w:author="Victoria Shilina" w:date="2018-10-24T11:13:00Z">
                  <w:rPr>
                    <w:rFonts w:eastAsia="MS Mincho" w:cs="Arial"/>
                    <w:b/>
                    <w:bCs/>
                  </w:rPr>
                </w:rPrChange>
              </w:rPr>
            </w:pPr>
            <w:r w:rsidRPr="00EF7B3D">
              <w:rPr>
                <w:rFonts w:cs="Arial"/>
                <w:b/>
                <w:bCs/>
                <w:highlight w:val="lightGray"/>
                <w:rPrChange w:id="128" w:author="Victoria Shilina" w:date="2018-10-24T11:13:00Z">
                  <w:rPr>
                    <w:rFonts w:cs="Arial"/>
                    <w:b/>
                    <w:bCs/>
                  </w:rPr>
                </w:rPrChange>
              </w:rPr>
              <w:t>Товарная группа</w:t>
            </w:r>
          </w:p>
        </w:tc>
        <w:tc>
          <w:tcPr>
            <w:tcW w:w="3331" w:type="pct"/>
          </w:tcPr>
          <w:p w14:paraId="35BF5258" w14:textId="77777777" w:rsidR="001E5B6F" w:rsidRPr="00FD3425" w:rsidRDefault="001E5B6F" w:rsidP="00D017AD">
            <w:pPr>
              <w:jc w:val="left"/>
              <w:rPr>
                <w:rFonts w:eastAsia="MS Mincho" w:cs="Arial"/>
              </w:rPr>
            </w:pPr>
            <w:r w:rsidRPr="00EF7B3D">
              <w:rPr>
                <w:rFonts w:cs="Arial"/>
                <w:highlight w:val="lightGray"/>
                <w:rPrChange w:id="129" w:author="Victoria Shilina" w:date="2018-10-24T11:13:00Z">
                  <w:rPr>
                    <w:rFonts w:cs="Arial"/>
                  </w:rPr>
                </w:rPrChange>
              </w:rPr>
              <w:t>Логическое объединение нескольких единиц товарной номенклатуры, основанное на одном или нескольких критериях выбора</w:t>
            </w:r>
          </w:p>
        </w:tc>
      </w:tr>
    </w:tbl>
    <w:p w14:paraId="17468E42" w14:textId="77777777" w:rsidR="001E5B6F" w:rsidRPr="001E5B6F" w:rsidRDefault="001E5B6F" w:rsidP="001E5B6F">
      <w:pPr>
        <w:rPr>
          <w:lang w:eastAsia="x-none"/>
        </w:rPr>
      </w:pPr>
    </w:p>
    <w:p w14:paraId="0D03B1B6" w14:textId="052E52C7" w:rsidR="001E5B6F" w:rsidRDefault="001E5B6F" w:rsidP="003E4898">
      <w:pPr>
        <w:pStyle w:val="2"/>
        <w:rPr>
          <w:lang w:val="ru-RU"/>
        </w:rPr>
      </w:pPr>
      <w:bookmarkStart w:id="130" w:name="_Toc529192685"/>
      <w:r>
        <w:rPr>
          <w:lang w:val="ru-RU"/>
        </w:rPr>
        <w:lastRenderedPageBreak/>
        <w:t>Грузы</w:t>
      </w:r>
      <w:bookmarkEnd w:id="130"/>
    </w:p>
    <w:tbl>
      <w:tblPr>
        <w:tblW w:w="5000" w:type="pct"/>
        <w:tblCellMar>
          <w:top w:w="57" w:type="dxa"/>
          <w:left w:w="85" w:type="dxa"/>
          <w:bottom w:w="142" w:type="dxa"/>
          <w:right w:w="85" w:type="dxa"/>
        </w:tblCellMar>
        <w:tblLook w:val="01E0" w:firstRow="1" w:lastRow="1" w:firstColumn="1" w:lastColumn="1" w:noHBand="0" w:noVBand="0"/>
      </w:tblPr>
      <w:tblGrid>
        <w:gridCol w:w="3402"/>
        <w:gridCol w:w="6791"/>
      </w:tblGrid>
      <w:tr w:rsidR="001E5B6F" w:rsidRPr="00015A3B" w14:paraId="169CFDE7" w14:textId="77777777" w:rsidTr="00D017AD">
        <w:trPr>
          <w:cantSplit/>
        </w:trPr>
        <w:tc>
          <w:tcPr>
            <w:tcW w:w="1669" w:type="pct"/>
          </w:tcPr>
          <w:p w14:paraId="2E50742A" w14:textId="77777777" w:rsidR="001E5B6F" w:rsidRPr="00896D5D" w:rsidRDefault="001E5B6F" w:rsidP="00D017AD">
            <w:pPr>
              <w:pStyle w:val="af3"/>
              <w:rPr>
                <w:sz w:val="20"/>
                <w:szCs w:val="20"/>
                <w:highlight w:val="lightGray"/>
              </w:rPr>
            </w:pPr>
            <w:r w:rsidRPr="00896D5D">
              <w:rPr>
                <w:highlight w:val="lightGray"/>
              </w:rPr>
              <w:t>Груз</w:t>
            </w:r>
          </w:p>
        </w:tc>
        <w:tc>
          <w:tcPr>
            <w:tcW w:w="3331" w:type="pct"/>
          </w:tcPr>
          <w:p w14:paraId="5F854460" w14:textId="5EF5C475" w:rsidR="001E5B6F" w:rsidRPr="00896D5D" w:rsidRDefault="00896D5D" w:rsidP="00896D5D">
            <w:pPr>
              <w:jc w:val="left"/>
              <w:rPr>
                <w:highlight w:val="lightGray"/>
              </w:rPr>
            </w:pPr>
            <w:r w:rsidRPr="00896D5D">
              <w:rPr>
                <w:rFonts w:eastAsia="MS Mincho" w:cs="Arial"/>
                <w:highlight w:val="lightGray"/>
              </w:rPr>
              <w:t xml:space="preserve">Это единица хранения товара на складе, т.е. некоторое количество одного товара, находящегося в одном месте. </w:t>
            </w:r>
            <w:r w:rsidR="001E5B6F" w:rsidRPr="00896D5D">
              <w:rPr>
                <w:rFonts w:eastAsia="MS Mincho" w:cs="Arial"/>
                <w:highlight w:val="lightGray"/>
              </w:rPr>
              <w:t xml:space="preserve">Грузы бывают трех типов: штучные, коробочные и </w:t>
            </w:r>
            <w:proofErr w:type="spellStart"/>
            <w:r w:rsidR="001E5B6F" w:rsidRPr="00896D5D">
              <w:rPr>
                <w:rFonts w:eastAsia="MS Mincho" w:cs="Arial"/>
                <w:highlight w:val="lightGray"/>
              </w:rPr>
              <w:t>паллетные</w:t>
            </w:r>
            <w:proofErr w:type="spellEnd"/>
            <w:r w:rsidR="001E5B6F" w:rsidRPr="00896D5D">
              <w:rPr>
                <w:rFonts w:eastAsia="MS Mincho" w:cs="Arial"/>
                <w:highlight w:val="lightGray"/>
              </w:rPr>
              <w:t>.</w:t>
            </w:r>
          </w:p>
        </w:tc>
      </w:tr>
      <w:tr w:rsidR="001E5B6F" w:rsidRPr="00D06331" w14:paraId="22990ADD" w14:textId="77777777" w:rsidTr="00D017AD">
        <w:trPr>
          <w:cantSplit/>
        </w:trPr>
        <w:tc>
          <w:tcPr>
            <w:tcW w:w="1669" w:type="pct"/>
          </w:tcPr>
          <w:p w14:paraId="1FC55765" w14:textId="36D2E331" w:rsidR="001E5B6F" w:rsidRPr="00896D5D" w:rsidRDefault="001E5B6F" w:rsidP="00896D5D">
            <w:pPr>
              <w:jc w:val="left"/>
              <w:rPr>
                <w:rFonts w:cs="Arial"/>
                <w:b/>
                <w:bCs/>
                <w:sz w:val="20"/>
                <w:szCs w:val="20"/>
                <w:highlight w:val="lightGray"/>
              </w:rPr>
            </w:pPr>
            <w:r w:rsidRPr="00896D5D">
              <w:rPr>
                <w:rFonts w:eastAsia="MS Mincho" w:cs="Arial"/>
                <w:b/>
                <w:bCs/>
                <w:highlight w:val="lightGray"/>
              </w:rPr>
              <w:t>Штука (</w:t>
            </w:r>
            <w:r w:rsidRPr="00896D5D">
              <w:rPr>
                <w:b/>
                <w:highlight w:val="lightGray"/>
              </w:rPr>
              <w:t>единичная упаковка</w:t>
            </w:r>
            <w:r w:rsidRPr="00896D5D">
              <w:rPr>
                <w:rFonts w:eastAsia="MS Mincho" w:cs="Arial"/>
                <w:b/>
                <w:bCs/>
                <w:highlight w:val="lightGray"/>
              </w:rPr>
              <w:t>)</w:t>
            </w:r>
          </w:p>
        </w:tc>
        <w:tc>
          <w:tcPr>
            <w:tcW w:w="3331" w:type="pct"/>
          </w:tcPr>
          <w:p w14:paraId="70B67450" w14:textId="53628FEA" w:rsidR="001E5B6F" w:rsidRPr="00896D5D" w:rsidRDefault="00051003" w:rsidP="00E16C9F">
            <w:pPr>
              <w:jc w:val="left"/>
              <w:rPr>
                <w:highlight w:val="lightGray"/>
              </w:rPr>
            </w:pPr>
            <w:r w:rsidRPr="00896D5D">
              <w:rPr>
                <w:rFonts w:eastAsia="MS Mincho" w:cs="Arial"/>
                <w:highlight w:val="lightGray"/>
              </w:rPr>
              <w:t>м</w:t>
            </w:r>
            <w:r w:rsidR="001E5B6F" w:rsidRPr="00896D5D">
              <w:rPr>
                <w:rFonts w:eastAsia="MS Mincho" w:cs="Arial"/>
                <w:highlight w:val="lightGray"/>
              </w:rPr>
              <w:t xml:space="preserve">инимальное (неделимое) количество данного Товара, служащее в качестве счетной единицы. Характеризуется Кодом Товара и набором дополнительных атрибутов, определяющих отличие данной единицы товара от других. </w:t>
            </w:r>
            <w:r w:rsidR="00E16C9F" w:rsidRPr="00896D5D">
              <w:rPr>
                <w:rFonts w:eastAsia="MS Mincho" w:cs="Arial"/>
                <w:highlight w:val="lightGray"/>
              </w:rPr>
              <w:t>Этикетка с идентификатором Груза клеится на каждую Штуку.</w:t>
            </w:r>
          </w:p>
        </w:tc>
      </w:tr>
      <w:tr w:rsidR="001E5B6F" w:rsidRPr="00D06331" w14:paraId="6612554D" w14:textId="77777777" w:rsidTr="00D017AD">
        <w:trPr>
          <w:cantSplit/>
        </w:trPr>
        <w:tc>
          <w:tcPr>
            <w:tcW w:w="1669" w:type="pct"/>
          </w:tcPr>
          <w:p w14:paraId="6442860B" w14:textId="77777777" w:rsidR="001E5B6F" w:rsidRPr="00896D5D" w:rsidRDefault="001E5B6F" w:rsidP="00D017AD">
            <w:pPr>
              <w:pStyle w:val="af3"/>
              <w:rPr>
                <w:highlight w:val="lightGray"/>
              </w:rPr>
            </w:pPr>
            <w:r w:rsidRPr="00896D5D">
              <w:rPr>
                <w:highlight w:val="lightGray"/>
              </w:rPr>
              <w:t>Коробка</w:t>
            </w:r>
          </w:p>
        </w:tc>
        <w:tc>
          <w:tcPr>
            <w:tcW w:w="3331" w:type="pct"/>
          </w:tcPr>
          <w:p w14:paraId="671D31F4" w14:textId="08636B48" w:rsidR="001E5B6F" w:rsidRPr="00896D5D" w:rsidRDefault="00896D5D" w:rsidP="000D4BD5">
            <w:pPr>
              <w:jc w:val="left"/>
              <w:rPr>
                <w:rFonts w:cs="Arial"/>
                <w:szCs w:val="22"/>
                <w:highlight w:val="lightGray"/>
              </w:rPr>
            </w:pPr>
            <w:r w:rsidRPr="00896D5D">
              <w:rPr>
                <w:rFonts w:cs="Arial"/>
                <w:szCs w:val="22"/>
                <w:highlight w:val="lightGray"/>
              </w:rPr>
              <w:t>Коробка с однородным товаром, на которую наклеивается этикетка c идентификатором груза.</w:t>
            </w:r>
          </w:p>
        </w:tc>
      </w:tr>
      <w:tr w:rsidR="001E5B6F" w:rsidRPr="00C268E0" w14:paraId="21D820BC" w14:textId="77777777" w:rsidTr="00D017AD">
        <w:trPr>
          <w:cantSplit/>
        </w:trPr>
        <w:tc>
          <w:tcPr>
            <w:tcW w:w="1669" w:type="pct"/>
          </w:tcPr>
          <w:p w14:paraId="4C74EBFA" w14:textId="77777777" w:rsidR="001E5B6F" w:rsidRPr="00896D5D" w:rsidRDefault="001E5B6F" w:rsidP="00D017AD">
            <w:pPr>
              <w:pStyle w:val="af3"/>
              <w:rPr>
                <w:highlight w:val="lightGray"/>
              </w:rPr>
            </w:pPr>
            <w:r w:rsidRPr="00896D5D">
              <w:rPr>
                <w:highlight w:val="lightGray"/>
              </w:rPr>
              <w:t>Паллета</w:t>
            </w:r>
          </w:p>
        </w:tc>
        <w:tc>
          <w:tcPr>
            <w:tcW w:w="3331" w:type="pct"/>
          </w:tcPr>
          <w:p w14:paraId="3C8DAAA4" w14:textId="79C07672" w:rsidR="001E5B6F" w:rsidRPr="00896D5D" w:rsidRDefault="000D4BD5" w:rsidP="000D4BD5">
            <w:pPr>
              <w:jc w:val="left"/>
              <w:rPr>
                <w:rFonts w:cs="Arial"/>
                <w:szCs w:val="22"/>
                <w:highlight w:val="lightGray"/>
              </w:rPr>
            </w:pPr>
            <w:r w:rsidRPr="00896D5D">
              <w:rPr>
                <w:highlight w:val="lightGray"/>
              </w:rPr>
              <w:t>Совокупность коробок с однородным товаром, объединенных на одном поддоне.</w:t>
            </w:r>
          </w:p>
        </w:tc>
      </w:tr>
    </w:tbl>
    <w:p w14:paraId="35F7133F" w14:textId="77777777" w:rsidR="001E5B6F" w:rsidRPr="001E5B6F" w:rsidRDefault="001E5B6F" w:rsidP="001E5B6F">
      <w:pPr>
        <w:rPr>
          <w:lang w:eastAsia="x-none"/>
        </w:rPr>
      </w:pPr>
    </w:p>
    <w:p w14:paraId="0AE377F0" w14:textId="5C42E2CD" w:rsidR="001E5B6F" w:rsidRDefault="001E5B6F" w:rsidP="003E4898">
      <w:pPr>
        <w:pStyle w:val="2"/>
        <w:rPr>
          <w:lang w:val="ru-RU"/>
        </w:rPr>
      </w:pPr>
      <w:bookmarkStart w:id="131" w:name="_Toc529192686"/>
      <w:r>
        <w:rPr>
          <w:lang w:val="ru-RU"/>
        </w:rPr>
        <w:t>Места хранения</w:t>
      </w:r>
      <w:bookmarkEnd w:id="131"/>
    </w:p>
    <w:tbl>
      <w:tblPr>
        <w:tblW w:w="5000" w:type="pct"/>
        <w:tblCellMar>
          <w:top w:w="57" w:type="dxa"/>
          <w:left w:w="85" w:type="dxa"/>
          <w:bottom w:w="142" w:type="dxa"/>
          <w:right w:w="85" w:type="dxa"/>
        </w:tblCellMar>
        <w:tblLook w:val="01E0" w:firstRow="1" w:lastRow="1" w:firstColumn="1" w:lastColumn="1" w:noHBand="0" w:noVBand="0"/>
      </w:tblPr>
      <w:tblGrid>
        <w:gridCol w:w="3402"/>
        <w:gridCol w:w="6791"/>
      </w:tblGrid>
      <w:tr w:rsidR="001E5B6F" w:rsidRPr="000525F8" w14:paraId="35B4CF63" w14:textId="77777777" w:rsidTr="00D017AD">
        <w:trPr>
          <w:cantSplit/>
        </w:trPr>
        <w:tc>
          <w:tcPr>
            <w:tcW w:w="1669" w:type="pct"/>
          </w:tcPr>
          <w:p w14:paraId="23C92E6C" w14:textId="77777777" w:rsidR="001E5B6F" w:rsidRPr="000525F8" w:rsidRDefault="001E5B6F" w:rsidP="00D017AD">
            <w:pPr>
              <w:rPr>
                <w:rFonts w:cs="Arial"/>
                <w:b/>
                <w:bCs/>
                <w:sz w:val="20"/>
                <w:szCs w:val="20"/>
                <w:highlight w:val="lightGray"/>
                <w:rPrChange w:id="132" w:author="Victoria Shilina" w:date="2018-10-24T11:27:00Z">
                  <w:rPr>
                    <w:rFonts w:cs="Arial"/>
                    <w:b/>
                    <w:bCs/>
                    <w:sz w:val="20"/>
                    <w:szCs w:val="20"/>
                  </w:rPr>
                </w:rPrChange>
              </w:rPr>
            </w:pPr>
            <w:r w:rsidRPr="000525F8">
              <w:rPr>
                <w:rFonts w:eastAsia="MS Mincho" w:cs="Arial"/>
                <w:b/>
                <w:bCs/>
                <w:highlight w:val="lightGray"/>
                <w:rPrChange w:id="133" w:author="Victoria Shilina" w:date="2018-10-24T11:27:00Z">
                  <w:rPr>
                    <w:rFonts w:eastAsia="MS Mincho" w:cs="Arial"/>
                    <w:b/>
                    <w:bCs/>
                  </w:rPr>
                </w:rPrChange>
              </w:rPr>
              <w:t>Ячейка хранения (ЯХ)</w:t>
            </w:r>
          </w:p>
        </w:tc>
        <w:tc>
          <w:tcPr>
            <w:tcW w:w="3331" w:type="pct"/>
          </w:tcPr>
          <w:p w14:paraId="7806BE05" w14:textId="77777777" w:rsidR="001E5B6F" w:rsidRPr="000525F8" w:rsidRDefault="001E5B6F" w:rsidP="00D017AD">
            <w:pPr>
              <w:jc w:val="left"/>
              <w:rPr>
                <w:highlight w:val="lightGray"/>
                <w:rPrChange w:id="134" w:author="Victoria Shilina" w:date="2018-10-24T11:27:00Z">
                  <w:rPr/>
                </w:rPrChange>
              </w:rPr>
            </w:pPr>
            <w:r w:rsidRPr="000525F8">
              <w:rPr>
                <w:rFonts w:eastAsia="MS Mincho" w:cs="Arial"/>
                <w:highlight w:val="lightGray"/>
                <w:rPrChange w:id="135" w:author="Victoria Shilina" w:date="2018-10-24T11:27:00Z">
                  <w:rPr>
                    <w:rFonts w:eastAsia="MS Mincho" w:cs="Arial"/>
                  </w:rPr>
                </w:rPrChange>
              </w:rPr>
              <w:t>Место на складе, предназначенное для размещения грузов. Имеет свой собственный идентификатор. Характеризуется набором собственных массогабаритных параметров и правил работы с грузами в данном месте хранения.</w:t>
            </w:r>
          </w:p>
        </w:tc>
      </w:tr>
      <w:tr w:rsidR="001E5B6F" w:rsidRPr="000525F8" w14:paraId="2BCB2B32" w14:textId="77777777" w:rsidTr="00D017AD">
        <w:trPr>
          <w:cantSplit/>
        </w:trPr>
        <w:tc>
          <w:tcPr>
            <w:tcW w:w="1669" w:type="pct"/>
          </w:tcPr>
          <w:p w14:paraId="7484CF52" w14:textId="77777777" w:rsidR="001E5B6F" w:rsidRPr="000525F8" w:rsidRDefault="001E5B6F" w:rsidP="00D017AD">
            <w:pPr>
              <w:rPr>
                <w:rFonts w:cs="Arial"/>
                <w:b/>
                <w:bCs/>
                <w:highlight w:val="lightGray"/>
                <w:rPrChange w:id="136" w:author="Victoria Shilina" w:date="2018-10-24T11:27:00Z">
                  <w:rPr>
                    <w:rFonts w:cs="Arial"/>
                    <w:b/>
                    <w:bCs/>
                  </w:rPr>
                </w:rPrChange>
              </w:rPr>
            </w:pPr>
            <w:r w:rsidRPr="000525F8">
              <w:rPr>
                <w:rFonts w:cs="Arial"/>
                <w:b/>
                <w:bCs/>
                <w:highlight w:val="lightGray"/>
                <w:rPrChange w:id="137" w:author="Victoria Shilina" w:date="2018-10-24T11:27:00Z">
                  <w:rPr>
                    <w:rFonts w:cs="Arial"/>
                    <w:b/>
                    <w:bCs/>
                  </w:rPr>
                </w:rPrChange>
              </w:rPr>
              <w:t>Группа ячеек</w:t>
            </w:r>
          </w:p>
        </w:tc>
        <w:tc>
          <w:tcPr>
            <w:tcW w:w="3331" w:type="pct"/>
          </w:tcPr>
          <w:p w14:paraId="26126C22" w14:textId="77777777" w:rsidR="001E5B6F" w:rsidRPr="000525F8" w:rsidRDefault="001E5B6F" w:rsidP="00D017AD">
            <w:pPr>
              <w:jc w:val="left"/>
              <w:rPr>
                <w:rFonts w:cs="Arial"/>
                <w:highlight w:val="lightGray"/>
                <w:rPrChange w:id="138" w:author="Victoria Shilina" w:date="2018-10-24T11:27:00Z">
                  <w:rPr>
                    <w:rFonts w:cs="Arial"/>
                  </w:rPr>
                </w:rPrChange>
              </w:rPr>
            </w:pPr>
            <w:r w:rsidRPr="000525F8">
              <w:rPr>
                <w:rFonts w:eastAsia="MS Mincho" w:cs="Arial"/>
                <w:highlight w:val="lightGray"/>
                <w:rPrChange w:id="139" w:author="Victoria Shilina" w:date="2018-10-24T11:27:00Z">
                  <w:rPr>
                    <w:rFonts w:eastAsia="MS Mincho" w:cs="Arial"/>
                  </w:rPr>
                </w:rPrChange>
              </w:rPr>
              <w:t xml:space="preserve">Логическое объединение мест хранения по какому-либо признаку. При объединении не учитывается физическое местоположение мест хранения на складе. </w:t>
            </w:r>
          </w:p>
        </w:tc>
      </w:tr>
      <w:tr w:rsidR="001E5B6F" w:rsidRPr="000525F8" w:rsidDel="000525F8" w14:paraId="47B1E272" w14:textId="77777777" w:rsidTr="00D017AD">
        <w:trPr>
          <w:cantSplit/>
        </w:trPr>
        <w:tc>
          <w:tcPr>
            <w:tcW w:w="1669" w:type="pct"/>
          </w:tcPr>
          <w:p w14:paraId="2C44E4A6" w14:textId="77777777" w:rsidR="001E5B6F" w:rsidRPr="000525F8" w:rsidDel="000525F8" w:rsidRDefault="001E5B6F" w:rsidP="00D017AD">
            <w:pPr>
              <w:rPr>
                <w:del w:id="140" w:author="Victoria Shilina" w:date="2018-10-24T11:26:00Z"/>
                <w:rFonts w:eastAsia="MS Mincho"/>
                <w:b/>
                <w:bCs/>
                <w:highlight w:val="lightGray"/>
                <w:rPrChange w:id="141" w:author="Victoria Shilina" w:date="2018-10-24T11:27:00Z">
                  <w:rPr>
                    <w:del w:id="142" w:author="Victoria Shilina" w:date="2018-10-24T11:26:00Z"/>
                    <w:rFonts w:eastAsia="MS Mincho"/>
                    <w:b/>
                    <w:bCs/>
                  </w:rPr>
                </w:rPrChange>
              </w:rPr>
            </w:pPr>
            <w:del w:id="143" w:author="Victoria Shilina" w:date="2018-10-24T11:26:00Z">
              <w:r w:rsidRPr="000525F8" w:rsidDel="000525F8">
                <w:rPr>
                  <w:rFonts w:cs="Arial"/>
                  <w:b/>
                  <w:bCs/>
                  <w:highlight w:val="lightGray"/>
                  <w:rPrChange w:id="144" w:author="Victoria Shilina" w:date="2018-10-24T11:27:00Z">
                    <w:rPr>
                      <w:rFonts w:cs="Arial"/>
                      <w:b/>
                      <w:bCs/>
                    </w:rPr>
                  </w:rPrChange>
                </w:rPr>
                <w:delText>Зонирование</w:delText>
              </w:r>
            </w:del>
          </w:p>
        </w:tc>
        <w:tc>
          <w:tcPr>
            <w:tcW w:w="3331" w:type="pct"/>
          </w:tcPr>
          <w:p w14:paraId="6A0472B8" w14:textId="77777777" w:rsidR="001E5B6F" w:rsidRPr="000525F8" w:rsidDel="000525F8" w:rsidRDefault="001E5B6F" w:rsidP="00D017AD">
            <w:pPr>
              <w:jc w:val="left"/>
              <w:rPr>
                <w:del w:id="145" w:author="Victoria Shilina" w:date="2018-10-24T11:26:00Z"/>
                <w:rFonts w:eastAsia="MS Mincho"/>
                <w:highlight w:val="lightGray"/>
                <w:rPrChange w:id="146" w:author="Victoria Shilina" w:date="2018-10-24T11:27:00Z">
                  <w:rPr>
                    <w:del w:id="147" w:author="Victoria Shilina" w:date="2018-10-24T11:26:00Z"/>
                    <w:rFonts w:eastAsia="MS Mincho"/>
                  </w:rPr>
                </w:rPrChange>
              </w:rPr>
            </w:pPr>
            <w:del w:id="148" w:author="Victoria Shilina" w:date="2018-10-24T11:26:00Z">
              <w:r w:rsidRPr="000525F8" w:rsidDel="000525F8">
                <w:rPr>
                  <w:rFonts w:cs="Arial"/>
                  <w:highlight w:val="lightGray"/>
                  <w:rPrChange w:id="149" w:author="Victoria Shilina" w:date="2018-10-24T11:27:00Z">
                    <w:rPr>
                      <w:rFonts w:cs="Arial"/>
                    </w:rPr>
                  </w:rPrChange>
                </w:rPr>
                <w:delText>Физическое деление склада на группы (зоны) по их назначению (зона приемки, размещения, хранения, обработки (маркировки, переупаковки и пр.), отгрузки товаров), или по их физическим и эксплуатационным характеристикам (зона высотного, напольного, коробочного хранения). Зоны, в свою очередь, могут быть разбиты на подзоны.</w:delText>
              </w:r>
            </w:del>
          </w:p>
        </w:tc>
      </w:tr>
      <w:tr w:rsidR="001E5B6F" w:rsidRPr="000525F8" w14:paraId="586954DA" w14:textId="77777777" w:rsidTr="00D017AD">
        <w:trPr>
          <w:cantSplit/>
        </w:trPr>
        <w:tc>
          <w:tcPr>
            <w:tcW w:w="1669" w:type="pct"/>
          </w:tcPr>
          <w:p w14:paraId="0E4914F2" w14:textId="77777777" w:rsidR="001E5B6F" w:rsidRPr="000525F8" w:rsidRDefault="001E5B6F" w:rsidP="00D017AD">
            <w:pPr>
              <w:rPr>
                <w:rFonts w:cs="Arial"/>
                <w:b/>
                <w:bCs/>
                <w:sz w:val="20"/>
                <w:szCs w:val="20"/>
                <w:highlight w:val="lightGray"/>
                <w:rPrChange w:id="150" w:author="Victoria Shilina" w:date="2018-10-24T11:27:00Z">
                  <w:rPr>
                    <w:rFonts w:cs="Arial"/>
                    <w:b/>
                    <w:bCs/>
                    <w:sz w:val="20"/>
                    <w:szCs w:val="20"/>
                  </w:rPr>
                </w:rPrChange>
              </w:rPr>
            </w:pPr>
            <w:r w:rsidRPr="000525F8">
              <w:rPr>
                <w:rFonts w:eastAsia="MS Mincho" w:cs="Arial"/>
                <w:b/>
                <w:bCs/>
                <w:highlight w:val="lightGray"/>
                <w:rPrChange w:id="151" w:author="Victoria Shilina" w:date="2018-10-24T11:27:00Z">
                  <w:rPr>
                    <w:rFonts w:eastAsia="MS Mincho" w:cs="Arial"/>
                    <w:b/>
                    <w:bCs/>
                  </w:rPr>
                </w:rPrChange>
              </w:rPr>
              <w:t>Зона</w:t>
            </w:r>
          </w:p>
        </w:tc>
        <w:tc>
          <w:tcPr>
            <w:tcW w:w="3331" w:type="pct"/>
          </w:tcPr>
          <w:p w14:paraId="24B5401D" w14:textId="77777777" w:rsidR="001E5B6F" w:rsidRPr="000525F8" w:rsidRDefault="001E5B6F" w:rsidP="00D017AD">
            <w:pPr>
              <w:jc w:val="left"/>
              <w:rPr>
                <w:highlight w:val="lightGray"/>
                <w:rPrChange w:id="152" w:author="Victoria Shilina" w:date="2018-10-24T11:27:00Z">
                  <w:rPr/>
                </w:rPrChange>
              </w:rPr>
            </w:pPr>
            <w:r w:rsidRPr="000525F8">
              <w:rPr>
                <w:rFonts w:eastAsia="MS Mincho" w:cs="Arial"/>
                <w:highlight w:val="lightGray"/>
                <w:rPrChange w:id="153" w:author="Victoria Shilina" w:date="2018-10-24T11:27:00Z">
                  <w:rPr>
                    <w:rFonts w:eastAsia="MS Mincho" w:cs="Arial"/>
                  </w:rPr>
                </w:rPrChange>
              </w:rPr>
              <w:t>Объединение ячеек хранения по их физическому местоположению на складе (зона приема, зона длительного хранения и т.п.).</w:t>
            </w:r>
          </w:p>
        </w:tc>
      </w:tr>
    </w:tbl>
    <w:p w14:paraId="5595547F" w14:textId="4E7515ED" w:rsidR="001E5B6F" w:rsidRDefault="001E5B6F" w:rsidP="003E4898">
      <w:pPr>
        <w:pStyle w:val="2"/>
        <w:rPr>
          <w:lang w:val="ru-RU"/>
        </w:rPr>
      </w:pPr>
      <w:bookmarkStart w:id="154" w:name="_Toc529192687"/>
      <w:r>
        <w:rPr>
          <w:lang w:val="ru-RU"/>
        </w:rPr>
        <w:t>Этикетки</w:t>
      </w:r>
      <w:bookmarkEnd w:id="154"/>
    </w:p>
    <w:p w14:paraId="7CD710EB" w14:textId="069590C7" w:rsidR="00731AC4" w:rsidRPr="00896D5D" w:rsidRDefault="00731AC4" w:rsidP="00D017AD">
      <w:pPr>
        <w:ind w:firstLine="708"/>
        <w:rPr>
          <w:highlight w:val="lightGray"/>
          <w:lang w:eastAsia="x-none"/>
        </w:rPr>
      </w:pPr>
      <w:r w:rsidRPr="00896D5D">
        <w:rPr>
          <w:highlight w:val="lightGray"/>
        </w:rPr>
        <w:t>СУ позволяет на разных этапах работы печатать этикетки для различных объектов системы. В зависимости от объекта и целей текущего процесса на складе этикетки в СУ бывают следующих видов</w:t>
      </w:r>
    </w:p>
    <w:tbl>
      <w:tblPr>
        <w:tblStyle w:val="af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0"/>
        <w:gridCol w:w="6543"/>
      </w:tblGrid>
      <w:tr w:rsidR="00731AC4" w:rsidRPr="00896D5D" w14:paraId="2E474027" w14:textId="77777777" w:rsidTr="00731AC4">
        <w:tc>
          <w:tcPr>
            <w:tcW w:w="3681" w:type="dxa"/>
          </w:tcPr>
          <w:p w14:paraId="429520A0" w14:textId="041E2CBF" w:rsidR="00731AC4" w:rsidRPr="00896D5D" w:rsidRDefault="00731AC4" w:rsidP="00731AC4">
            <w:pPr>
              <w:rPr>
                <w:highlight w:val="lightGray"/>
                <w:lang w:eastAsia="x-none"/>
              </w:rPr>
            </w:pPr>
            <w:r w:rsidRPr="00896D5D">
              <w:rPr>
                <w:highlight w:val="lightGray"/>
              </w:rPr>
              <w:t xml:space="preserve">Грузовые </w:t>
            </w:r>
          </w:p>
        </w:tc>
        <w:tc>
          <w:tcPr>
            <w:tcW w:w="6775" w:type="dxa"/>
          </w:tcPr>
          <w:p w14:paraId="6E1171CA" w14:textId="08E43B0C" w:rsidR="00731AC4" w:rsidRPr="00896D5D" w:rsidRDefault="0052691E" w:rsidP="0052691E">
            <w:pPr>
              <w:jc w:val="left"/>
              <w:rPr>
                <w:highlight w:val="lightGray"/>
                <w:lang w:eastAsia="x-none"/>
              </w:rPr>
            </w:pPr>
            <w:r w:rsidRPr="00896D5D">
              <w:rPr>
                <w:highlight w:val="lightGray"/>
              </w:rPr>
              <w:t>это этикетки на Г</w:t>
            </w:r>
            <w:r w:rsidR="00731AC4" w:rsidRPr="00896D5D">
              <w:rPr>
                <w:highlight w:val="lightGray"/>
              </w:rPr>
              <w:t>руз</w:t>
            </w:r>
            <w:r w:rsidRPr="00896D5D">
              <w:rPr>
                <w:highlight w:val="lightGray"/>
              </w:rPr>
              <w:t>, и</w:t>
            </w:r>
            <w:r w:rsidR="00731AC4" w:rsidRPr="00896D5D">
              <w:rPr>
                <w:highlight w:val="lightGray"/>
              </w:rPr>
              <w:t>спользуются для идентификации гру</w:t>
            </w:r>
            <w:r w:rsidRPr="00896D5D">
              <w:rPr>
                <w:highlight w:val="lightGray"/>
              </w:rPr>
              <w:t>за внутри склада</w:t>
            </w:r>
            <w:r w:rsidR="00D017AD" w:rsidRPr="00896D5D">
              <w:rPr>
                <w:highlight w:val="lightGray"/>
              </w:rPr>
              <w:t>;</w:t>
            </w:r>
          </w:p>
        </w:tc>
      </w:tr>
      <w:tr w:rsidR="00731AC4" w:rsidRPr="00896D5D" w14:paraId="52AA608A" w14:textId="77777777" w:rsidTr="00731AC4">
        <w:tc>
          <w:tcPr>
            <w:tcW w:w="3681" w:type="dxa"/>
          </w:tcPr>
          <w:p w14:paraId="7E74F60D" w14:textId="02AF110C" w:rsidR="00731AC4" w:rsidRPr="00896D5D" w:rsidRDefault="00731AC4" w:rsidP="00731AC4">
            <w:pPr>
              <w:rPr>
                <w:highlight w:val="lightGray"/>
                <w:lang w:eastAsia="x-none"/>
              </w:rPr>
            </w:pPr>
            <w:r w:rsidRPr="00896D5D">
              <w:rPr>
                <w:highlight w:val="lightGray"/>
              </w:rPr>
              <w:t>Транспортные/отгрузочные</w:t>
            </w:r>
          </w:p>
        </w:tc>
        <w:tc>
          <w:tcPr>
            <w:tcW w:w="6775" w:type="dxa"/>
          </w:tcPr>
          <w:p w14:paraId="6810416A" w14:textId="6F4062FA" w:rsidR="00731AC4" w:rsidRPr="00896D5D" w:rsidRDefault="00731AC4" w:rsidP="00D017AD">
            <w:pPr>
              <w:jc w:val="left"/>
              <w:rPr>
                <w:highlight w:val="lightGray"/>
                <w:lang w:eastAsia="x-none"/>
              </w:rPr>
            </w:pPr>
            <w:r w:rsidRPr="00896D5D">
              <w:rPr>
                <w:highlight w:val="lightGray"/>
              </w:rPr>
              <w:t>это этикетки, предназначенные для идентификации объекта вне склада, например, в процессе транспортировки</w:t>
            </w:r>
            <w:r w:rsidR="00D017AD" w:rsidRPr="00896D5D">
              <w:rPr>
                <w:highlight w:val="lightGray"/>
              </w:rPr>
              <w:t>;</w:t>
            </w:r>
          </w:p>
        </w:tc>
      </w:tr>
      <w:tr w:rsidR="00731AC4" w14:paraId="164795E2" w14:textId="77777777" w:rsidTr="00731AC4">
        <w:tc>
          <w:tcPr>
            <w:tcW w:w="3681" w:type="dxa"/>
          </w:tcPr>
          <w:p w14:paraId="6D467096" w14:textId="6BE5C3A5" w:rsidR="00731AC4" w:rsidRPr="00896D5D" w:rsidRDefault="00731AC4" w:rsidP="00731AC4">
            <w:pPr>
              <w:rPr>
                <w:highlight w:val="lightGray"/>
                <w:lang w:eastAsia="x-none"/>
              </w:rPr>
            </w:pPr>
            <w:r w:rsidRPr="00896D5D">
              <w:rPr>
                <w:highlight w:val="lightGray"/>
                <w:lang w:eastAsia="x-none"/>
              </w:rPr>
              <w:lastRenderedPageBreak/>
              <w:t>Товарные этикетки</w:t>
            </w:r>
          </w:p>
        </w:tc>
        <w:tc>
          <w:tcPr>
            <w:tcW w:w="6775" w:type="dxa"/>
          </w:tcPr>
          <w:p w14:paraId="425A1E42" w14:textId="6F3429BC" w:rsidR="00731AC4" w:rsidRDefault="009553CF" w:rsidP="009553CF">
            <w:pPr>
              <w:jc w:val="left"/>
              <w:rPr>
                <w:lang w:eastAsia="x-none"/>
              </w:rPr>
            </w:pPr>
            <w:r w:rsidRPr="00896D5D">
              <w:rPr>
                <w:highlight w:val="lightGray"/>
                <w:lang w:eastAsia="x-none"/>
              </w:rPr>
              <w:t>это этикетки на конкретном Т</w:t>
            </w:r>
            <w:r w:rsidR="00731AC4" w:rsidRPr="00896D5D">
              <w:rPr>
                <w:highlight w:val="lightGray"/>
                <w:lang w:eastAsia="x-none"/>
              </w:rPr>
              <w:t>оваре (штуке, коробке). Такая этикетка может содержать информацию для конечного клиента. На этикетке этого типа отображаются сведения о товаре, поставщике, производителе, условиях и длительности хранения.</w:t>
            </w:r>
          </w:p>
        </w:tc>
      </w:tr>
    </w:tbl>
    <w:p w14:paraId="7A73594F" w14:textId="76311F93" w:rsidR="003E4898" w:rsidRDefault="003E4898" w:rsidP="003E4898">
      <w:pPr>
        <w:pStyle w:val="2"/>
      </w:pPr>
      <w:bookmarkStart w:id="155" w:name="_Toc529192688"/>
      <w:r>
        <w:t>Транспорт</w:t>
      </w:r>
      <w:bookmarkEnd w:id="155"/>
    </w:p>
    <w:tbl>
      <w:tblPr>
        <w:tblStyle w:val="af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8"/>
        <w:gridCol w:w="6735"/>
      </w:tblGrid>
      <w:tr w:rsidR="00896CF4" w:rsidRPr="00247FE2" w14:paraId="48D6490B" w14:textId="77777777" w:rsidTr="007076F5">
        <w:tc>
          <w:tcPr>
            <w:tcW w:w="3539" w:type="dxa"/>
          </w:tcPr>
          <w:p w14:paraId="1FC309AA" w14:textId="7A7305A3" w:rsidR="00896CF4" w:rsidRPr="00E57E02" w:rsidRDefault="00896CF4" w:rsidP="00896CF4">
            <w:pPr>
              <w:rPr>
                <w:b/>
                <w:highlight w:val="lightGray"/>
              </w:rPr>
            </w:pPr>
            <w:r w:rsidRPr="00E57E02">
              <w:rPr>
                <w:b/>
                <w:highlight w:val="lightGray"/>
              </w:rPr>
              <w:t>ТС</w:t>
            </w:r>
          </w:p>
        </w:tc>
        <w:tc>
          <w:tcPr>
            <w:tcW w:w="6917" w:type="dxa"/>
          </w:tcPr>
          <w:p w14:paraId="18567BC1" w14:textId="29AC27A4" w:rsidR="00896CF4" w:rsidRPr="00E57E02" w:rsidRDefault="00896CF4" w:rsidP="007076F5">
            <w:pPr>
              <w:jc w:val="left"/>
              <w:rPr>
                <w:highlight w:val="lightGray"/>
              </w:rPr>
            </w:pPr>
            <w:r w:rsidRPr="00E57E02">
              <w:rPr>
                <w:highlight w:val="lightGray"/>
              </w:rPr>
              <w:t>Транспортное средство</w:t>
            </w:r>
          </w:p>
        </w:tc>
      </w:tr>
      <w:tr w:rsidR="00896CF4" w:rsidRPr="00247FE2" w14:paraId="16288D8C" w14:textId="77777777" w:rsidTr="007076F5">
        <w:tc>
          <w:tcPr>
            <w:tcW w:w="3539" w:type="dxa"/>
          </w:tcPr>
          <w:p w14:paraId="5FBD1219" w14:textId="4C7987EF" w:rsidR="00896CF4" w:rsidRPr="00E57E02" w:rsidRDefault="00896CF4" w:rsidP="00896CF4">
            <w:pPr>
              <w:rPr>
                <w:b/>
                <w:highlight w:val="lightGray"/>
              </w:rPr>
            </w:pPr>
            <w:r w:rsidRPr="00E57E02">
              <w:rPr>
                <w:b/>
                <w:highlight w:val="lightGray"/>
              </w:rPr>
              <w:t>Транспорт</w:t>
            </w:r>
          </w:p>
        </w:tc>
        <w:tc>
          <w:tcPr>
            <w:tcW w:w="6917" w:type="dxa"/>
          </w:tcPr>
          <w:p w14:paraId="736C2085" w14:textId="6D60AEFE" w:rsidR="00896CF4" w:rsidRPr="00E57E02" w:rsidRDefault="00896CF4" w:rsidP="007076F5">
            <w:pPr>
              <w:jc w:val="left"/>
              <w:rPr>
                <w:highlight w:val="lightGray"/>
              </w:rPr>
            </w:pPr>
            <w:r w:rsidRPr="00E57E02">
              <w:rPr>
                <w:highlight w:val="lightGray"/>
              </w:rPr>
              <w:t>Вид подъемно-транспортного оборудования склада. В системе каждое подъемно-транспортное средство характеризуется типом (штабелер, вилочный погрузчик и т.д.). Поскольку при транспортировании грузов оператором без транспорта системе управления необходима привязка груза к транспорту, каждый оператор также считается транспортом типа РАБОЧИЙ (с соответствующими параметрами по ограничению веса, типа и количества доступных ему грузов).</w:t>
            </w:r>
          </w:p>
        </w:tc>
      </w:tr>
      <w:tr w:rsidR="00896CF4" w14:paraId="599BAD58" w14:textId="77777777" w:rsidTr="007076F5">
        <w:tc>
          <w:tcPr>
            <w:tcW w:w="3539" w:type="dxa"/>
          </w:tcPr>
          <w:p w14:paraId="2CCAF7D2" w14:textId="312637F1" w:rsidR="00896CF4" w:rsidRPr="00247FE2" w:rsidRDefault="00896CF4" w:rsidP="00896CF4">
            <w:pPr>
              <w:rPr>
                <w:b/>
                <w:highlight w:val="lightGray"/>
              </w:rPr>
            </w:pPr>
            <w:r w:rsidRPr="00247FE2">
              <w:rPr>
                <w:b/>
                <w:highlight w:val="lightGray"/>
              </w:rPr>
              <w:t>Тип транспорта</w:t>
            </w:r>
          </w:p>
        </w:tc>
        <w:tc>
          <w:tcPr>
            <w:tcW w:w="6917" w:type="dxa"/>
          </w:tcPr>
          <w:p w14:paraId="01920377" w14:textId="223CE129" w:rsidR="00896CF4" w:rsidRDefault="00896CF4" w:rsidP="007076F5">
            <w:pPr>
              <w:jc w:val="left"/>
            </w:pPr>
            <w:r w:rsidRPr="00247FE2">
              <w:rPr>
                <w:highlight w:val="lightGray"/>
              </w:rPr>
              <w:t>Характеристика транспортного средства, указывает на грузоподъемность, вместимость, скорость, максимальный ярус, на котором может работать данный тип транспорта</w:t>
            </w:r>
          </w:p>
        </w:tc>
      </w:tr>
    </w:tbl>
    <w:p w14:paraId="50E09AEB" w14:textId="77777777" w:rsidR="003E4898" w:rsidRDefault="003E4898" w:rsidP="003E4898"/>
    <w:p w14:paraId="5D9289AD" w14:textId="3EC08321" w:rsidR="00705B6F" w:rsidRPr="00FD3425" w:rsidRDefault="00581E85" w:rsidP="009774C4">
      <w:pPr>
        <w:pStyle w:val="1"/>
      </w:pPr>
      <w:bookmarkStart w:id="156" w:name="_Toc529192689"/>
      <w:r w:rsidRPr="00FD3425">
        <w:lastRenderedPageBreak/>
        <w:t>Характеристики объекта автоматизации</w:t>
      </w:r>
      <w:bookmarkEnd w:id="156"/>
      <w:r w:rsidR="00A63D84" w:rsidRPr="00FD3425">
        <w:t xml:space="preserve"> </w:t>
      </w:r>
    </w:p>
    <w:p w14:paraId="6BC396C6" w14:textId="49ECE878" w:rsidR="00581E85" w:rsidRPr="00FD3425" w:rsidRDefault="00581E85" w:rsidP="00581E85">
      <w:pPr>
        <w:pStyle w:val="2"/>
      </w:pPr>
      <w:bookmarkStart w:id="157" w:name="_Toc529192690"/>
      <w:r w:rsidRPr="00FD3425">
        <w:rPr>
          <w:lang w:val="ru-RU"/>
        </w:rPr>
        <w:t xml:space="preserve">Краткие сведения об объекте </w:t>
      </w:r>
      <w:del w:id="158" w:author="Victoria Shilina" w:date="2018-10-24T11:58:00Z">
        <w:r w:rsidRPr="00FD3425" w:rsidDel="00A21EAE">
          <w:rPr>
            <w:lang w:val="ru-RU"/>
          </w:rPr>
          <w:delText>атоматизации</w:delText>
        </w:r>
      </w:del>
      <w:ins w:id="159" w:author="Victoria Shilina" w:date="2018-10-24T11:58:00Z">
        <w:r w:rsidR="00A21EAE" w:rsidRPr="00FD3425">
          <w:rPr>
            <w:lang w:val="ru-RU"/>
          </w:rPr>
          <w:t>автоматизации</w:t>
        </w:r>
      </w:ins>
      <w:bookmarkEnd w:id="157"/>
    </w:p>
    <w:p w14:paraId="2796CA56" w14:textId="0B414028" w:rsidR="00840509" w:rsidRPr="003108AD" w:rsidRDefault="00A270C5">
      <w:pPr>
        <w:pStyle w:val="ab"/>
        <w:ind w:firstLine="708"/>
        <w:jc w:val="left"/>
        <w:rPr>
          <w:ins w:id="160" w:author="Victoria Shilina" w:date="2018-10-24T11:59:00Z"/>
          <w:rFonts w:ascii="Times New Roman" w:hAnsi="Times New Roman"/>
          <w:b w:val="0"/>
          <w:sz w:val="24"/>
          <w:szCs w:val="24"/>
          <w:highlight w:val="lightGray"/>
          <w:rPrChange w:id="161" w:author="Victoria Shilina" w:date="2018-10-24T11:59:00Z">
            <w:rPr>
              <w:ins w:id="162" w:author="Victoria Shilina" w:date="2018-10-24T11:59:00Z"/>
            </w:rPr>
          </w:rPrChange>
        </w:rPr>
        <w:pPrChange w:id="163" w:author="Victoria Shilina" w:date="2018-10-24T11:59:00Z">
          <w:pPr>
            <w:pStyle w:val="ab"/>
          </w:pPr>
        </w:pPrChange>
      </w:pPr>
      <w:r w:rsidRPr="003108AD">
        <w:rPr>
          <w:rFonts w:ascii="Times New Roman" w:hAnsi="Times New Roman"/>
          <w:b w:val="0"/>
          <w:sz w:val="24"/>
          <w:szCs w:val="24"/>
          <w:highlight w:val="lightGray"/>
          <w:rPrChange w:id="164" w:author="Victoria Shilina" w:date="2018-10-24T11:59:00Z">
            <w:rPr/>
          </w:rPrChange>
        </w:rPr>
        <w:t>Обслед</w:t>
      </w:r>
      <w:r w:rsidR="00532DE1" w:rsidRPr="003108AD">
        <w:rPr>
          <w:rFonts w:ascii="Times New Roman" w:hAnsi="Times New Roman"/>
          <w:b w:val="0"/>
          <w:sz w:val="24"/>
          <w:szCs w:val="24"/>
          <w:highlight w:val="lightGray"/>
          <w:rPrChange w:id="165" w:author="Victoria Shilina" w:date="2018-10-24T11:59:00Z">
            <w:rPr/>
          </w:rPrChange>
        </w:rPr>
        <w:t xml:space="preserve">ование проводилось в период с </w:t>
      </w:r>
      <w:r w:rsidR="007A0901" w:rsidRPr="003108AD">
        <w:rPr>
          <w:rFonts w:ascii="Times New Roman" w:hAnsi="Times New Roman"/>
          <w:b w:val="0"/>
          <w:sz w:val="24"/>
          <w:szCs w:val="24"/>
          <w:highlight w:val="lightGray"/>
          <w:rPrChange w:id="166" w:author="Victoria Shilina" w:date="2018-10-24T11:59:00Z">
            <w:rPr/>
          </w:rPrChange>
        </w:rPr>
        <w:t>23</w:t>
      </w:r>
      <w:r w:rsidR="00532DE1" w:rsidRPr="003108AD">
        <w:rPr>
          <w:rFonts w:ascii="Times New Roman" w:hAnsi="Times New Roman"/>
          <w:b w:val="0"/>
          <w:sz w:val="24"/>
          <w:szCs w:val="24"/>
          <w:highlight w:val="lightGray"/>
          <w:rPrChange w:id="167" w:author="Victoria Shilina" w:date="2018-10-24T11:59:00Z">
            <w:rPr/>
          </w:rPrChange>
        </w:rPr>
        <w:t xml:space="preserve"> по </w:t>
      </w:r>
      <w:r w:rsidR="007A0901" w:rsidRPr="003108AD">
        <w:rPr>
          <w:rFonts w:ascii="Times New Roman" w:hAnsi="Times New Roman"/>
          <w:b w:val="0"/>
          <w:sz w:val="24"/>
          <w:szCs w:val="24"/>
          <w:highlight w:val="lightGray"/>
          <w:rPrChange w:id="168" w:author="Victoria Shilina" w:date="2018-10-24T11:59:00Z">
            <w:rPr/>
          </w:rPrChange>
        </w:rPr>
        <w:t>24</w:t>
      </w:r>
      <w:r w:rsidR="00532DE1" w:rsidRPr="003108AD">
        <w:rPr>
          <w:rFonts w:ascii="Times New Roman" w:hAnsi="Times New Roman"/>
          <w:b w:val="0"/>
          <w:sz w:val="24"/>
          <w:szCs w:val="24"/>
          <w:highlight w:val="lightGray"/>
          <w:rPrChange w:id="169" w:author="Victoria Shilina" w:date="2018-10-24T11:59:00Z">
            <w:rPr/>
          </w:rPrChange>
        </w:rPr>
        <w:t xml:space="preserve"> </w:t>
      </w:r>
      <w:r w:rsidR="00020263" w:rsidRPr="003108AD">
        <w:rPr>
          <w:rFonts w:ascii="Times New Roman" w:hAnsi="Times New Roman"/>
          <w:b w:val="0"/>
          <w:sz w:val="24"/>
          <w:szCs w:val="24"/>
          <w:highlight w:val="lightGray"/>
          <w:rPrChange w:id="170" w:author="Victoria Shilina" w:date="2018-10-24T11:59:00Z">
            <w:rPr/>
          </w:rPrChange>
        </w:rPr>
        <w:t>апреля</w:t>
      </w:r>
      <w:r w:rsidR="00532DE1" w:rsidRPr="003108AD">
        <w:rPr>
          <w:rFonts w:ascii="Times New Roman" w:hAnsi="Times New Roman"/>
          <w:b w:val="0"/>
          <w:sz w:val="24"/>
          <w:szCs w:val="24"/>
          <w:highlight w:val="lightGray"/>
          <w:rPrChange w:id="171" w:author="Victoria Shilina" w:date="2018-10-24T11:59:00Z">
            <w:rPr/>
          </w:rPrChange>
        </w:rPr>
        <w:t xml:space="preserve"> 2018</w:t>
      </w:r>
      <w:r w:rsidRPr="003108AD">
        <w:rPr>
          <w:rFonts w:ascii="Times New Roman" w:hAnsi="Times New Roman"/>
          <w:b w:val="0"/>
          <w:sz w:val="24"/>
          <w:szCs w:val="24"/>
          <w:highlight w:val="lightGray"/>
          <w:rPrChange w:id="172" w:author="Victoria Shilina" w:date="2018-10-24T11:59:00Z">
            <w:rPr/>
          </w:rPrChange>
        </w:rPr>
        <w:t xml:space="preserve"> года. Объектом обследования</w:t>
      </w:r>
      <w:r w:rsidR="007A0901" w:rsidRPr="003108AD">
        <w:rPr>
          <w:rFonts w:ascii="Times New Roman" w:hAnsi="Times New Roman"/>
          <w:b w:val="0"/>
          <w:sz w:val="24"/>
          <w:szCs w:val="24"/>
          <w:highlight w:val="lightGray"/>
          <w:rPrChange w:id="173" w:author="Victoria Shilina" w:date="2018-10-24T11:59:00Z">
            <w:rPr/>
          </w:rPrChange>
        </w:rPr>
        <w:t xml:space="preserve"> являлся проект производственно-складского комплекса компании ТОВ "</w:t>
      </w:r>
      <w:r w:rsidR="00F92462" w:rsidRPr="003108AD">
        <w:rPr>
          <w:rFonts w:ascii="Times New Roman" w:hAnsi="Times New Roman"/>
          <w:b w:val="0"/>
          <w:sz w:val="24"/>
          <w:szCs w:val="24"/>
          <w:highlight w:val="lightGray"/>
          <w:rPrChange w:id="174" w:author="Victoria Shilina" w:date="2018-10-24T11:59:00Z">
            <w:rPr/>
          </w:rPrChange>
        </w:rPr>
        <w:t>АЛАН</w:t>
      </w:r>
      <w:r w:rsidR="008F3544" w:rsidRPr="003108AD">
        <w:rPr>
          <w:rFonts w:ascii="Times New Roman" w:hAnsi="Times New Roman"/>
          <w:b w:val="0"/>
          <w:sz w:val="24"/>
          <w:szCs w:val="24"/>
          <w:highlight w:val="lightGray"/>
          <w:rPrChange w:id="175" w:author="Victoria Shilina" w:date="2018-10-24T11:59:00Z">
            <w:rPr/>
          </w:rPrChange>
        </w:rPr>
        <w:t>"</w:t>
      </w:r>
      <w:r w:rsidR="007A0901" w:rsidRPr="003108AD">
        <w:rPr>
          <w:rFonts w:ascii="Times New Roman" w:hAnsi="Times New Roman"/>
          <w:b w:val="0"/>
          <w:sz w:val="24"/>
          <w:szCs w:val="24"/>
          <w:highlight w:val="lightGray"/>
          <w:rPrChange w:id="176" w:author="Victoria Shilina" w:date="2018-10-24T11:59:00Z">
            <w:rPr/>
          </w:rPrChange>
        </w:rPr>
        <w:t>.</w:t>
      </w:r>
    </w:p>
    <w:p w14:paraId="761F6BE6" w14:textId="12AF172D" w:rsidR="00A21EAE" w:rsidRPr="0050048A" w:rsidRDefault="00A21EAE">
      <w:pPr>
        <w:pPrChange w:id="177" w:author="Victoria Shilina" w:date="2018-10-24T11:59:00Z">
          <w:pPr>
            <w:pStyle w:val="ab"/>
          </w:pPr>
        </w:pPrChange>
      </w:pPr>
      <w:ins w:id="178" w:author="Victoria Shilina" w:date="2018-10-24T11:59:00Z">
        <w:r w:rsidRPr="003108AD">
          <w:rPr>
            <w:highlight w:val="lightGray"/>
            <w:rPrChange w:id="179" w:author="Victoria Shilina" w:date="2018-10-24T11:59:00Z">
              <w:rPr/>
            </w:rPrChange>
          </w:rPr>
          <w:t>Повторное обследование проводилось в период с 18 по 19 октября 2018 г.</w:t>
        </w:r>
        <w:r w:rsidRPr="0050048A">
          <w:t xml:space="preserve"> </w:t>
        </w:r>
      </w:ins>
    </w:p>
    <w:p w14:paraId="6B656EC9" w14:textId="6E06A602" w:rsidR="00532DE1" w:rsidRPr="0050048A" w:rsidDel="00A21EAE" w:rsidRDefault="00532DE1" w:rsidP="00840509">
      <w:pPr>
        <w:rPr>
          <w:del w:id="180" w:author="Victoria Shilina" w:date="2018-10-24T11:59:00Z"/>
        </w:rPr>
      </w:pPr>
    </w:p>
    <w:p w14:paraId="6F741E59" w14:textId="3F1B2BF2" w:rsidR="00452217" w:rsidRPr="0050048A" w:rsidRDefault="00452217" w:rsidP="008F3544">
      <w:pPr>
        <w:spacing w:before="120" w:after="0"/>
        <w:ind w:firstLine="539"/>
        <w:rPr>
          <w:highlight w:val="lightGray"/>
          <w:rPrChange w:id="181" w:author="Victoria Shilina" w:date="2018-10-24T12:05:00Z">
            <w:rPr/>
          </w:rPrChange>
        </w:rPr>
      </w:pPr>
      <w:r w:rsidRPr="0050048A">
        <w:rPr>
          <w:highlight w:val="lightGray"/>
          <w:rPrChange w:id="182" w:author="Victoria Shilina" w:date="2018-10-24T12:05:00Z">
            <w:rPr/>
          </w:rPrChange>
        </w:rPr>
        <w:t>Границы действия си</w:t>
      </w:r>
      <w:r w:rsidRPr="0050048A">
        <w:rPr>
          <w:highlight w:val="lightGray"/>
          <w:lang w:val="en-US"/>
          <w:rPrChange w:id="183" w:author="Victoria Shilina" w:date="2018-10-24T12:05:00Z">
            <w:rPr>
              <w:lang w:val="en-US"/>
            </w:rPr>
          </w:rPrChange>
        </w:rPr>
        <w:t>c</w:t>
      </w:r>
      <w:r w:rsidRPr="0050048A">
        <w:rPr>
          <w:highlight w:val="lightGray"/>
          <w:rPrChange w:id="184" w:author="Victoria Shilina" w:date="2018-10-24T12:05:00Z">
            <w:rPr/>
          </w:rPrChange>
        </w:rPr>
        <w:t xml:space="preserve">темы </w:t>
      </w:r>
      <w:proofErr w:type="spellStart"/>
      <w:r w:rsidRPr="0050048A">
        <w:rPr>
          <w:highlight w:val="lightGray"/>
          <w:lang w:val="en-US"/>
          <w:rPrChange w:id="185" w:author="Victoria Shilina" w:date="2018-10-24T12:05:00Z">
            <w:rPr>
              <w:lang w:val="en-US"/>
            </w:rPr>
          </w:rPrChange>
        </w:rPr>
        <w:t>Solvo</w:t>
      </w:r>
      <w:proofErr w:type="spellEnd"/>
      <w:r w:rsidRPr="0050048A">
        <w:rPr>
          <w:highlight w:val="lightGray"/>
          <w:rPrChange w:id="186" w:author="Victoria Shilina" w:date="2018-10-24T12:05:00Z">
            <w:rPr/>
          </w:rPrChange>
        </w:rPr>
        <w:t>.</w:t>
      </w:r>
      <w:r w:rsidRPr="0050048A">
        <w:rPr>
          <w:highlight w:val="lightGray"/>
          <w:lang w:val="en-US"/>
          <w:rPrChange w:id="187" w:author="Victoria Shilina" w:date="2018-10-24T12:05:00Z">
            <w:rPr>
              <w:lang w:val="en-US"/>
            </w:rPr>
          </w:rPrChange>
        </w:rPr>
        <w:t>WMS</w:t>
      </w:r>
      <w:r w:rsidRPr="0050048A">
        <w:rPr>
          <w:highlight w:val="lightGray"/>
          <w:rPrChange w:id="188" w:author="Victoria Shilina" w:date="2018-10-24T12:05:00Z">
            <w:rPr/>
          </w:rPrChange>
        </w:rPr>
        <w:t xml:space="preserve"> в данном проекте:</w:t>
      </w:r>
      <w:r w:rsidR="008F3544" w:rsidRPr="0050048A">
        <w:rPr>
          <w:highlight w:val="lightGray"/>
          <w:rPrChange w:id="189" w:author="Victoria Shilina" w:date="2018-10-24T12:05:00Z">
            <w:rPr/>
          </w:rPrChange>
        </w:rPr>
        <w:t xml:space="preserve"> </w:t>
      </w:r>
      <w:r w:rsidRPr="0050048A">
        <w:rPr>
          <w:highlight w:val="lightGray"/>
          <w:rPrChange w:id="190" w:author="Victoria Shilina" w:date="2018-10-24T12:05:00Z">
            <w:rPr/>
          </w:rPrChange>
        </w:rPr>
        <w:t xml:space="preserve">от процесса приемки готовой продукции на склад, до её отгрузки клиенту, включая </w:t>
      </w:r>
      <w:r w:rsidR="00AC34C7" w:rsidRPr="0050048A">
        <w:rPr>
          <w:highlight w:val="lightGray"/>
          <w:rPrChange w:id="191" w:author="Victoria Shilina" w:date="2018-10-24T12:05:00Z">
            <w:rPr/>
          </w:rPrChange>
        </w:rPr>
        <w:t xml:space="preserve">все внутренние перемещения, работу с некондиционной продукцией, возврат на производство для переупаковки, а также </w:t>
      </w:r>
      <w:r w:rsidRPr="0050048A">
        <w:rPr>
          <w:highlight w:val="lightGray"/>
          <w:rPrChange w:id="192" w:author="Victoria Shilina" w:date="2018-10-24T12:05:00Z">
            <w:rPr/>
          </w:rPrChange>
        </w:rPr>
        <w:t>возврат</w:t>
      </w:r>
      <w:r w:rsidR="00AC34C7" w:rsidRPr="0050048A">
        <w:rPr>
          <w:highlight w:val="lightGray"/>
          <w:rPrChange w:id="193" w:author="Victoria Shilina" w:date="2018-10-24T12:05:00Z">
            <w:rPr/>
          </w:rPrChange>
        </w:rPr>
        <w:t>ы</w:t>
      </w:r>
      <w:r w:rsidRPr="0050048A">
        <w:rPr>
          <w:highlight w:val="lightGray"/>
          <w:rPrChange w:id="194" w:author="Victoria Shilina" w:date="2018-10-24T12:05:00Z">
            <w:rPr/>
          </w:rPrChange>
        </w:rPr>
        <w:t xml:space="preserve"> </w:t>
      </w:r>
      <w:ins w:id="195" w:author="Victoria Shilina" w:date="2018-10-24T12:02:00Z">
        <w:r w:rsidR="00B463ED" w:rsidRPr="0050048A">
          <w:rPr>
            <w:highlight w:val="lightGray"/>
            <w:rPrChange w:id="196" w:author="Victoria Shilina" w:date="2018-10-24T12:05:00Z">
              <w:rPr/>
            </w:rPrChange>
          </w:rPr>
          <w:t>товара</w:t>
        </w:r>
      </w:ins>
      <w:del w:id="197" w:author="Victoria Shilina" w:date="2018-10-24T12:02:00Z">
        <w:r w:rsidRPr="0050048A" w:rsidDel="00B463ED">
          <w:rPr>
            <w:highlight w:val="lightGray"/>
            <w:rPrChange w:id="198" w:author="Victoria Shilina" w:date="2018-10-24T12:05:00Z">
              <w:rPr/>
            </w:rPrChange>
          </w:rPr>
          <w:delText>ГП</w:delText>
        </w:r>
      </w:del>
      <w:r w:rsidRPr="0050048A">
        <w:rPr>
          <w:highlight w:val="lightGray"/>
          <w:rPrChange w:id="199" w:author="Victoria Shilina" w:date="2018-10-24T12:05:00Z">
            <w:rPr/>
          </w:rPrChange>
        </w:rPr>
        <w:t xml:space="preserve"> от клиент</w:t>
      </w:r>
      <w:r w:rsidR="00AC34C7" w:rsidRPr="0050048A">
        <w:rPr>
          <w:highlight w:val="lightGray"/>
          <w:rPrChange w:id="200" w:author="Victoria Shilina" w:date="2018-10-24T12:05:00Z">
            <w:rPr/>
          </w:rPrChange>
        </w:rPr>
        <w:t>ов</w:t>
      </w:r>
      <w:r w:rsidRPr="0050048A">
        <w:rPr>
          <w:highlight w:val="lightGray"/>
          <w:rPrChange w:id="201" w:author="Victoria Shilina" w:date="2018-10-24T12:05:00Z">
            <w:rPr/>
          </w:rPrChange>
        </w:rPr>
        <w:t>.</w:t>
      </w:r>
    </w:p>
    <w:p w14:paraId="10B7498A" w14:textId="687E2AFE" w:rsidR="00967D48" w:rsidRPr="0050048A" w:rsidRDefault="00967D48" w:rsidP="00967D48">
      <w:pPr>
        <w:spacing w:before="120"/>
        <w:ind w:firstLine="708"/>
        <w:rPr>
          <w:highlight w:val="lightGray"/>
          <w:rPrChange w:id="202" w:author="Victoria Shilina" w:date="2018-10-24T12:05:00Z">
            <w:rPr/>
          </w:rPrChange>
        </w:rPr>
      </w:pPr>
      <w:r w:rsidRPr="0050048A">
        <w:rPr>
          <w:highlight w:val="lightGray"/>
          <w:rPrChange w:id="203" w:author="Victoria Shilina" w:date="2018-10-24T12:05:00Z">
            <w:rPr/>
          </w:rPrChange>
        </w:rPr>
        <w:t xml:space="preserve">В рамках данного документа описаны основные принципы работы </w:t>
      </w:r>
      <w:r w:rsidRPr="0050048A">
        <w:rPr>
          <w:highlight w:val="lightGray"/>
          <w:lang w:val="en-US"/>
          <w:rPrChange w:id="204" w:author="Victoria Shilina" w:date="2018-10-24T12:05:00Z">
            <w:rPr>
              <w:lang w:val="en-US"/>
            </w:rPr>
          </w:rPrChange>
        </w:rPr>
        <w:t>WMS</w:t>
      </w:r>
      <w:ins w:id="205" w:author="Victoria Shilina" w:date="2018-10-24T12:04:00Z">
        <w:r w:rsidR="00570901" w:rsidRPr="0050048A">
          <w:rPr>
            <w:highlight w:val="lightGray"/>
            <w:rPrChange w:id="206" w:author="Victoria Shilina" w:date="2018-10-24T12:05:00Z">
              <w:rPr/>
            </w:rPrChange>
          </w:rPr>
          <w:t xml:space="preserve"> (СУ)</w:t>
        </w:r>
      </w:ins>
      <w:r w:rsidRPr="0050048A">
        <w:rPr>
          <w:highlight w:val="lightGray"/>
          <w:rPrChange w:id="207" w:author="Victoria Shilina" w:date="2018-10-24T12:05:00Z">
            <w:rPr/>
          </w:rPrChange>
        </w:rPr>
        <w:t xml:space="preserve"> на объекте заказчика с учетом взаимодействия с </w:t>
      </w:r>
      <w:r w:rsidR="007A0901" w:rsidRPr="0050048A">
        <w:rPr>
          <w:highlight w:val="lightGray"/>
          <w:rPrChange w:id="208" w:author="Victoria Shilina" w:date="2018-10-24T12:05:00Z">
            <w:rPr/>
          </w:rPrChange>
        </w:rPr>
        <w:t>головной системой (ГС)</w:t>
      </w:r>
      <w:r w:rsidRPr="0050048A">
        <w:rPr>
          <w:highlight w:val="lightGray"/>
          <w:rPrChange w:id="209" w:author="Victoria Shilina" w:date="2018-10-24T12:05:00Z">
            <w:rPr/>
          </w:rPrChange>
        </w:rPr>
        <w:t>.</w:t>
      </w:r>
    </w:p>
    <w:p w14:paraId="2BD46BA6" w14:textId="77777777" w:rsidR="008F3544" w:rsidRPr="00570901" w:rsidRDefault="008F3544" w:rsidP="008F3544">
      <w:pPr>
        <w:spacing w:before="120"/>
        <w:ind w:firstLine="708"/>
        <w:rPr>
          <w:highlight w:val="lightGray"/>
          <w:rPrChange w:id="210" w:author="Victoria Shilina" w:date="2018-10-24T12:05:00Z">
            <w:rPr/>
          </w:rPrChange>
        </w:rPr>
      </w:pPr>
    </w:p>
    <w:p w14:paraId="137B12ED" w14:textId="6392EEAE" w:rsidR="001A4A3D" w:rsidRPr="00570901" w:rsidRDefault="00581E85" w:rsidP="00983844">
      <w:pPr>
        <w:pStyle w:val="2"/>
        <w:rPr>
          <w:highlight w:val="lightGray"/>
          <w:rPrChange w:id="211" w:author="Victoria Shilina" w:date="2018-10-24T12:05:00Z">
            <w:rPr/>
          </w:rPrChange>
        </w:rPr>
      </w:pPr>
      <w:bookmarkStart w:id="212" w:name="_Toc529192691"/>
      <w:proofErr w:type="spellStart"/>
      <w:r w:rsidRPr="00570901">
        <w:rPr>
          <w:highlight w:val="lightGray"/>
          <w:rPrChange w:id="213" w:author="Victoria Shilina" w:date="2018-10-24T12:05:00Z">
            <w:rPr/>
          </w:rPrChange>
        </w:rPr>
        <w:t>Зонирование</w:t>
      </w:r>
      <w:proofErr w:type="spellEnd"/>
      <w:r w:rsidRPr="00570901">
        <w:rPr>
          <w:highlight w:val="lightGray"/>
          <w:rPrChange w:id="214" w:author="Victoria Shilina" w:date="2018-10-24T12:05:00Z">
            <w:rPr/>
          </w:rPrChange>
        </w:rPr>
        <w:t xml:space="preserve"> </w:t>
      </w:r>
      <w:proofErr w:type="spellStart"/>
      <w:r w:rsidRPr="00570901">
        <w:rPr>
          <w:highlight w:val="lightGray"/>
          <w:rPrChange w:id="215" w:author="Victoria Shilina" w:date="2018-10-24T12:05:00Z">
            <w:rPr/>
          </w:rPrChange>
        </w:rPr>
        <w:t>склада</w:t>
      </w:r>
      <w:bookmarkEnd w:id="212"/>
      <w:proofErr w:type="spellEnd"/>
    </w:p>
    <w:p w14:paraId="136D4F96" w14:textId="2FB18EA8" w:rsidR="00983844" w:rsidRPr="00FD3425" w:rsidRDefault="00983844" w:rsidP="00983844">
      <w:pPr>
        <w:rPr>
          <w:lang w:eastAsia="x-none"/>
        </w:rPr>
      </w:pPr>
      <w:r w:rsidRPr="00570901">
        <w:rPr>
          <w:highlight w:val="lightGray"/>
          <w:lang w:eastAsia="x-none"/>
          <w:rPrChange w:id="216" w:author="Victoria Shilina" w:date="2018-10-24T12:05:00Z">
            <w:rPr>
              <w:lang w:eastAsia="x-none"/>
            </w:rPr>
          </w:rPrChange>
        </w:rPr>
        <w:t xml:space="preserve">План производственно-складского комплекса представлен на </w:t>
      </w:r>
      <w:r w:rsidRPr="00570901">
        <w:rPr>
          <w:highlight w:val="lightGray"/>
          <w:lang w:eastAsia="x-none"/>
          <w:rPrChange w:id="217" w:author="Victoria Shilina" w:date="2018-10-24T12:05:00Z">
            <w:rPr>
              <w:lang w:eastAsia="x-none"/>
            </w:rPr>
          </w:rPrChange>
        </w:rPr>
        <w:fldChar w:fldCharType="begin"/>
      </w:r>
      <w:r w:rsidRPr="00570901">
        <w:rPr>
          <w:highlight w:val="lightGray"/>
          <w:lang w:eastAsia="x-none"/>
          <w:rPrChange w:id="218" w:author="Victoria Shilina" w:date="2018-10-24T12:05:00Z">
            <w:rPr>
              <w:lang w:eastAsia="x-none"/>
            </w:rPr>
          </w:rPrChange>
        </w:rPr>
        <w:instrText xml:space="preserve"> REF _Ref515007253 \h </w:instrText>
      </w:r>
      <w:r w:rsidR="00FD3425" w:rsidRPr="00570901">
        <w:rPr>
          <w:highlight w:val="lightGray"/>
          <w:lang w:eastAsia="x-none"/>
          <w:rPrChange w:id="219" w:author="Victoria Shilina" w:date="2018-10-24T12:05:00Z">
            <w:rPr>
              <w:lang w:eastAsia="x-none"/>
            </w:rPr>
          </w:rPrChange>
        </w:rPr>
        <w:instrText xml:space="preserve"> \* MERGEFORMAT </w:instrText>
      </w:r>
      <w:r w:rsidRPr="00570901">
        <w:rPr>
          <w:highlight w:val="lightGray"/>
          <w:lang w:eastAsia="x-none"/>
          <w:rPrChange w:id="220" w:author="Victoria Shilina" w:date="2018-10-24T12:05:00Z">
            <w:rPr>
              <w:highlight w:val="lightGray"/>
              <w:lang w:eastAsia="x-none"/>
            </w:rPr>
          </w:rPrChange>
        </w:rPr>
      </w:r>
      <w:r w:rsidRPr="00570901">
        <w:rPr>
          <w:highlight w:val="lightGray"/>
          <w:lang w:eastAsia="x-none"/>
          <w:rPrChange w:id="221" w:author="Victoria Shilina" w:date="2018-10-24T12:05:00Z">
            <w:rPr>
              <w:lang w:eastAsia="x-none"/>
            </w:rPr>
          </w:rPrChange>
        </w:rPr>
        <w:fldChar w:fldCharType="separate"/>
      </w:r>
      <w:r w:rsidR="003B1748" w:rsidRPr="003B1748">
        <w:rPr>
          <w:highlight w:val="lightGray"/>
        </w:rPr>
        <w:t xml:space="preserve">Рис. </w:t>
      </w:r>
      <w:r w:rsidR="003B1748" w:rsidRPr="003B1748">
        <w:rPr>
          <w:b/>
          <w:noProof/>
          <w:highlight w:val="lightGray"/>
        </w:rPr>
        <w:t>1</w:t>
      </w:r>
      <w:r w:rsidRPr="00570901">
        <w:rPr>
          <w:highlight w:val="lightGray"/>
          <w:lang w:eastAsia="x-none"/>
          <w:rPrChange w:id="222" w:author="Victoria Shilina" w:date="2018-10-24T12:05:00Z">
            <w:rPr>
              <w:lang w:eastAsia="x-none"/>
            </w:rPr>
          </w:rPrChange>
        </w:rPr>
        <w:fldChar w:fldCharType="end"/>
      </w:r>
      <w:r w:rsidRPr="00570901">
        <w:rPr>
          <w:highlight w:val="lightGray"/>
          <w:lang w:eastAsia="x-none"/>
          <w:rPrChange w:id="223" w:author="Victoria Shilina" w:date="2018-10-24T12:05:00Z">
            <w:rPr>
              <w:lang w:eastAsia="x-none"/>
            </w:rPr>
          </w:rPrChange>
        </w:rPr>
        <w:t xml:space="preserve"> и </w:t>
      </w:r>
      <w:r w:rsidRPr="00570901">
        <w:rPr>
          <w:highlight w:val="lightGray"/>
          <w:lang w:eastAsia="x-none"/>
          <w:rPrChange w:id="224" w:author="Victoria Shilina" w:date="2018-10-24T12:05:00Z">
            <w:rPr>
              <w:lang w:eastAsia="x-none"/>
            </w:rPr>
          </w:rPrChange>
        </w:rPr>
        <w:fldChar w:fldCharType="begin"/>
      </w:r>
      <w:r w:rsidRPr="00570901">
        <w:rPr>
          <w:highlight w:val="lightGray"/>
          <w:lang w:eastAsia="x-none"/>
          <w:rPrChange w:id="225" w:author="Victoria Shilina" w:date="2018-10-24T12:05:00Z">
            <w:rPr>
              <w:lang w:eastAsia="x-none"/>
            </w:rPr>
          </w:rPrChange>
        </w:rPr>
        <w:instrText xml:space="preserve"> REF _Ref515007260 \h </w:instrText>
      </w:r>
      <w:r w:rsidR="00570901">
        <w:rPr>
          <w:highlight w:val="lightGray"/>
          <w:lang w:eastAsia="x-none"/>
        </w:rPr>
        <w:instrText xml:space="preserve"> \* MERGEFORMAT </w:instrText>
      </w:r>
      <w:r w:rsidRPr="00570901">
        <w:rPr>
          <w:highlight w:val="lightGray"/>
          <w:lang w:eastAsia="x-none"/>
          <w:rPrChange w:id="226" w:author="Victoria Shilina" w:date="2018-10-24T12:05:00Z">
            <w:rPr>
              <w:highlight w:val="lightGray"/>
              <w:lang w:eastAsia="x-none"/>
            </w:rPr>
          </w:rPrChange>
        </w:rPr>
      </w:r>
      <w:r w:rsidRPr="00570901">
        <w:rPr>
          <w:highlight w:val="lightGray"/>
          <w:lang w:eastAsia="x-none"/>
          <w:rPrChange w:id="227" w:author="Victoria Shilina" w:date="2018-10-24T12:05:00Z">
            <w:rPr>
              <w:lang w:eastAsia="x-none"/>
            </w:rPr>
          </w:rPrChange>
        </w:rPr>
        <w:fldChar w:fldCharType="separate"/>
      </w:r>
      <w:r w:rsidR="003B1748" w:rsidRPr="003B1748">
        <w:rPr>
          <w:highlight w:val="lightGray"/>
        </w:rPr>
        <w:t xml:space="preserve">Рис. </w:t>
      </w:r>
      <w:r w:rsidR="003B1748" w:rsidRPr="003B1748">
        <w:rPr>
          <w:b/>
          <w:noProof/>
          <w:highlight w:val="lightGray"/>
        </w:rPr>
        <w:t>2</w:t>
      </w:r>
      <w:r w:rsidRPr="00570901">
        <w:rPr>
          <w:highlight w:val="lightGray"/>
          <w:lang w:eastAsia="x-none"/>
          <w:rPrChange w:id="228" w:author="Victoria Shilina" w:date="2018-10-24T12:05:00Z">
            <w:rPr>
              <w:lang w:eastAsia="x-none"/>
            </w:rPr>
          </w:rPrChange>
        </w:rPr>
        <w:fldChar w:fldCharType="end"/>
      </w:r>
    </w:p>
    <w:p w14:paraId="7AEA2F7F" w14:textId="237AF5C9" w:rsidR="008F3544" w:rsidRDefault="00563E4C" w:rsidP="00F07940">
      <w:pPr>
        <w:spacing w:before="120"/>
        <w:ind w:left="284"/>
        <w:jc w:val="center"/>
      </w:pPr>
      <w:r>
        <w:t xml:space="preserve">Рис.1 </w:t>
      </w:r>
      <w:r w:rsidR="007709F1" w:rsidRPr="00B96497">
        <w:rPr>
          <w:b/>
        </w:rPr>
        <w:t>Первый этаж</w:t>
      </w:r>
    </w:p>
    <w:p w14:paraId="3F33ED45" w14:textId="052BC48A" w:rsidR="00F07940" w:rsidRPr="00FD3425" w:rsidRDefault="00573763" w:rsidP="00573763">
      <w:pPr>
        <w:spacing w:before="120"/>
        <w:ind w:left="-142"/>
        <w:jc w:val="center"/>
      </w:pPr>
      <w:r>
        <w:rPr>
          <w:noProof/>
          <w:lang w:val="uk-UA" w:eastAsia="uk-UA"/>
        </w:rPr>
        <w:drawing>
          <wp:inline distT="0" distB="0" distL="0" distR="0" wp14:anchorId="7B1F8353" wp14:editId="1FDB5291">
            <wp:extent cx="6600825" cy="3122651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Зонирование склада_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256" cy="312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31E1" w14:textId="77777777" w:rsidR="00563E4C" w:rsidRDefault="00563E4C" w:rsidP="00A1024E">
      <w:pPr>
        <w:pStyle w:val="ab"/>
        <w:rPr>
          <w:rFonts w:ascii="Times New Roman" w:hAnsi="Times New Roman"/>
          <w:b w:val="0"/>
        </w:rPr>
      </w:pPr>
      <w:bookmarkStart w:id="229" w:name="_Ref515007253"/>
    </w:p>
    <w:p w14:paraId="22B20118" w14:textId="59000D1F" w:rsidR="007709F1" w:rsidRPr="00FD3425" w:rsidRDefault="001A4A3D" w:rsidP="00563E4C">
      <w:pPr>
        <w:pStyle w:val="ab"/>
      </w:pPr>
      <w:r w:rsidRPr="00FD3425">
        <w:rPr>
          <w:rFonts w:ascii="Times New Roman" w:hAnsi="Times New Roman"/>
          <w:b w:val="0"/>
        </w:rPr>
        <w:t xml:space="preserve">Рис. </w:t>
      </w:r>
      <w:r w:rsidR="00973AC0">
        <w:rPr>
          <w:rFonts w:ascii="Times New Roman" w:hAnsi="Times New Roman"/>
          <w:b w:val="0"/>
        </w:rPr>
        <w:t>2</w:t>
      </w:r>
      <w:bookmarkStart w:id="230" w:name="_Ref512693353"/>
      <w:bookmarkEnd w:id="229"/>
      <w:r w:rsidR="00563E4C">
        <w:rPr>
          <w:rFonts w:ascii="Times New Roman" w:hAnsi="Times New Roman"/>
          <w:b w:val="0"/>
        </w:rPr>
        <w:t xml:space="preserve"> </w:t>
      </w:r>
      <w:r w:rsidR="007709F1" w:rsidRPr="00FD3425">
        <w:t>Второй этаж</w:t>
      </w:r>
    </w:p>
    <w:p w14:paraId="73623EA3" w14:textId="68BC0233" w:rsidR="00563E4C" w:rsidRPr="00FD3425" w:rsidRDefault="00767E2B" w:rsidP="00767E2B">
      <w:pPr>
        <w:keepNext/>
        <w:spacing w:before="120"/>
        <w:ind w:left="-142" w:firstLine="142"/>
        <w:jc w:val="center"/>
      </w:pPr>
      <w:r>
        <w:rPr>
          <w:noProof/>
          <w:lang w:val="uk-UA" w:eastAsia="uk-UA"/>
        </w:rPr>
        <w:drawing>
          <wp:inline distT="0" distB="0" distL="0" distR="0" wp14:anchorId="0FAD5AC3" wp14:editId="4AA5BE7E">
            <wp:extent cx="6472555" cy="3402330"/>
            <wp:effectExtent l="0" t="0" r="444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Зонирование склада 2й этаж_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F936" w14:textId="585356FF" w:rsidR="002B38AC" w:rsidRPr="000252A4" w:rsidRDefault="002B38AC" w:rsidP="002B38AC">
      <w:pPr>
        <w:ind w:firstLine="709"/>
        <w:rPr>
          <w:highlight w:val="lightGray"/>
          <w:rPrChange w:id="231" w:author="Victoria Shilina" w:date="2018-10-24T12:07:00Z">
            <w:rPr/>
          </w:rPrChange>
        </w:rPr>
      </w:pPr>
      <w:r w:rsidRPr="000252A4">
        <w:rPr>
          <w:highlight w:val="lightGray"/>
          <w:rPrChange w:id="232" w:author="Victoria Shilina" w:date="2018-10-24T12:07:00Z">
            <w:rPr/>
          </w:rPrChange>
        </w:rPr>
        <w:t>На схемах обозначены:</w:t>
      </w:r>
    </w:p>
    <w:p w14:paraId="42560AB2" w14:textId="77777777" w:rsidR="002B38AC" w:rsidRPr="000252A4" w:rsidRDefault="002B38AC" w:rsidP="002B38AC">
      <w:pPr>
        <w:pStyle w:val="afff1"/>
        <w:numPr>
          <w:ilvl w:val="0"/>
          <w:numId w:val="5"/>
        </w:numPr>
        <w:spacing w:before="120"/>
        <w:rPr>
          <w:ins w:id="233" w:author="cc-sed63" w:date="2018-08-28T10:27:00Z"/>
          <w:highlight w:val="lightGray"/>
          <w:rPrChange w:id="234" w:author="Victoria Shilina" w:date="2018-10-24T12:07:00Z">
            <w:rPr>
              <w:ins w:id="235" w:author="cc-sed63" w:date="2018-08-28T10:27:00Z"/>
            </w:rPr>
          </w:rPrChange>
        </w:rPr>
      </w:pPr>
      <w:r w:rsidRPr="000252A4">
        <w:rPr>
          <w:highlight w:val="lightGray"/>
          <w:rPrChange w:id="236" w:author="Victoria Shilina" w:date="2018-10-24T12:07:00Z">
            <w:rPr/>
          </w:rPrChange>
        </w:rPr>
        <w:t xml:space="preserve">Ячейки постановки грузов на </w:t>
      </w:r>
      <w:proofErr w:type="gramStart"/>
      <w:r w:rsidRPr="000252A4">
        <w:rPr>
          <w:highlight w:val="lightGray"/>
          <w:rPrChange w:id="237" w:author="Victoria Shilina" w:date="2018-10-24T12:07:00Z">
            <w:rPr/>
          </w:rPrChange>
        </w:rPr>
        <w:t xml:space="preserve">конвейер  </w:t>
      </w:r>
      <w:r w:rsidRPr="000252A4">
        <w:rPr>
          <w:highlight w:val="lightGray"/>
          <w:lang w:val="en-US"/>
          <w:rPrChange w:id="238" w:author="Victoria Shilina" w:date="2018-10-24T12:07:00Z">
            <w:rPr>
              <w:lang w:val="en-US"/>
            </w:rPr>
          </w:rPrChange>
        </w:rPr>
        <w:t>CNIT</w:t>
      </w:r>
      <w:proofErr w:type="gramEnd"/>
      <w:r w:rsidRPr="000252A4">
        <w:rPr>
          <w:highlight w:val="lightGray"/>
          <w:rPrChange w:id="239" w:author="Victoria Shilina" w:date="2018-10-24T12:07:00Z">
            <w:rPr/>
          </w:rPrChange>
        </w:rPr>
        <w:t xml:space="preserve">1, CNIT2, </w:t>
      </w:r>
      <w:r w:rsidRPr="000252A4">
        <w:rPr>
          <w:highlight w:val="lightGray"/>
          <w:lang w:val="en-US"/>
          <w:rPrChange w:id="240" w:author="Victoria Shilina" w:date="2018-10-24T12:07:00Z">
            <w:rPr>
              <w:lang w:val="en-US"/>
            </w:rPr>
          </w:rPrChange>
        </w:rPr>
        <w:t>CNOT</w:t>
      </w:r>
      <w:r w:rsidRPr="000252A4">
        <w:rPr>
          <w:highlight w:val="lightGray"/>
          <w:rPrChange w:id="241" w:author="Victoria Shilina" w:date="2018-10-24T12:07:00Z">
            <w:rPr/>
          </w:rPrChange>
        </w:rPr>
        <w:t>;</w:t>
      </w:r>
    </w:p>
    <w:p w14:paraId="723DB108" w14:textId="58921C5D" w:rsidR="006907FC" w:rsidRPr="000252A4" w:rsidRDefault="006907FC" w:rsidP="002B38AC">
      <w:pPr>
        <w:pStyle w:val="afff1"/>
        <w:numPr>
          <w:ilvl w:val="0"/>
          <w:numId w:val="5"/>
        </w:numPr>
        <w:spacing w:before="120"/>
        <w:rPr>
          <w:highlight w:val="lightGray"/>
          <w:rPrChange w:id="242" w:author="Victoria Shilina" w:date="2018-10-24T12:07:00Z">
            <w:rPr/>
          </w:rPrChange>
        </w:rPr>
      </w:pPr>
      <w:ins w:id="243" w:author="cc-sed63" w:date="2018-08-28T10:27:00Z">
        <w:r w:rsidRPr="000252A4">
          <w:rPr>
            <w:highlight w:val="lightGray"/>
            <w:rPrChange w:id="244" w:author="Victoria Shilina" w:date="2018-10-24T12:07:00Z">
              <w:rPr/>
            </w:rPrChange>
          </w:rPr>
          <w:t xml:space="preserve">Ячейка постановки грузов на конвейер под заказ </w:t>
        </w:r>
        <w:r w:rsidRPr="000252A4">
          <w:rPr>
            <w:highlight w:val="lightGray"/>
            <w:lang w:val="en-US"/>
            <w:rPrChange w:id="245" w:author="Victoria Shilina" w:date="2018-10-24T12:07:00Z">
              <w:rPr>
                <w:lang w:val="en-US"/>
              </w:rPr>
            </w:rPrChange>
          </w:rPr>
          <w:t>CNPT</w:t>
        </w:r>
        <w:r w:rsidRPr="000252A4">
          <w:rPr>
            <w:highlight w:val="lightGray"/>
            <w:rPrChange w:id="246" w:author="Victoria Shilina" w:date="2018-10-24T12:07:00Z">
              <w:rPr>
                <w:lang w:val="en-US"/>
              </w:rPr>
            </w:rPrChange>
          </w:rPr>
          <w:t>;</w:t>
        </w:r>
      </w:ins>
    </w:p>
    <w:p w14:paraId="79E52C65" w14:textId="2202078D" w:rsidR="002B38AC" w:rsidRPr="000252A4" w:rsidRDefault="002B38AC" w:rsidP="002B38AC">
      <w:pPr>
        <w:pStyle w:val="afff1"/>
        <w:numPr>
          <w:ilvl w:val="0"/>
          <w:numId w:val="5"/>
        </w:numPr>
        <w:spacing w:before="120"/>
        <w:rPr>
          <w:highlight w:val="lightGray"/>
          <w:rPrChange w:id="247" w:author="Victoria Shilina" w:date="2018-10-24T12:07:00Z">
            <w:rPr/>
          </w:rPrChange>
        </w:rPr>
      </w:pPr>
      <w:r w:rsidRPr="000252A4">
        <w:rPr>
          <w:highlight w:val="lightGray"/>
          <w:rPrChange w:id="248" w:author="Victoria Shilina" w:date="2018-10-24T12:07:00Z">
            <w:rPr/>
          </w:rPrChange>
        </w:rPr>
        <w:t xml:space="preserve">Ячейки сброса грузов с конвейера </w:t>
      </w:r>
      <w:r w:rsidRPr="000252A4">
        <w:rPr>
          <w:highlight w:val="lightGray"/>
          <w:lang w:val="en-US"/>
          <w:rPrChange w:id="249" w:author="Victoria Shilina" w:date="2018-10-24T12:07:00Z">
            <w:rPr>
              <w:lang w:val="en-US"/>
            </w:rPr>
          </w:rPrChange>
        </w:rPr>
        <w:t>RG</w:t>
      </w:r>
      <w:r w:rsidR="00601AD7">
        <w:rPr>
          <w:highlight w:val="lightGray"/>
        </w:rPr>
        <w:t>1 – RG4</w:t>
      </w:r>
      <w:r w:rsidRPr="000252A4">
        <w:rPr>
          <w:highlight w:val="lightGray"/>
          <w:rPrChange w:id="250" w:author="Victoria Shilina" w:date="2018-10-24T12:07:00Z">
            <w:rPr/>
          </w:rPrChange>
        </w:rPr>
        <w:t xml:space="preserve">, </w:t>
      </w:r>
      <w:r w:rsidRPr="000252A4">
        <w:rPr>
          <w:highlight w:val="lightGray"/>
          <w:lang w:val="en-US"/>
          <w:rPrChange w:id="251" w:author="Victoria Shilina" w:date="2018-10-24T12:07:00Z">
            <w:rPr>
              <w:lang w:val="en-US"/>
            </w:rPr>
          </w:rPrChange>
        </w:rPr>
        <w:t>CNCS</w:t>
      </w:r>
      <w:r w:rsidRPr="000252A4">
        <w:rPr>
          <w:highlight w:val="lightGray"/>
          <w:rPrChange w:id="252" w:author="Victoria Shilina" w:date="2018-10-24T12:07:00Z">
            <w:rPr/>
          </w:rPrChange>
        </w:rPr>
        <w:t>;</w:t>
      </w:r>
    </w:p>
    <w:p w14:paraId="67E527CF" w14:textId="77777777" w:rsidR="002B38AC" w:rsidRPr="000252A4" w:rsidRDefault="002B38AC" w:rsidP="002B38AC">
      <w:pPr>
        <w:pStyle w:val="afff1"/>
        <w:numPr>
          <w:ilvl w:val="0"/>
          <w:numId w:val="5"/>
        </w:numPr>
        <w:spacing w:before="120"/>
        <w:rPr>
          <w:highlight w:val="lightGray"/>
          <w:rPrChange w:id="253" w:author="Victoria Shilina" w:date="2018-10-24T12:07:00Z">
            <w:rPr/>
          </w:rPrChange>
        </w:rPr>
      </w:pPr>
      <w:r w:rsidRPr="000252A4">
        <w:rPr>
          <w:highlight w:val="lightGray"/>
          <w:rPrChange w:id="254" w:author="Victoria Shilina" w:date="2018-10-24T12:07:00Z">
            <w:rPr/>
          </w:rPrChange>
        </w:rPr>
        <w:t xml:space="preserve">Зоны </w:t>
      </w:r>
      <w:proofErr w:type="spellStart"/>
      <w:r w:rsidRPr="000252A4">
        <w:rPr>
          <w:highlight w:val="lightGray"/>
          <w:rPrChange w:id="255" w:author="Victoria Shilina" w:date="2018-10-24T12:07:00Z">
            <w:rPr/>
          </w:rPrChange>
        </w:rPr>
        <w:t>паллетного</w:t>
      </w:r>
      <w:proofErr w:type="spellEnd"/>
      <w:r w:rsidRPr="000252A4">
        <w:rPr>
          <w:highlight w:val="lightGray"/>
          <w:rPrChange w:id="256" w:author="Victoria Shilina" w:date="2018-10-24T12:07:00Z">
            <w:rPr/>
          </w:rPrChange>
        </w:rPr>
        <w:t xml:space="preserve"> хранения </w:t>
      </w:r>
      <w:r w:rsidRPr="000252A4">
        <w:rPr>
          <w:highlight w:val="lightGray"/>
          <w:lang w:val="en-US"/>
          <w:rPrChange w:id="257" w:author="Victoria Shilina" w:date="2018-10-24T12:07:00Z">
            <w:rPr>
              <w:lang w:val="en-US"/>
            </w:rPr>
          </w:rPrChange>
        </w:rPr>
        <w:t>P</w:t>
      </w:r>
      <w:r w:rsidRPr="000252A4">
        <w:rPr>
          <w:highlight w:val="lightGray"/>
          <w:rPrChange w:id="258" w:author="Victoria Shilina" w:date="2018-10-24T12:07:00Z">
            <w:rPr/>
          </w:rPrChange>
        </w:rPr>
        <w:t xml:space="preserve">1, </w:t>
      </w:r>
      <w:r w:rsidRPr="000252A4">
        <w:rPr>
          <w:highlight w:val="lightGray"/>
          <w:lang w:val="en-US"/>
          <w:rPrChange w:id="259" w:author="Victoria Shilina" w:date="2018-10-24T12:07:00Z">
            <w:rPr>
              <w:lang w:val="en-US"/>
            </w:rPr>
          </w:rPrChange>
        </w:rPr>
        <w:t>P</w:t>
      </w:r>
      <w:r w:rsidRPr="000252A4">
        <w:rPr>
          <w:highlight w:val="lightGray"/>
          <w:rPrChange w:id="260" w:author="Victoria Shilina" w:date="2018-10-24T12:07:00Z">
            <w:rPr/>
          </w:rPrChange>
        </w:rPr>
        <w:t>2;</w:t>
      </w:r>
    </w:p>
    <w:p w14:paraId="5D35199F" w14:textId="77777777" w:rsidR="002B38AC" w:rsidRPr="000252A4" w:rsidRDefault="002B38AC" w:rsidP="002B38AC">
      <w:pPr>
        <w:pStyle w:val="afff1"/>
        <w:numPr>
          <w:ilvl w:val="0"/>
          <w:numId w:val="5"/>
        </w:numPr>
        <w:spacing w:before="120"/>
        <w:rPr>
          <w:highlight w:val="lightGray"/>
          <w:rPrChange w:id="261" w:author="Victoria Shilina" w:date="2018-10-24T12:07:00Z">
            <w:rPr/>
          </w:rPrChange>
        </w:rPr>
      </w:pPr>
      <w:r w:rsidRPr="000252A4">
        <w:rPr>
          <w:highlight w:val="lightGray"/>
          <w:rPrChange w:id="262" w:author="Victoria Shilina" w:date="2018-10-24T12:07:00Z">
            <w:rPr/>
          </w:rPrChange>
        </w:rPr>
        <w:t xml:space="preserve">Зоны гравитационных стеллажей </w:t>
      </w:r>
      <w:r w:rsidRPr="000252A4">
        <w:rPr>
          <w:highlight w:val="lightGray"/>
          <w:lang w:val="en-US"/>
          <w:rPrChange w:id="263" w:author="Victoria Shilina" w:date="2018-10-24T12:07:00Z">
            <w:rPr>
              <w:lang w:val="en-US"/>
            </w:rPr>
          </w:rPrChange>
        </w:rPr>
        <w:t>G</w:t>
      </w:r>
      <w:r w:rsidRPr="000252A4">
        <w:rPr>
          <w:highlight w:val="lightGray"/>
          <w:rPrChange w:id="264" w:author="Victoria Shilina" w:date="2018-10-24T12:07:00Z">
            <w:rPr/>
          </w:rPrChange>
        </w:rPr>
        <w:t xml:space="preserve">1 - </w:t>
      </w:r>
      <w:r w:rsidRPr="000252A4">
        <w:rPr>
          <w:highlight w:val="lightGray"/>
          <w:lang w:val="en-US"/>
          <w:rPrChange w:id="265" w:author="Victoria Shilina" w:date="2018-10-24T12:07:00Z">
            <w:rPr>
              <w:lang w:val="en-US"/>
            </w:rPr>
          </w:rPrChange>
        </w:rPr>
        <w:t>G</w:t>
      </w:r>
      <w:r w:rsidRPr="000252A4">
        <w:rPr>
          <w:highlight w:val="lightGray"/>
          <w:rPrChange w:id="266" w:author="Victoria Shilina" w:date="2018-10-24T12:07:00Z">
            <w:rPr/>
          </w:rPrChange>
        </w:rPr>
        <w:t>4;</w:t>
      </w:r>
    </w:p>
    <w:p w14:paraId="5924D867" w14:textId="77777777" w:rsidR="002B38AC" w:rsidRPr="000252A4" w:rsidRDefault="002B38AC" w:rsidP="002B38AC">
      <w:pPr>
        <w:pStyle w:val="afff1"/>
        <w:numPr>
          <w:ilvl w:val="0"/>
          <w:numId w:val="5"/>
        </w:numPr>
        <w:spacing w:before="120"/>
        <w:rPr>
          <w:highlight w:val="lightGray"/>
          <w:rPrChange w:id="267" w:author="Victoria Shilina" w:date="2018-10-24T12:07:00Z">
            <w:rPr/>
          </w:rPrChange>
        </w:rPr>
      </w:pPr>
      <w:r w:rsidRPr="000252A4">
        <w:rPr>
          <w:highlight w:val="lightGray"/>
          <w:rPrChange w:id="268" w:author="Victoria Shilina" w:date="2018-10-24T12:07:00Z">
            <w:rPr/>
          </w:rPrChange>
        </w:rPr>
        <w:t xml:space="preserve">Зона полочного хранения </w:t>
      </w:r>
      <w:r w:rsidRPr="000252A4">
        <w:rPr>
          <w:highlight w:val="lightGray"/>
          <w:lang w:val="en-US"/>
          <w:rPrChange w:id="269" w:author="Victoria Shilina" w:date="2018-10-24T12:07:00Z">
            <w:rPr>
              <w:lang w:val="en-US"/>
            </w:rPr>
          </w:rPrChange>
        </w:rPr>
        <w:t>- R;</w:t>
      </w:r>
    </w:p>
    <w:p w14:paraId="758ED9FB" w14:textId="77777777" w:rsidR="002B38AC" w:rsidRPr="000252A4" w:rsidRDefault="002B38AC" w:rsidP="002B38AC">
      <w:pPr>
        <w:pStyle w:val="afff1"/>
        <w:numPr>
          <w:ilvl w:val="0"/>
          <w:numId w:val="5"/>
        </w:numPr>
        <w:spacing w:before="120"/>
        <w:rPr>
          <w:highlight w:val="lightGray"/>
          <w:rPrChange w:id="270" w:author="Victoria Shilina" w:date="2018-10-24T12:07:00Z">
            <w:rPr/>
          </w:rPrChange>
        </w:rPr>
      </w:pPr>
      <w:r w:rsidRPr="000252A4">
        <w:rPr>
          <w:highlight w:val="lightGray"/>
          <w:rPrChange w:id="271" w:author="Victoria Shilina" w:date="2018-10-24T12:07:00Z">
            <w:rPr/>
          </w:rPrChange>
        </w:rPr>
        <w:t xml:space="preserve">Зона упаковки и маркировки - </w:t>
      </w:r>
      <w:r w:rsidRPr="000252A4">
        <w:rPr>
          <w:highlight w:val="lightGray"/>
          <w:lang w:val="en-US"/>
          <w:rPrChange w:id="272" w:author="Victoria Shilina" w:date="2018-10-24T12:07:00Z">
            <w:rPr>
              <w:lang w:val="en-US"/>
            </w:rPr>
          </w:rPrChange>
        </w:rPr>
        <w:t>U</w:t>
      </w:r>
      <w:r w:rsidRPr="000252A4">
        <w:rPr>
          <w:highlight w:val="lightGray"/>
          <w:rPrChange w:id="273" w:author="Victoria Shilina" w:date="2018-10-24T12:07:00Z">
            <w:rPr/>
          </w:rPrChange>
        </w:rPr>
        <w:t>;</w:t>
      </w:r>
    </w:p>
    <w:p w14:paraId="044D67FA" w14:textId="77777777" w:rsidR="002B38AC" w:rsidRPr="000252A4" w:rsidRDefault="002B38AC" w:rsidP="002B38AC">
      <w:pPr>
        <w:pStyle w:val="afff1"/>
        <w:numPr>
          <w:ilvl w:val="0"/>
          <w:numId w:val="5"/>
        </w:numPr>
        <w:spacing w:before="120"/>
        <w:rPr>
          <w:highlight w:val="lightGray"/>
          <w:rPrChange w:id="274" w:author="Victoria Shilina" w:date="2018-10-24T12:07:00Z">
            <w:rPr/>
          </w:rPrChange>
        </w:rPr>
      </w:pPr>
      <w:r w:rsidRPr="000252A4">
        <w:rPr>
          <w:highlight w:val="lightGray"/>
          <w:rPrChange w:id="275" w:author="Victoria Shilina" w:date="2018-10-24T12:07:00Z">
            <w:rPr/>
          </w:rPrChange>
        </w:rPr>
        <w:t xml:space="preserve">Зона экспедиции </w:t>
      </w:r>
      <w:r w:rsidRPr="000252A4">
        <w:rPr>
          <w:highlight w:val="lightGray"/>
          <w:lang w:val="en-US"/>
          <w:rPrChange w:id="276" w:author="Victoria Shilina" w:date="2018-10-24T12:07:00Z">
            <w:rPr>
              <w:lang w:val="en-US"/>
            </w:rPr>
          </w:rPrChange>
        </w:rPr>
        <w:t>O;</w:t>
      </w:r>
    </w:p>
    <w:p w14:paraId="289A839D" w14:textId="77777777" w:rsidR="002B38AC" w:rsidRPr="000252A4" w:rsidRDefault="002B38AC" w:rsidP="002B38AC">
      <w:pPr>
        <w:pStyle w:val="afff1"/>
        <w:numPr>
          <w:ilvl w:val="0"/>
          <w:numId w:val="5"/>
        </w:numPr>
        <w:spacing w:before="120"/>
        <w:rPr>
          <w:highlight w:val="lightGray"/>
          <w:rPrChange w:id="277" w:author="Victoria Shilina" w:date="2018-10-24T12:07:00Z">
            <w:rPr/>
          </w:rPrChange>
        </w:rPr>
      </w:pPr>
      <w:r w:rsidRPr="000252A4">
        <w:rPr>
          <w:highlight w:val="lightGray"/>
          <w:rPrChange w:id="278" w:author="Victoria Shilina" w:date="2018-10-24T12:07:00Z">
            <w:rPr/>
          </w:rPrChange>
        </w:rPr>
        <w:t xml:space="preserve">Зона приема внешних поставок </w:t>
      </w:r>
      <w:r w:rsidRPr="000252A4">
        <w:rPr>
          <w:highlight w:val="lightGray"/>
          <w:lang w:val="en-US"/>
          <w:rPrChange w:id="279" w:author="Victoria Shilina" w:date="2018-10-24T12:07:00Z">
            <w:rPr>
              <w:lang w:val="en-US"/>
            </w:rPr>
          </w:rPrChange>
        </w:rPr>
        <w:t>I</w:t>
      </w:r>
      <w:r w:rsidRPr="000252A4">
        <w:rPr>
          <w:highlight w:val="lightGray"/>
          <w:rPrChange w:id="280" w:author="Victoria Shilina" w:date="2018-10-24T12:07:00Z">
            <w:rPr/>
          </w:rPrChange>
        </w:rPr>
        <w:t>;</w:t>
      </w:r>
    </w:p>
    <w:p w14:paraId="4AB7F4CD" w14:textId="77777777" w:rsidR="002B38AC" w:rsidRPr="000252A4" w:rsidRDefault="002B38AC" w:rsidP="002B38AC">
      <w:pPr>
        <w:pStyle w:val="afff1"/>
        <w:numPr>
          <w:ilvl w:val="0"/>
          <w:numId w:val="5"/>
        </w:numPr>
        <w:spacing w:before="120"/>
        <w:rPr>
          <w:highlight w:val="lightGray"/>
          <w:rPrChange w:id="281" w:author="Victoria Shilina" w:date="2018-10-24T12:07:00Z">
            <w:rPr/>
          </w:rPrChange>
        </w:rPr>
      </w:pPr>
      <w:r w:rsidRPr="000252A4">
        <w:rPr>
          <w:highlight w:val="lightGray"/>
          <w:rPrChange w:id="282" w:author="Victoria Shilina" w:date="2018-10-24T12:07:00Z">
            <w:rPr/>
          </w:rPrChange>
        </w:rPr>
        <w:t xml:space="preserve">Отгрузочные доки </w:t>
      </w:r>
      <w:r w:rsidRPr="000252A4">
        <w:rPr>
          <w:highlight w:val="lightGray"/>
          <w:lang w:val="en-US"/>
          <w:rPrChange w:id="283" w:author="Victoria Shilina" w:date="2018-10-24T12:07:00Z">
            <w:rPr>
              <w:lang w:val="en-US"/>
            </w:rPr>
          </w:rPrChange>
        </w:rPr>
        <w:t>D1-D3.</w:t>
      </w:r>
    </w:p>
    <w:p w14:paraId="1A548922" w14:textId="77777777" w:rsidR="002B38AC" w:rsidRPr="00FD3425" w:rsidRDefault="002B38AC" w:rsidP="002B38AC">
      <w:pPr>
        <w:pStyle w:val="2"/>
        <w:rPr>
          <w:lang w:val="ru-RU"/>
        </w:rPr>
      </w:pPr>
      <w:bookmarkStart w:id="284" w:name="_Toc529192692"/>
      <w:r w:rsidRPr="00FD3425">
        <w:rPr>
          <w:lang w:val="ru-RU"/>
        </w:rPr>
        <w:t>Ячейки постановки грузов на конвейер</w:t>
      </w:r>
      <w:bookmarkEnd w:id="284"/>
    </w:p>
    <w:p w14:paraId="381DAD00" w14:textId="77777777" w:rsidR="002B38AC" w:rsidRPr="000252A4" w:rsidRDefault="002B38AC" w:rsidP="002B38AC">
      <w:pPr>
        <w:pStyle w:val="3"/>
        <w:rPr>
          <w:highlight w:val="lightGray"/>
          <w:lang w:val="en-US"/>
          <w:rPrChange w:id="285" w:author="Victoria Shilina" w:date="2018-10-24T12:10:00Z">
            <w:rPr>
              <w:lang w:val="en-US"/>
            </w:rPr>
          </w:rPrChange>
        </w:rPr>
      </w:pPr>
      <w:bookmarkStart w:id="286" w:name="_Toc529192693"/>
      <w:r w:rsidRPr="000252A4">
        <w:rPr>
          <w:highlight w:val="lightGray"/>
          <w:lang w:val="en-US"/>
          <w:rPrChange w:id="287" w:author="Victoria Shilina" w:date="2018-10-24T12:10:00Z">
            <w:rPr>
              <w:lang w:val="en-US"/>
            </w:rPr>
          </w:rPrChange>
        </w:rPr>
        <w:t>CNIT1</w:t>
      </w:r>
      <w:bookmarkEnd w:id="286"/>
    </w:p>
    <w:p w14:paraId="628F4E37" w14:textId="63931432" w:rsidR="002B38AC" w:rsidRPr="000252A4" w:rsidRDefault="002B38AC" w:rsidP="007F2382">
      <w:pPr>
        <w:ind w:firstLine="708"/>
        <w:rPr>
          <w:highlight w:val="lightGray"/>
          <w:lang w:eastAsia="x-none"/>
          <w:rPrChange w:id="288" w:author="Victoria Shilina" w:date="2018-10-24T12:10:00Z">
            <w:rPr>
              <w:lang w:eastAsia="x-none"/>
            </w:rPr>
          </w:rPrChange>
        </w:rPr>
      </w:pPr>
      <w:r w:rsidRPr="000252A4">
        <w:rPr>
          <w:highlight w:val="lightGray"/>
          <w:lang w:eastAsia="x-none"/>
          <w:rPrChange w:id="289" w:author="Victoria Shilina" w:date="2018-10-24T12:10:00Z">
            <w:rPr>
              <w:lang w:eastAsia="x-none"/>
            </w:rPr>
          </w:rPrChange>
        </w:rPr>
        <w:t xml:space="preserve">В данную ячейку размещаются принятые с </w:t>
      </w:r>
      <w:del w:id="290" w:author="Victoria Shilina" w:date="2018-10-24T12:07:00Z">
        <w:r w:rsidRPr="000252A4" w:rsidDel="000252A4">
          <w:rPr>
            <w:highlight w:val="lightGray"/>
            <w:lang w:eastAsia="x-none"/>
            <w:rPrChange w:id="291" w:author="Victoria Shilina" w:date="2018-10-24T12:10:00Z">
              <w:rPr>
                <w:lang w:eastAsia="x-none"/>
              </w:rPr>
            </w:rPrChange>
          </w:rPr>
          <w:delText>п</w:delText>
        </w:r>
      </w:del>
      <w:ins w:id="292" w:author="Victoria Shilina" w:date="2018-10-24T12:07:00Z">
        <w:r w:rsidR="000252A4" w:rsidRPr="000252A4">
          <w:rPr>
            <w:highlight w:val="lightGray"/>
            <w:lang w:eastAsia="x-none"/>
            <w:rPrChange w:id="293" w:author="Victoria Shilina" w:date="2018-10-24T12:10:00Z">
              <w:rPr>
                <w:lang w:eastAsia="x-none"/>
              </w:rPr>
            </w:rPrChange>
          </w:rPr>
          <w:t>П</w:t>
        </w:r>
      </w:ins>
      <w:r w:rsidRPr="000252A4">
        <w:rPr>
          <w:highlight w:val="lightGray"/>
          <w:lang w:eastAsia="x-none"/>
          <w:rPrChange w:id="294" w:author="Victoria Shilina" w:date="2018-10-24T12:10:00Z">
            <w:rPr>
              <w:lang w:eastAsia="x-none"/>
            </w:rPr>
          </w:rPrChange>
        </w:rPr>
        <w:t xml:space="preserve">роизводства </w:t>
      </w:r>
      <w:del w:id="295" w:author="Victoria Shilina" w:date="2018-10-24T12:07:00Z">
        <w:r w:rsidRPr="000252A4" w:rsidDel="000252A4">
          <w:rPr>
            <w:highlight w:val="lightGray"/>
            <w:lang w:eastAsia="x-none"/>
            <w:rPrChange w:id="296" w:author="Victoria Shilina" w:date="2018-10-24T12:10:00Z">
              <w:rPr>
                <w:lang w:eastAsia="x-none"/>
              </w:rPr>
            </w:rPrChange>
          </w:rPr>
          <w:delText>л</w:delText>
        </w:r>
      </w:del>
      <w:ins w:id="297" w:author="Victoria Shilina" w:date="2018-10-24T12:07:00Z">
        <w:r w:rsidR="000252A4" w:rsidRPr="000252A4">
          <w:rPr>
            <w:highlight w:val="lightGray"/>
            <w:lang w:eastAsia="x-none"/>
            <w:rPrChange w:id="298" w:author="Victoria Shilina" w:date="2018-10-24T12:10:00Z">
              <w:rPr>
                <w:lang w:eastAsia="x-none"/>
              </w:rPr>
            </w:rPrChange>
          </w:rPr>
          <w:t>Л</w:t>
        </w:r>
      </w:ins>
      <w:r w:rsidRPr="000252A4">
        <w:rPr>
          <w:highlight w:val="lightGray"/>
          <w:lang w:eastAsia="x-none"/>
          <w:rPrChange w:id="299" w:author="Victoria Shilina" w:date="2018-10-24T12:10:00Z">
            <w:rPr>
              <w:lang w:eastAsia="x-none"/>
            </w:rPr>
          </w:rPrChange>
        </w:rPr>
        <w:t xml:space="preserve">отки с </w:t>
      </w:r>
      <w:del w:id="300" w:author="Victoria Shilina" w:date="2018-10-24T12:07:00Z">
        <w:r w:rsidRPr="000252A4" w:rsidDel="000252A4">
          <w:rPr>
            <w:highlight w:val="lightGray"/>
            <w:lang w:eastAsia="x-none"/>
            <w:rPrChange w:id="301" w:author="Victoria Shilina" w:date="2018-10-24T12:10:00Z">
              <w:rPr>
                <w:lang w:eastAsia="x-none"/>
              </w:rPr>
            </w:rPrChange>
          </w:rPr>
          <w:delText>т</w:delText>
        </w:r>
      </w:del>
      <w:ins w:id="302" w:author="Victoria Shilina" w:date="2018-10-24T12:07:00Z">
        <w:r w:rsidR="000252A4" w:rsidRPr="000252A4">
          <w:rPr>
            <w:highlight w:val="lightGray"/>
            <w:lang w:eastAsia="x-none"/>
            <w:rPrChange w:id="303" w:author="Victoria Shilina" w:date="2018-10-24T12:10:00Z">
              <w:rPr>
                <w:lang w:eastAsia="x-none"/>
              </w:rPr>
            </w:rPrChange>
          </w:rPr>
          <w:t>Т</w:t>
        </w:r>
      </w:ins>
      <w:r w:rsidRPr="000252A4">
        <w:rPr>
          <w:highlight w:val="lightGray"/>
          <w:lang w:eastAsia="x-none"/>
          <w:rPrChange w:id="304" w:author="Victoria Shilina" w:date="2018-10-24T12:10:00Z">
            <w:rPr>
              <w:lang w:eastAsia="x-none"/>
            </w:rPr>
          </w:rPrChange>
        </w:rPr>
        <w:t>оваром</w:t>
      </w:r>
      <w:ins w:id="305" w:author="Victoria Shilina" w:date="2018-10-24T12:16:00Z">
        <w:r w:rsidR="00791F8E">
          <w:rPr>
            <w:highlight w:val="lightGray"/>
            <w:lang w:eastAsia="x-none"/>
          </w:rPr>
          <w:t xml:space="preserve"> для размещения в Зонах </w:t>
        </w:r>
        <w:r w:rsidR="00791F8E">
          <w:rPr>
            <w:highlight w:val="lightGray"/>
            <w:lang w:val="en-US" w:eastAsia="x-none"/>
          </w:rPr>
          <w:t>G</w:t>
        </w:r>
        <w:r w:rsidR="00791F8E" w:rsidRPr="00791F8E">
          <w:rPr>
            <w:highlight w:val="lightGray"/>
            <w:lang w:eastAsia="x-none"/>
            <w:rPrChange w:id="306" w:author="Victoria Shilina" w:date="2018-10-24T12:16:00Z">
              <w:rPr>
                <w:highlight w:val="lightGray"/>
                <w:lang w:val="en-US" w:eastAsia="x-none"/>
              </w:rPr>
            </w:rPrChange>
          </w:rPr>
          <w:t xml:space="preserve">1, </w:t>
        </w:r>
        <w:r w:rsidR="00791F8E">
          <w:rPr>
            <w:highlight w:val="lightGray"/>
            <w:lang w:val="en-US" w:eastAsia="x-none"/>
          </w:rPr>
          <w:t>G</w:t>
        </w:r>
        <w:r w:rsidR="00791F8E" w:rsidRPr="00791F8E">
          <w:rPr>
            <w:highlight w:val="lightGray"/>
            <w:lang w:eastAsia="x-none"/>
            <w:rPrChange w:id="307" w:author="Victoria Shilina" w:date="2018-10-24T12:16:00Z">
              <w:rPr>
                <w:highlight w:val="lightGray"/>
                <w:lang w:val="en-US" w:eastAsia="x-none"/>
              </w:rPr>
            </w:rPrChange>
          </w:rPr>
          <w:t xml:space="preserve">2, </w:t>
        </w:r>
        <w:r w:rsidR="00791F8E">
          <w:rPr>
            <w:highlight w:val="lightGray"/>
            <w:lang w:val="en-US" w:eastAsia="x-none"/>
          </w:rPr>
          <w:t>R</w:t>
        </w:r>
        <w:r w:rsidR="00791F8E" w:rsidRPr="00791F8E">
          <w:rPr>
            <w:highlight w:val="lightGray"/>
            <w:lang w:eastAsia="x-none"/>
            <w:rPrChange w:id="308" w:author="Victoria Shilina" w:date="2018-10-24T12:16:00Z">
              <w:rPr>
                <w:highlight w:val="lightGray"/>
                <w:lang w:val="en-US" w:eastAsia="x-none"/>
              </w:rPr>
            </w:rPrChange>
          </w:rPr>
          <w:t xml:space="preserve"> </w:t>
        </w:r>
        <w:r w:rsidR="00791F8E">
          <w:rPr>
            <w:highlight w:val="lightGray"/>
            <w:lang w:eastAsia="x-none"/>
          </w:rPr>
          <w:t xml:space="preserve">и </w:t>
        </w:r>
        <w:r w:rsidR="00791F8E">
          <w:rPr>
            <w:highlight w:val="lightGray"/>
            <w:lang w:val="en-US" w:eastAsia="x-none"/>
          </w:rPr>
          <w:t>P</w:t>
        </w:r>
        <w:r w:rsidR="00791F8E" w:rsidRPr="00791F8E">
          <w:rPr>
            <w:highlight w:val="lightGray"/>
            <w:lang w:eastAsia="x-none"/>
            <w:rPrChange w:id="309" w:author="Victoria Shilina" w:date="2018-10-24T12:16:00Z">
              <w:rPr>
                <w:highlight w:val="lightGray"/>
                <w:lang w:val="en-US" w:eastAsia="x-none"/>
              </w:rPr>
            </w:rPrChange>
          </w:rPr>
          <w:t>1</w:t>
        </w:r>
      </w:ins>
      <w:ins w:id="310" w:author="Victoria Shilina" w:date="2018-10-24T12:15:00Z">
        <w:r w:rsidR="00791F8E">
          <w:rPr>
            <w:highlight w:val="lightGray"/>
            <w:lang w:eastAsia="x-none"/>
          </w:rPr>
          <w:t xml:space="preserve">, в том числе Грузов </w:t>
        </w:r>
      </w:ins>
      <w:ins w:id="311" w:author="Victoria Shilina" w:date="2018-10-24T12:16:00Z">
        <w:r w:rsidR="00791F8E">
          <w:rPr>
            <w:highlight w:val="lightGray"/>
            <w:lang w:eastAsia="x-none"/>
          </w:rPr>
          <w:t>в статусе «</w:t>
        </w:r>
        <w:proofErr w:type="spellStart"/>
        <w:r w:rsidR="00791F8E">
          <w:rPr>
            <w:highlight w:val="lightGray"/>
            <w:lang w:eastAsia="x-none"/>
          </w:rPr>
          <w:t>Некондиция</w:t>
        </w:r>
        <w:proofErr w:type="spellEnd"/>
        <w:r w:rsidR="00791F8E">
          <w:rPr>
            <w:highlight w:val="lightGray"/>
            <w:lang w:eastAsia="x-none"/>
          </w:rPr>
          <w:t>»</w:t>
        </w:r>
      </w:ins>
      <w:ins w:id="312" w:author="Victoria Shilina" w:date="2018-10-24T12:18:00Z">
        <w:r w:rsidR="00D67732">
          <w:rPr>
            <w:highlight w:val="lightGray"/>
            <w:lang w:eastAsia="x-none"/>
          </w:rPr>
          <w:t xml:space="preserve"> и пустые Лотки для зоны </w:t>
        </w:r>
        <w:r w:rsidR="00D67732">
          <w:rPr>
            <w:highlight w:val="lightGray"/>
            <w:lang w:val="en-US" w:eastAsia="x-none"/>
          </w:rPr>
          <w:t>G</w:t>
        </w:r>
        <w:r w:rsidR="00D67732" w:rsidRPr="00D67732">
          <w:rPr>
            <w:highlight w:val="lightGray"/>
            <w:lang w:eastAsia="x-none"/>
            <w:rPrChange w:id="313" w:author="Victoria Shilina" w:date="2018-10-24T12:18:00Z">
              <w:rPr>
                <w:highlight w:val="lightGray"/>
                <w:lang w:val="en-US" w:eastAsia="x-none"/>
              </w:rPr>
            </w:rPrChange>
          </w:rPr>
          <w:t>2</w:t>
        </w:r>
        <w:r w:rsidR="00D67732">
          <w:rPr>
            <w:highlight w:val="lightGray"/>
            <w:lang w:eastAsia="x-none"/>
          </w:rPr>
          <w:t xml:space="preserve"> без задания</w:t>
        </w:r>
      </w:ins>
      <w:ins w:id="314" w:author="Victoria Shilina" w:date="2018-10-24T12:16:00Z">
        <w:r w:rsidR="00791F8E">
          <w:rPr>
            <w:highlight w:val="lightGray"/>
            <w:lang w:eastAsia="x-none"/>
          </w:rPr>
          <w:t>.</w:t>
        </w:r>
      </w:ins>
      <w:del w:id="315" w:author="Victoria Shilina" w:date="2018-10-24T12:15:00Z">
        <w:r w:rsidRPr="000252A4" w:rsidDel="00791F8E">
          <w:rPr>
            <w:highlight w:val="lightGray"/>
            <w:lang w:eastAsia="x-none"/>
            <w:rPrChange w:id="316" w:author="Victoria Shilina" w:date="2018-10-24T12:10:00Z">
              <w:rPr>
                <w:lang w:eastAsia="x-none"/>
              </w:rPr>
            </w:rPrChange>
          </w:rPr>
          <w:delText>.</w:delText>
        </w:r>
      </w:del>
      <w:del w:id="317" w:author="Victoria Shilina" w:date="2018-10-24T12:16:00Z">
        <w:r w:rsidR="00D76617" w:rsidRPr="000252A4" w:rsidDel="00791F8E">
          <w:rPr>
            <w:highlight w:val="lightGray"/>
            <w:lang w:eastAsia="x-none"/>
            <w:rPrChange w:id="318" w:author="Victoria Shilina" w:date="2018-10-24T12:10:00Z">
              <w:rPr>
                <w:lang w:eastAsia="x-none"/>
              </w:rPr>
            </w:rPrChange>
          </w:rPr>
          <w:delText xml:space="preserve"> </w:delText>
        </w:r>
      </w:del>
    </w:p>
    <w:p w14:paraId="2EB87BFB" w14:textId="77777777" w:rsidR="002B38AC" w:rsidRPr="00791F8E" w:rsidRDefault="002B38AC" w:rsidP="002B38AC">
      <w:pPr>
        <w:pStyle w:val="3"/>
        <w:rPr>
          <w:highlight w:val="lightGray"/>
          <w:lang w:val="ru-RU"/>
          <w:rPrChange w:id="319" w:author="Victoria Shilina" w:date="2018-10-24T12:16:00Z">
            <w:rPr>
              <w:lang w:val="en-US"/>
            </w:rPr>
          </w:rPrChange>
        </w:rPr>
      </w:pPr>
      <w:bookmarkStart w:id="320" w:name="_Toc529192694"/>
      <w:r w:rsidRPr="000252A4">
        <w:rPr>
          <w:highlight w:val="lightGray"/>
          <w:lang w:val="en-US"/>
          <w:rPrChange w:id="321" w:author="Victoria Shilina" w:date="2018-10-24T12:10:00Z">
            <w:rPr>
              <w:lang w:val="en-US"/>
            </w:rPr>
          </w:rPrChange>
        </w:rPr>
        <w:lastRenderedPageBreak/>
        <w:t>CNIT</w:t>
      </w:r>
      <w:r w:rsidRPr="00791F8E">
        <w:rPr>
          <w:highlight w:val="lightGray"/>
          <w:lang w:val="ru-RU"/>
          <w:rPrChange w:id="322" w:author="Victoria Shilina" w:date="2018-10-24T12:16:00Z">
            <w:rPr>
              <w:lang w:val="en-US"/>
            </w:rPr>
          </w:rPrChange>
        </w:rPr>
        <w:t>2</w:t>
      </w:r>
      <w:bookmarkEnd w:id="320"/>
    </w:p>
    <w:p w14:paraId="2160FE18" w14:textId="334587F4" w:rsidR="002B38AC" w:rsidRPr="00FD3425" w:rsidRDefault="002B38AC" w:rsidP="007F2382">
      <w:pPr>
        <w:ind w:firstLine="708"/>
        <w:rPr>
          <w:lang w:eastAsia="x-none"/>
        </w:rPr>
      </w:pPr>
      <w:r w:rsidRPr="000252A4">
        <w:rPr>
          <w:highlight w:val="lightGray"/>
          <w:lang w:eastAsia="x-none"/>
          <w:rPrChange w:id="323" w:author="Victoria Shilina" w:date="2018-10-24T12:10:00Z">
            <w:rPr>
              <w:lang w:eastAsia="x-none"/>
            </w:rPr>
          </w:rPrChange>
        </w:rPr>
        <w:t xml:space="preserve">В данную ячейку размещаются лотки с товаром, отобранные в зоне </w:t>
      </w:r>
      <w:r w:rsidRPr="000252A4">
        <w:rPr>
          <w:highlight w:val="lightGray"/>
          <w:lang w:val="en-US" w:eastAsia="x-none"/>
          <w:rPrChange w:id="324" w:author="Victoria Shilina" w:date="2018-10-24T12:10:00Z">
            <w:rPr>
              <w:lang w:val="en-US" w:eastAsia="x-none"/>
            </w:rPr>
          </w:rPrChange>
        </w:rPr>
        <w:t>P</w:t>
      </w:r>
      <w:r w:rsidRPr="000252A4">
        <w:rPr>
          <w:highlight w:val="lightGray"/>
          <w:lang w:eastAsia="x-none"/>
          <w:rPrChange w:id="325" w:author="Victoria Shilina" w:date="2018-10-24T12:10:00Z">
            <w:rPr>
              <w:lang w:eastAsia="x-none"/>
            </w:rPr>
          </w:rPrChange>
        </w:rPr>
        <w:t xml:space="preserve">1 для пополнения гравитации </w:t>
      </w:r>
      <w:ins w:id="326" w:author="Victoria Shilina" w:date="2018-10-24T12:10:00Z">
        <w:r w:rsidR="000252A4" w:rsidRPr="000252A4">
          <w:rPr>
            <w:highlight w:val="lightGray"/>
            <w:lang w:val="en-US" w:eastAsia="x-none"/>
            <w:rPrChange w:id="327" w:author="Victoria Shilina" w:date="2018-10-24T12:10:00Z">
              <w:rPr>
                <w:lang w:val="en-US" w:eastAsia="x-none"/>
              </w:rPr>
            </w:rPrChange>
          </w:rPr>
          <w:t>G</w:t>
        </w:r>
        <w:r w:rsidR="000252A4" w:rsidRPr="000252A4">
          <w:rPr>
            <w:highlight w:val="lightGray"/>
            <w:lang w:eastAsia="x-none"/>
            <w:rPrChange w:id="328" w:author="Victoria Shilina" w:date="2018-10-24T12:10:00Z">
              <w:rPr>
                <w:lang w:val="en-US" w:eastAsia="x-none"/>
              </w:rPr>
            </w:rPrChange>
          </w:rPr>
          <w:t>1-</w:t>
        </w:r>
        <w:r w:rsidR="000252A4" w:rsidRPr="000252A4">
          <w:rPr>
            <w:highlight w:val="lightGray"/>
            <w:lang w:val="en-US" w:eastAsia="x-none"/>
            <w:rPrChange w:id="329" w:author="Victoria Shilina" w:date="2018-10-24T12:10:00Z">
              <w:rPr>
                <w:lang w:val="en-US" w:eastAsia="x-none"/>
              </w:rPr>
            </w:rPrChange>
          </w:rPr>
          <w:t>G</w:t>
        </w:r>
        <w:r w:rsidR="000252A4" w:rsidRPr="000252A4">
          <w:rPr>
            <w:highlight w:val="lightGray"/>
            <w:lang w:eastAsia="x-none"/>
            <w:rPrChange w:id="330" w:author="Victoria Shilina" w:date="2018-10-24T12:10:00Z">
              <w:rPr>
                <w:lang w:val="en-US" w:eastAsia="x-none"/>
              </w:rPr>
            </w:rPrChange>
          </w:rPr>
          <w:t xml:space="preserve">2 </w:t>
        </w:r>
      </w:ins>
      <w:r w:rsidRPr="000252A4">
        <w:rPr>
          <w:highlight w:val="lightGray"/>
          <w:lang w:eastAsia="x-none"/>
          <w:rPrChange w:id="331" w:author="Victoria Shilina" w:date="2018-10-24T12:10:00Z">
            <w:rPr>
              <w:lang w:eastAsia="x-none"/>
            </w:rPr>
          </w:rPrChange>
        </w:rPr>
        <w:t>или под заказ</w:t>
      </w:r>
      <w:ins w:id="332" w:author="Victoria Shilina" w:date="2018-10-24T12:18:00Z">
        <w:r w:rsidR="00F26E12">
          <w:rPr>
            <w:highlight w:val="lightGray"/>
            <w:lang w:eastAsia="x-none"/>
          </w:rPr>
          <w:t xml:space="preserve">, в том числе </w:t>
        </w:r>
      </w:ins>
      <w:r w:rsidR="004B797C">
        <w:rPr>
          <w:highlight w:val="lightGray"/>
          <w:lang w:eastAsia="x-none"/>
        </w:rPr>
        <w:t xml:space="preserve">сброс </w:t>
      </w:r>
      <w:ins w:id="333" w:author="Victoria Shilina" w:date="2018-10-24T12:18:00Z">
        <w:r w:rsidR="00F26E12">
          <w:rPr>
            <w:highlight w:val="lightGray"/>
            <w:lang w:eastAsia="x-none"/>
          </w:rPr>
          <w:t>Грузов в статусе «</w:t>
        </w:r>
        <w:proofErr w:type="spellStart"/>
        <w:r w:rsidR="00F26E12">
          <w:rPr>
            <w:highlight w:val="lightGray"/>
            <w:lang w:eastAsia="x-none"/>
          </w:rPr>
          <w:t>Некондиция</w:t>
        </w:r>
        <w:proofErr w:type="spellEnd"/>
        <w:r w:rsidR="00F26E12">
          <w:rPr>
            <w:highlight w:val="lightGray"/>
            <w:lang w:eastAsia="x-none"/>
          </w:rPr>
          <w:t>».</w:t>
        </w:r>
      </w:ins>
      <w:del w:id="334" w:author="Victoria Shilina" w:date="2018-10-24T12:18:00Z">
        <w:r w:rsidRPr="000252A4" w:rsidDel="00F26E12">
          <w:rPr>
            <w:highlight w:val="lightGray"/>
            <w:lang w:eastAsia="x-none"/>
            <w:rPrChange w:id="335" w:author="Victoria Shilina" w:date="2018-10-24T12:10:00Z">
              <w:rPr>
                <w:lang w:eastAsia="x-none"/>
              </w:rPr>
            </w:rPrChange>
          </w:rPr>
          <w:delText>.</w:delText>
        </w:r>
      </w:del>
    </w:p>
    <w:p w14:paraId="2100A72D" w14:textId="77777777" w:rsidR="002B38AC" w:rsidRPr="00791F8E" w:rsidRDefault="002B38AC" w:rsidP="002B38AC">
      <w:pPr>
        <w:pStyle w:val="3"/>
        <w:rPr>
          <w:highlight w:val="lightGray"/>
          <w:lang w:val="ru-RU"/>
          <w:rPrChange w:id="336" w:author="Victoria Shilina" w:date="2018-10-24T12:16:00Z">
            <w:rPr>
              <w:lang w:val="en-US"/>
            </w:rPr>
          </w:rPrChange>
        </w:rPr>
      </w:pPr>
      <w:bookmarkStart w:id="337" w:name="_Toc529192695"/>
      <w:r w:rsidRPr="000252A4">
        <w:rPr>
          <w:highlight w:val="lightGray"/>
          <w:lang w:val="en-US"/>
          <w:rPrChange w:id="338" w:author="Victoria Shilina" w:date="2018-10-24T12:12:00Z">
            <w:rPr>
              <w:lang w:val="en-US"/>
            </w:rPr>
          </w:rPrChange>
        </w:rPr>
        <w:t>CNOT</w:t>
      </w:r>
      <w:bookmarkEnd w:id="337"/>
    </w:p>
    <w:p w14:paraId="55881184" w14:textId="336D90E5" w:rsidR="002B38AC" w:rsidRDefault="002B38AC" w:rsidP="007F2382">
      <w:pPr>
        <w:ind w:firstLine="708"/>
        <w:rPr>
          <w:ins w:id="339" w:author="cc-sed63" w:date="2018-08-28T10:29:00Z"/>
          <w:lang w:eastAsia="x-none"/>
        </w:rPr>
      </w:pPr>
      <w:r w:rsidRPr="000252A4">
        <w:rPr>
          <w:highlight w:val="lightGray"/>
          <w:lang w:eastAsia="x-none"/>
          <w:rPrChange w:id="340" w:author="Victoria Shilina" w:date="2018-10-24T12:12:00Z">
            <w:rPr>
              <w:lang w:eastAsia="x-none"/>
            </w:rPr>
          </w:rPrChange>
        </w:rPr>
        <w:t xml:space="preserve">В данную ячейку размещается товар в грузовой упаковке, подготовленный в зоне </w:t>
      </w:r>
      <w:r w:rsidRPr="000252A4">
        <w:rPr>
          <w:highlight w:val="lightGray"/>
          <w:lang w:val="en-US" w:eastAsia="x-none"/>
          <w:rPrChange w:id="341" w:author="Victoria Shilina" w:date="2018-10-24T12:12:00Z">
            <w:rPr>
              <w:lang w:val="en-US" w:eastAsia="x-none"/>
            </w:rPr>
          </w:rPrChange>
        </w:rPr>
        <w:t>U</w:t>
      </w:r>
      <w:r w:rsidRPr="000252A4">
        <w:rPr>
          <w:highlight w:val="lightGray"/>
          <w:lang w:eastAsia="x-none"/>
          <w:rPrChange w:id="342" w:author="Victoria Shilina" w:date="2018-10-24T12:12:00Z">
            <w:rPr>
              <w:lang w:eastAsia="x-none"/>
            </w:rPr>
          </w:rPrChange>
        </w:rPr>
        <w:t xml:space="preserve"> для отправки </w:t>
      </w:r>
      <w:ins w:id="343" w:author="Victoria Shilina" w:date="2018-10-24T12:12:00Z">
        <w:r w:rsidR="000252A4" w:rsidRPr="000252A4">
          <w:rPr>
            <w:highlight w:val="lightGray"/>
            <w:lang w:eastAsia="x-none"/>
            <w:rPrChange w:id="344" w:author="Victoria Shilina" w:date="2018-10-24T12:12:00Z">
              <w:rPr>
                <w:lang w:eastAsia="x-none"/>
              </w:rPr>
            </w:rPrChange>
          </w:rPr>
          <w:t>К</w:t>
        </w:r>
      </w:ins>
      <w:del w:id="345" w:author="Victoria Shilina" w:date="2018-10-24T12:12:00Z">
        <w:r w:rsidRPr="000252A4" w:rsidDel="000252A4">
          <w:rPr>
            <w:highlight w:val="lightGray"/>
            <w:lang w:eastAsia="x-none"/>
            <w:rPrChange w:id="346" w:author="Victoria Shilina" w:date="2018-10-24T12:12:00Z">
              <w:rPr>
                <w:lang w:eastAsia="x-none"/>
              </w:rPr>
            </w:rPrChange>
          </w:rPr>
          <w:delText>к</w:delText>
        </w:r>
      </w:del>
      <w:r w:rsidRPr="000252A4">
        <w:rPr>
          <w:highlight w:val="lightGray"/>
          <w:lang w:eastAsia="x-none"/>
          <w:rPrChange w:id="347" w:author="Victoria Shilina" w:date="2018-10-24T12:12:00Z">
            <w:rPr>
              <w:lang w:eastAsia="x-none"/>
            </w:rPr>
          </w:rPrChange>
        </w:rPr>
        <w:t>лиенту.</w:t>
      </w:r>
    </w:p>
    <w:p w14:paraId="4C90632A" w14:textId="16AC1622" w:rsidR="007026DE" w:rsidRPr="00791F8E" w:rsidRDefault="007026DE" w:rsidP="007026DE">
      <w:pPr>
        <w:pStyle w:val="3"/>
        <w:rPr>
          <w:ins w:id="348" w:author="cc-sed63" w:date="2018-08-28T10:29:00Z"/>
          <w:highlight w:val="lightGray"/>
          <w:lang w:val="en-US"/>
          <w:rPrChange w:id="349" w:author="Victoria Shilina" w:date="2018-10-24T12:15:00Z">
            <w:rPr>
              <w:ins w:id="350" w:author="cc-sed63" w:date="2018-08-28T10:29:00Z"/>
              <w:lang w:val="en-US"/>
            </w:rPr>
          </w:rPrChange>
        </w:rPr>
      </w:pPr>
      <w:bookmarkStart w:id="351" w:name="_Toc529192696"/>
      <w:ins w:id="352" w:author="cc-sed63" w:date="2018-08-28T10:29:00Z">
        <w:r w:rsidRPr="00791F8E">
          <w:rPr>
            <w:highlight w:val="lightGray"/>
            <w:lang w:val="en-US"/>
            <w:rPrChange w:id="353" w:author="Victoria Shilina" w:date="2018-10-24T12:15:00Z">
              <w:rPr>
                <w:lang w:val="en-US"/>
              </w:rPr>
            </w:rPrChange>
          </w:rPr>
          <w:t>CNPT</w:t>
        </w:r>
        <w:bookmarkEnd w:id="351"/>
      </w:ins>
    </w:p>
    <w:p w14:paraId="5D22AF4D" w14:textId="04714E84" w:rsidR="007026DE" w:rsidRPr="006E75C9" w:rsidRDefault="007026DE">
      <w:pPr>
        <w:ind w:firstLine="709"/>
        <w:rPr>
          <w:lang w:eastAsia="x-none"/>
          <w:rPrChange w:id="354" w:author="cc-sed63" w:date="2018-08-28T10:31:00Z">
            <w:rPr>
              <w:lang w:val="en-US"/>
            </w:rPr>
          </w:rPrChange>
        </w:rPr>
        <w:pPrChange w:id="355" w:author="cc-sed63" w:date="2018-08-28T10:31:00Z">
          <w:pPr/>
        </w:pPrChange>
      </w:pPr>
      <w:r w:rsidRPr="00791F8E">
        <w:rPr>
          <w:highlight w:val="lightGray"/>
          <w:lang w:eastAsia="x-none"/>
          <w:rPrChange w:id="356" w:author="Victoria Shilina" w:date="2018-10-24T12:15:00Z">
            <w:rPr>
              <w:lang w:eastAsia="x-none"/>
            </w:rPr>
          </w:rPrChange>
        </w:rPr>
        <w:t xml:space="preserve">В данную ячейку размещаются </w:t>
      </w:r>
      <w:del w:id="357" w:author="Victoria Shilina" w:date="2018-10-24T12:18:00Z">
        <w:r w:rsidRPr="00791F8E" w:rsidDel="00F26E12">
          <w:rPr>
            <w:highlight w:val="lightGray"/>
            <w:lang w:eastAsia="x-none"/>
            <w:rPrChange w:id="358" w:author="Victoria Shilina" w:date="2018-10-24T12:15:00Z">
              <w:rPr>
                <w:lang w:eastAsia="x-none"/>
              </w:rPr>
            </w:rPrChange>
          </w:rPr>
          <w:delText>л</w:delText>
        </w:r>
      </w:del>
      <w:ins w:id="359" w:author="Victoria Shilina" w:date="2018-10-24T12:19:00Z">
        <w:r w:rsidR="00F26E12">
          <w:rPr>
            <w:highlight w:val="lightGray"/>
            <w:lang w:eastAsia="x-none"/>
          </w:rPr>
          <w:t>Л</w:t>
        </w:r>
      </w:ins>
      <w:r w:rsidRPr="00791F8E">
        <w:rPr>
          <w:highlight w:val="lightGray"/>
          <w:lang w:eastAsia="x-none"/>
          <w:rPrChange w:id="360" w:author="Victoria Shilina" w:date="2018-10-24T12:15:00Z">
            <w:rPr>
              <w:lang w:eastAsia="x-none"/>
            </w:rPr>
          </w:rPrChange>
        </w:rPr>
        <w:t xml:space="preserve">отки с товаром, отобранный под </w:t>
      </w:r>
      <w:ins w:id="361" w:author="Victoria Shilina" w:date="2018-10-24T12:19:00Z">
        <w:r w:rsidR="00F26E12">
          <w:rPr>
            <w:highlight w:val="lightGray"/>
            <w:lang w:eastAsia="x-none"/>
          </w:rPr>
          <w:t>З</w:t>
        </w:r>
      </w:ins>
      <w:del w:id="362" w:author="Victoria Shilina" w:date="2018-10-24T12:19:00Z">
        <w:r w:rsidRPr="00791F8E" w:rsidDel="00F26E12">
          <w:rPr>
            <w:highlight w:val="lightGray"/>
            <w:lang w:eastAsia="x-none"/>
            <w:rPrChange w:id="363" w:author="Victoria Shilina" w:date="2018-10-24T12:15:00Z">
              <w:rPr>
                <w:lang w:eastAsia="x-none"/>
              </w:rPr>
            </w:rPrChange>
          </w:rPr>
          <w:delText>з</w:delText>
        </w:r>
      </w:del>
      <w:r w:rsidRPr="00791F8E">
        <w:rPr>
          <w:highlight w:val="lightGray"/>
          <w:lang w:eastAsia="x-none"/>
          <w:rPrChange w:id="364" w:author="Victoria Shilina" w:date="2018-10-24T12:15:00Z">
            <w:rPr>
              <w:lang w:eastAsia="x-none"/>
            </w:rPr>
          </w:rPrChange>
        </w:rPr>
        <w:t>аказ в зонах G1,G2,R</w:t>
      </w:r>
      <w:ins w:id="365" w:author="Victoria Shilina" w:date="2018-10-24T12:13:00Z">
        <w:r w:rsidR="00BB1B24" w:rsidRPr="00791F8E">
          <w:rPr>
            <w:highlight w:val="lightGray"/>
            <w:lang w:eastAsia="x-none"/>
            <w:rPrChange w:id="366" w:author="Victoria Shilina" w:date="2018-10-24T12:15:00Z">
              <w:rPr>
                <w:lang w:eastAsia="x-none"/>
              </w:rPr>
            </w:rPrChange>
          </w:rPr>
          <w:t>, также производит</w:t>
        </w:r>
        <w:r w:rsidR="00791F8E" w:rsidRPr="00791F8E">
          <w:rPr>
            <w:highlight w:val="lightGray"/>
            <w:lang w:eastAsia="x-none"/>
            <w:rPrChange w:id="367" w:author="Victoria Shilina" w:date="2018-10-24T12:15:00Z">
              <w:rPr>
                <w:lang w:eastAsia="x-none"/>
              </w:rPr>
            </w:rPrChange>
          </w:rPr>
          <w:t xml:space="preserve">ся сброс пустых Лотков и Грузов </w:t>
        </w:r>
        <w:r w:rsidR="00BB1B24" w:rsidRPr="00791F8E">
          <w:rPr>
            <w:highlight w:val="lightGray"/>
            <w:lang w:eastAsia="x-none"/>
            <w:rPrChange w:id="368" w:author="Victoria Shilina" w:date="2018-10-24T12:15:00Z">
              <w:rPr>
                <w:lang w:eastAsia="x-none"/>
              </w:rPr>
            </w:rPrChange>
          </w:rPr>
          <w:t xml:space="preserve">в статусе </w:t>
        </w:r>
      </w:ins>
      <w:ins w:id="369" w:author="Victoria Shilina" w:date="2018-10-24T12:14:00Z">
        <w:r w:rsidR="00BB1B24" w:rsidRPr="00791F8E">
          <w:rPr>
            <w:highlight w:val="lightGray"/>
            <w:lang w:eastAsia="x-none"/>
            <w:rPrChange w:id="370" w:author="Victoria Shilina" w:date="2018-10-24T12:15:00Z">
              <w:rPr>
                <w:lang w:eastAsia="x-none"/>
              </w:rPr>
            </w:rPrChange>
          </w:rPr>
          <w:t>«</w:t>
        </w:r>
        <w:proofErr w:type="spellStart"/>
        <w:r w:rsidR="00BB1B24" w:rsidRPr="00791F8E">
          <w:rPr>
            <w:highlight w:val="lightGray"/>
            <w:lang w:eastAsia="x-none"/>
            <w:rPrChange w:id="371" w:author="Victoria Shilina" w:date="2018-10-24T12:15:00Z">
              <w:rPr>
                <w:lang w:eastAsia="x-none"/>
              </w:rPr>
            </w:rPrChange>
          </w:rPr>
          <w:t>Некондиция</w:t>
        </w:r>
        <w:proofErr w:type="spellEnd"/>
        <w:r w:rsidR="00BB1B24" w:rsidRPr="00791F8E">
          <w:rPr>
            <w:highlight w:val="lightGray"/>
            <w:lang w:eastAsia="x-none"/>
            <w:rPrChange w:id="372" w:author="Victoria Shilina" w:date="2018-10-24T12:15:00Z">
              <w:rPr>
                <w:lang w:eastAsia="x-none"/>
              </w:rPr>
            </w:rPrChange>
          </w:rPr>
          <w:t>».</w:t>
        </w:r>
      </w:ins>
      <w:del w:id="373" w:author="Victoria Shilina" w:date="2018-10-24T12:13:00Z">
        <w:r w:rsidRPr="00791F8E" w:rsidDel="00BB1B24">
          <w:rPr>
            <w:highlight w:val="lightGray"/>
            <w:lang w:eastAsia="x-none"/>
            <w:rPrChange w:id="374" w:author="Victoria Shilina" w:date="2018-10-24T12:15:00Z">
              <w:rPr>
                <w:lang w:eastAsia="x-none"/>
              </w:rPr>
            </w:rPrChange>
          </w:rPr>
          <w:delText>.</w:delText>
        </w:r>
      </w:del>
    </w:p>
    <w:p w14:paraId="3E909F99" w14:textId="77777777" w:rsidR="007026DE" w:rsidRPr="00FD3425" w:rsidRDefault="007026DE" w:rsidP="007F2382">
      <w:pPr>
        <w:ind w:firstLine="708"/>
        <w:rPr>
          <w:lang w:eastAsia="x-none"/>
        </w:rPr>
      </w:pPr>
    </w:p>
    <w:p w14:paraId="6014DF5A" w14:textId="77777777" w:rsidR="002B38AC" w:rsidRPr="00FD3425" w:rsidRDefault="002B38AC" w:rsidP="002B38AC">
      <w:pPr>
        <w:pStyle w:val="2"/>
        <w:rPr>
          <w:lang w:val="ru-RU"/>
        </w:rPr>
      </w:pPr>
      <w:bookmarkStart w:id="375" w:name="_Toc529192697"/>
      <w:r w:rsidRPr="00FD3425">
        <w:rPr>
          <w:lang w:val="ru-RU"/>
        </w:rPr>
        <w:t>Ячейки сброса грузов с конвейера</w:t>
      </w:r>
      <w:bookmarkEnd w:id="375"/>
    </w:p>
    <w:p w14:paraId="1BC956D7" w14:textId="77777777" w:rsidR="002B38AC" w:rsidRPr="00B33531" w:rsidRDefault="002B38AC" w:rsidP="002B38AC">
      <w:pPr>
        <w:pStyle w:val="3"/>
        <w:rPr>
          <w:highlight w:val="lightGray"/>
          <w:lang w:val="en-US"/>
          <w:rPrChange w:id="376" w:author="Victoria Shilina" w:date="2018-10-24T12:20:00Z">
            <w:rPr>
              <w:lang w:val="en-US"/>
            </w:rPr>
          </w:rPrChange>
        </w:rPr>
      </w:pPr>
      <w:bookmarkStart w:id="377" w:name="_Toc529192698"/>
      <w:r w:rsidRPr="00B33531">
        <w:rPr>
          <w:highlight w:val="lightGray"/>
          <w:lang w:val="en-US"/>
          <w:rPrChange w:id="378" w:author="Victoria Shilina" w:date="2018-10-24T12:20:00Z">
            <w:rPr>
              <w:lang w:val="en-US"/>
            </w:rPr>
          </w:rPrChange>
        </w:rPr>
        <w:t>RG1</w:t>
      </w:r>
      <w:bookmarkEnd w:id="377"/>
    </w:p>
    <w:p w14:paraId="1615331A" w14:textId="759245F6" w:rsidR="002B38AC" w:rsidRPr="00B33531" w:rsidRDefault="002B38AC" w:rsidP="002B38AC">
      <w:pPr>
        <w:ind w:firstLine="708"/>
        <w:rPr>
          <w:highlight w:val="lightGray"/>
          <w:lang w:eastAsia="x-none"/>
          <w:rPrChange w:id="379" w:author="Victoria Shilina" w:date="2018-10-24T12:20:00Z">
            <w:rPr>
              <w:lang w:eastAsia="x-none"/>
            </w:rPr>
          </w:rPrChange>
        </w:rPr>
      </w:pPr>
      <w:r w:rsidRPr="00B33531">
        <w:rPr>
          <w:highlight w:val="lightGray"/>
          <w:lang w:eastAsia="x-none"/>
          <w:rPrChange w:id="380" w:author="Victoria Shilina" w:date="2018-10-24T12:20:00Z">
            <w:rPr>
              <w:lang w:eastAsia="x-none"/>
            </w:rPr>
          </w:rPrChange>
        </w:rPr>
        <w:t xml:space="preserve">В данную ячейку размещаются лотки с товаром, предназначенные для хранения в зоне </w:t>
      </w:r>
      <w:r w:rsidRPr="00B33531">
        <w:rPr>
          <w:highlight w:val="lightGray"/>
          <w:lang w:val="en-US" w:eastAsia="x-none"/>
          <w:rPrChange w:id="381" w:author="Victoria Shilina" w:date="2018-10-24T12:20:00Z">
            <w:rPr>
              <w:lang w:val="en-US" w:eastAsia="x-none"/>
            </w:rPr>
          </w:rPrChange>
        </w:rPr>
        <w:t>P</w:t>
      </w:r>
      <w:r w:rsidRPr="00B33531">
        <w:rPr>
          <w:highlight w:val="lightGray"/>
          <w:lang w:eastAsia="x-none"/>
          <w:rPrChange w:id="382" w:author="Victoria Shilina" w:date="2018-10-24T12:20:00Z">
            <w:rPr>
              <w:lang w:eastAsia="x-none"/>
            </w:rPr>
          </w:rPrChange>
        </w:rPr>
        <w:t>1</w:t>
      </w:r>
      <w:ins w:id="383" w:author="Victoria Shilina" w:date="2018-10-24T12:20:00Z">
        <w:r w:rsidR="00B33531" w:rsidRPr="00B33531">
          <w:rPr>
            <w:highlight w:val="lightGray"/>
            <w:lang w:eastAsia="x-none"/>
            <w:rPrChange w:id="384" w:author="Victoria Shilina" w:date="2018-10-24T12:20:00Z">
              <w:rPr>
                <w:lang w:eastAsia="x-none"/>
              </w:rPr>
            </w:rPrChange>
          </w:rPr>
          <w:t>,</w:t>
        </w:r>
      </w:ins>
      <w:r w:rsidRPr="00B33531">
        <w:rPr>
          <w:highlight w:val="lightGray"/>
          <w:lang w:eastAsia="x-none"/>
          <w:rPrChange w:id="385" w:author="Victoria Shilina" w:date="2018-10-24T12:20:00Z">
            <w:rPr>
              <w:lang w:eastAsia="x-none"/>
            </w:rPr>
          </w:rPrChange>
        </w:rPr>
        <w:t xml:space="preserve"> либо для пополнения ячеек зоны </w:t>
      </w:r>
      <w:r w:rsidRPr="00B33531">
        <w:rPr>
          <w:highlight w:val="lightGray"/>
          <w:lang w:val="en-US" w:eastAsia="x-none"/>
          <w:rPrChange w:id="386" w:author="Victoria Shilina" w:date="2018-10-24T12:20:00Z">
            <w:rPr>
              <w:lang w:val="en-US" w:eastAsia="x-none"/>
            </w:rPr>
          </w:rPrChange>
        </w:rPr>
        <w:t>G</w:t>
      </w:r>
      <w:r w:rsidR="00D76617" w:rsidRPr="00B33531">
        <w:rPr>
          <w:highlight w:val="lightGray"/>
          <w:lang w:eastAsia="x-none"/>
          <w:rPrChange w:id="387" w:author="Victoria Shilina" w:date="2018-10-24T12:20:00Z">
            <w:rPr>
              <w:lang w:eastAsia="x-none"/>
            </w:rPr>
          </w:rPrChange>
        </w:rPr>
        <w:t xml:space="preserve">1 и зоны </w:t>
      </w:r>
      <w:r w:rsidR="00DF0265" w:rsidRPr="00B33531">
        <w:rPr>
          <w:highlight w:val="lightGray"/>
          <w:lang w:val="en-US" w:eastAsia="x-none"/>
          <w:rPrChange w:id="388" w:author="Victoria Shilina" w:date="2018-10-24T12:20:00Z">
            <w:rPr>
              <w:lang w:val="en-US" w:eastAsia="x-none"/>
            </w:rPr>
          </w:rPrChange>
        </w:rPr>
        <w:t>R</w:t>
      </w:r>
      <w:r w:rsidR="00D76617" w:rsidRPr="00B33531">
        <w:rPr>
          <w:highlight w:val="lightGray"/>
          <w:lang w:eastAsia="x-none"/>
          <w:rPrChange w:id="389" w:author="Victoria Shilina" w:date="2018-10-24T12:20:00Z">
            <w:rPr>
              <w:lang w:eastAsia="x-none"/>
            </w:rPr>
          </w:rPrChange>
        </w:rPr>
        <w:t>.</w:t>
      </w:r>
    </w:p>
    <w:p w14:paraId="46561A60" w14:textId="77777777" w:rsidR="002B38AC" w:rsidRPr="00B33531" w:rsidRDefault="002B38AC" w:rsidP="002B38AC">
      <w:pPr>
        <w:pStyle w:val="3"/>
        <w:rPr>
          <w:highlight w:val="lightGray"/>
          <w:lang w:val="en-US"/>
          <w:rPrChange w:id="390" w:author="Victoria Shilina" w:date="2018-10-24T12:20:00Z">
            <w:rPr>
              <w:lang w:val="en-US"/>
            </w:rPr>
          </w:rPrChange>
        </w:rPr>
      </w:pPr>
      <w:bookmarkStart w:id="391" w:name="_Toc529192699"/>
      <w:r w:rsidRPr="00B33531">
        <w:rPr>
          <w:highlight w:val="lightGray"/>
          <w:lang w:val="en-US"/>
          <w:rPrChange w:id="392" w:author="Victoria Shilina" w:date="2018-10-24T12:20:00Z">
            <w:rPr>
              <w:lang w:val="en-US"/>
            </w:rPr>
          </w:rPrChange>
        </w:rPr>
        <w:t>RG2</w:t>
      </w:r>
      <w:bookmarkEnd w:id="391"/>
    </w:p>
    <w:p w14:paraId="31BE3D43" w14:textId="04F792FB" w:rsidR="002B38AC" w:rsidRPr="00FD3425" w:rsidRDefault="002B38AC" w:rsidP="0050048A">
      <w:pPr>
        <w:ind w:firstLine="708"/>
        <w:rPr>
          <w:lang w:eastAsia="x-none"/>
        </w:rPr>
      </w:pPr>
      <w:r w:rsidRPr="00B33531">
        <w:rPr>
          <w:highlight w:val="lightGray"/>
          <w:lang w:eastAsia="x-none"/>
          <w:rPrChange w:id="393" w:author="Victoria Shilina" w:date="2018-10-24T12:20:00Z">
            <w:rPr>
              <w:lang w:eastAsia="x-none"/>
            </w:rPr>
          </w:rPrChange>
        </w:rPr>
        <w:t>В данную ячейку размещаются лотки с товаром</w:t>
      </w:r>
      <w:ins w:id="394" w:author="Victoria Shilina" w:date="2018-10-24T12:20:00Z">
        <w:r w:rsidR="00B33531" w:rsidRPr="00B33531">
          <w:rPr>
            <w:highlight w:val="lightGray"/>
            <w:lang w:eastAsia="x-none"/>
            <w:rPrChange w:id="395" w:author="Victoria Shilina" w:date="2018-10-24T12:20:00Z">
              <w:rPr>
                <w:lang w:eastAsia="x-none"/>
              </w:rPr>
            </w:rPrChange>
          </w:rPr>
          <w:t xml:space="preserve"> или пустые лотки</w:t>
        </w:r>
      </w:ins>
      <w:r w:rsidRPr="00B33531">
        <w:rPr>
          <w:highlight w:val="lightGray"/>
          <w:lang w:eastAsia="x-none"/>
          <w:rPrChange w:id="396" w:author="Victoria Shilina" w:date="2018-10-24T12:20:00Z">
            <w:rPr>
              <w:lang w:eastAsia="x-none"/>
            </w:rPr>
          </w:rPrChange>
        </w:rPr>
        <w:t xml:space="preserve">, предназначенные для пополнения ячеек зоны </w:t>
      </w:r>
      <w:r w:rsidRPr="00B33531">
        <w:rPr>
          <w:highlight w:val="lightGray"/>
          <w:lang w:val="en-US" w:eastAsia="x-none"/>
          <w:rPrChange w:id="397" w:author="Victoria Shilina" w:date="2018-10-24T12:20:00Z">
            <w:rPr>
              <w:lang w:val="en-US" w:eastAsia="x-none"/>
            </w:rPr>
          </w:rPrChange>
        </w:rPr>
        <w:t>G</w:t>
      </w:r>
      <w:r w:rsidRPr="00B33531">
        <w:rPr>
          <w:highlight w:val="lightGray"/>
          <w:lang w:eastAsia="x-none"/>
          <w:rPrChange w:id="398" w:author="Victoria Shilina" w:date="2018-10-24T12:20:00Z">
            <w:rPr>
              <w:lang w:eastAsia="x-none"/>
            </w:rPr>
          </w:rPrChange>
        </w:rPr>
        <w:t>2</w:t>
      </w:r>
      <w:r w:rsidR="00E06F4A" w:rsidRPr="00B33531">
        <w:rPr>
          <w:highlight w:val="lightGray"/>
          <w:lang w:eastAsia="x-none"/>
          <w:rPrChange w:id="399" w:author="Victoria Shilina" w:date="2018-10-24T12:20:00Z">
            <w:rPr>
              <w:lang w:eastAsia="x-none"/>
            </w:rPr>
          </w:rPrChange>
        </w:rPr>
        <w:t>.</w:t>
      </w:r>
    </w:p>
    <w:p w14:paraId="6A410C47" w14:textId="77777777" w:rsidR="002B38AC" w:rsidRPr="006A0D05" w:rsidRDefault="002B38AC" w:rsidP="002B38AC">
      <w:pPr>
        <w:pStyle w:val="3"/>
        <w:rPr>
          <w:highlight w:val="lightGray"/>
          <w:lang w:val="en-US"/>
          <w:rPrChange w:id="400" w:author="Victoria Shilina" w:date="2018-10-24T12:21:00Z">
            <w:rPr>
              <w:lang w:val="en-US"/>
            </w:rPr>
          </w:rPrChange>
        </w:rPr>
      </w:pPr>
      <w:bookmarkStart w:id="401" w:name="_Toc529192700"/>
      <w:r w:rsidRPr="006A0D05">
        <w:rPr>
          <w:highlight w:val="lightGray"/>
          <w:lang w:val="en-US"/>
          <w:rPrChange w:id="402" w:author="Victoria Shilina" w:date="2018-10-24T12:21:00Z">
            <w:rPr>
              <w:lang w:val="en-US"/>
            </w:rPr>
          </w:rPrChange>
        </w:rPr>
        <w:t>RG3</w:t>
      </w:r>
      <w:bookmarkEnd w:id="401"/>
    </w:p>
    <w:p w14:paraId="59A7E54D" w14:textId="476ED430" w:rsidR="002B38AC" w:rsidRPr="00FD3425" w:rsidRDefault="002B38AC" w:rsidP="0050048A">
      <w:pPr>
        <w:ind w:firstLine="708"/>
        <w:rPr>
          <w:lang w:eastAsia="x-none"/>
        </w:rPr>
      </w:pPr>
      <w:r w:rsidRPr="006A0D05">
        <w:rPr>
          <w:highlight w:val="lightGray"/>
          <w:lang w:eastAsia="x-none"/>
          <w:rPrChange w:id="403" w:author="Victoria Shilina" w:date="2018-10-24T12:21:00Z">
            <w:rPr>
              <w:lang w:eastAsia="x-none"/>
            </w:rPr>
          </w:rPrChange>
        </w:rPr>
        <w:t>В данную ячейку размещаются лотки с отобранным под заказ товаром.</w:t>
      </w:r>
    </w:p>
    <w:p w14:paraId="1914AB11" w14:textId="77777777" w:rsidR="002B38AC" w:rsidRPr="00601637" w:rsidRDefault="002B38AC" w:rsidP="002B38AC">
      <w:pPr>
        <w:pStyle w:val="3"/>
        <w:rPr>
          <w:highlight w:val="lightGray"/>
          <w:lang w:val="en-US"/>
          <w:rPrChange w:id="404" w:author="Victoria Shilina" w:date="2018-10-24T12:21:00Z">
            <w:rPr>
              <w:lang w:val="en-US"/>
            </w:rPr>
          </w:rPrChange>
        </w:rPr>
      </w:pPr>
      <w:bookmarkStart w:id="405" w:name="_Toc529192701"/>
      <w:r w:rsidRPr="00601637">
        <w:rPr>
          <w:highlight w:val="lightGray"/>
          <w:lang w:val="en-US"/>
          <w:rPrChange w:id="406" w:author="Victoria Shilina" w:date="2018-10-24T12:21:00Z">
            <w:rPr>
              <w:lang w:val="en-US"/>
            </w:rPr>
          </w:rPrChange>
        </w:rPr>
        <w:t>CNCS</w:t>
      </w:r>
      <w:bookmarkEnd w:id="405"/>
    </w:p>
    <w:p w14:paraId="3E4AAB13" w14:textId="77777777" w:rsidR="00F2031B" w:rsidRDefault="002B38AC" w:rsidP="002B38AC">
      <w:pPr>
        <w:ind w:firstLine="708"/>
        <w:rPr>
          <w:highlight w:val="lightGray"/>
          <w:lang w:eastAsia="x-none"/>
        </w:rPr>
      </w:pPr>
      <w:r w:rsidRPr="00601637">
        <w:rPr>
          <w:highlight w:val="lightGray"/>
          <w:lang w:eastAsia="x-none"/>
          <w:rPrChange w:id="407" w:author="Victoria Shilina" w:date="2018-10-24T12:21:00Z">
            <w:rPr>
              <w:lang w:eastAsia="x-none"/>
            </w:rPr>
          </w:rPrChange>
        </w:rPr>
        <w:t xml:space="preserve">В данную ячейку размещаются лотки с </w:t>
      </w:r>
      <w:del w:id="408" w:author="Victoria Shilina" w:date="2018-10-24T12:21:00Z">
        <w:r w:rsidRPr="00601637" w:rsidDel="006A0D05">
          <w:rPr>
            <w:highlight w:val="lightGray"/>
            <w:lang w:eastAsia="x-none"/>
            <w:rPrChange w:id="409" w:author="Victoria Shilina" w:date="2018-10-24T12:21:00Z">
              <w:rPr>
                <w:lang w:eastAsia="x-none"/>
              </w:rPr>
            </w:rPrChange>
          </w:rPr>
          <w:delText>товаром</w:delText>
        </w:r>
      </w:del>
      <w:ins w:id="410" w:author="Victoria Shilina" w:date="2018-10-24T12:21:00Z">
        <w:r w:rsidR="006A0D05" w:rsidRPr="00601637">
          <w:rPr>
            <w:highlight w:val="lightGray"/>
            <w:lang w:eastAsia="x-none"/>
            <w:rPrChange w:id="411" w:author="Victoria Shilina" w:date="2018-10-24T12:21:00Z">
              <w:rPr>
                <w:lang w:eastAsia="x-none"/>
              </w:rPr>
            </w:rPrChange>
          </w:rPr>
          <w:t>грузом в статусе «</w:t>
        </w:r>
        <w:proofErr w:type="spellStart"/>
        <w:r w:rsidR="006A0D05" w:rsidRPr="00601637">
          <w:rPr>
            <w:highlight w:val="lightGray"/>
            <w:lang w:eastAsia="x-none"/>
            <w:rPrChange w:id="412" w:author="Victoria Shilina" w:date="2018-10-24T12:21:00Z">
              <w:rPr>
                <w:lang w:eastAsia="x-none"/>
              </w:rPr>
            </w:rPrChange>
          </w:rPr>
          <w:t>Некондиция</w:t>
        </w:r>
        <w:proofErr w:type="spellEnd"/>
        <w:r w:rsidR="006A0D05" w:rsidRPr="00601637">
          <w:rPr>
            <w:highlight w:val="lightGray"/>
            <w:lang w:eastAsia="x-none"/>
            <w:rPrChange w:id="413" w:author="Victoria Shilina" w:date="2018-10-24T12:21:00Z">
              <w:rPr>
                <w:lang w:eastAsia="x-none"/>
              </w:rPr>
            </w:rPrChange>
          </w:rPr>
          <w:t>»</w:t>
        </w:r>
      </w:ins>
      <w:del w:id="414" w:author="Victoria Shilina" w:date="2018-10-24T12:21:00Z">
        <w:r w:rsidRPr="00601637" w:rsidDel="006A0D05">
          <w:rPr>
            <w:highlight w:val="lightGray"/>
            <w:lang w:eastAsia="x-none"/>
            <w:rPrChange w:id="415" w:author="Victoria Shilina" w:date="2018-10-24T12:21:00Z">
              <w:rPr>
                <w:lang w:eastAsia="x-none"/>
              </w:rPr>
            </w:rPrChange>
          </w:rPr>
          <w:delText xml:space="preserve">, </w:delText>
        </w:r>
      </w:del>
      <w:ins w:id="416" w:author="Victoria Shilina" w:date="2018-10-24T12:21:00Z">
        <w:r w:rsidR="006A0D05" w:rsidRPr="00601637">
          <w:rPr>
            <w:highlight w:val="lightGray"/>
            <w:lang w:eastAsia="x-none"/>
            <w:rPrChange w:id="417" w:author="Victoria Shilina" w:date="2018-10-24T12:21:00Z">
              <w:rPr>
                <w:lang w:eastAsia="x-none"/>
              </w:rPr>
            </w:rPrChange>
          </w:rPr>
          <w:t xml:space="preserve"> (</w:t>
        </w:r>
      </w:ins>
      <w:r w:rsidRPr="00601637">
        <w:rPr>
          <w:highlight w:val="lightGray"/>
          <w:lang w:eastAsia="x-none"/>
          <w:rPrChange w:id="418" w:author="Victoria Shilina" w:date="2018-10-24T12:21:00Z">
            <w:rPr>
              <w:lang w:eastAsia="x-none"/>
            </w:rPr>
          </w:rPrChange>
        </w:rPr>
        <w:t>кот</w:t>
      </w:r>
      <w:r w:rsidR="00044EF8" w:rsidRPr="00601637">
        <w:rPr>
          <w:highlight w:val="lightGray"/>
          <w:lang w:eastAsia="x-none"/>
          <w:rPrChange w:id="419" w:author="Victoria Shilina" w:date="2018-10-24T12:21:00Z">
            <w:rPr>
              <w:lang w:eastAsia="x-none"/>
            </w:rPr>
          </w:rPrChange>
        </w:rPr>
        <w:t>орые не прошли весовой контроль, либо возникли проблемы с считывание информации с этикетки лотка</w:t>
      </w:r>
      <w:ins w:id="420" w:author="Victoria Shilina" w:date="2018-10-24T12:21:00Z">
        <w:r w:rsidR="006A0D05" w:rsidRPr="00601637">
          <w:rPr>
            <w:highlight w:val="lightGray"/>
            <w:lang w:eastAsia="x-none"/>
            <w:rPrChange w:id="421" w:author="Victoria Shilina" w:date="2018-10-24T12:21:00Z">
              <w:rPr>
                <w:lang w:eastAsia="x-none"/>
              </w:rPr>
            </w:rPrChange>
          </w:rPr>
          <w:t xml:space="preserve"> и т.д.)</w:t>
        </w:r>
      </w:ins>
    </w:p>
    <w:p w14:paraId="0DA04C84" w14:textId="77777777" w:rsidR="00F2031B" w:rsidRPr="00F2031B" w:rsidRDefault="00F2031B" w:rsidP="00F2031B">
      <w:pPr>
        <w:pStyle w:val="3"/>
        <w:rPr>
          <w:highlight w:val="lightGray"/>
          <w:lang w:val="ru-RU"/>
        </w:rPr>
      </w:pPr>
      <w:bookmarkStart w:id="422" w:name="_Toc529192702"/>
      <w:r>
        <w:rPr>
          <w:highlight w:val="lightGray"/>
        </w:rPr>
        <w:t>RG</w:t>
      </w:r>
      <w:r w:rsidRPr="00F2031B">
        <w:rPr>
          <w:highlight w:val="lightGray"/>
          <w:lang w:val="ru-RU"/>
        </w:rPr>
        <w:t>4</w:t>
      </w:r>
      <w:bookmarkEnd w:id="422"/>
    </w:p>
    <w:p w14:paraId="48F37AD3" w14:textId="2FF267F5" w:rsidR="002B38AC" w:rsidRPr="00FD3425" w:rsidRDefault="00F2031B" w:rsidP="002B38AC">
      <w:pPr>
        <w:ind w:firstLine="708"/>
        <w:rPr>
          <w:lang w:eastAsia="x-none"/>
        </w:rPr>
      </w:pPr>
      <w:r>
        <w:rPr>
          <w:highlight w:val="lightGray"/>
          <w:lang w:eastAsia="x-none"/>
        </w:rPr>
        <w:t xml:space="preserve">В данную ячейку размещаются Грузы, предназначенные для размещения в </w:t>
      </w:r>
      <w:r>
        <w:rPr>
          <w:highlight w:val="lightGray"/>
          <w:lang w:val="en-US" w:eastAsia="x-none"/>
        </w:rPr>
        <w:t>G</w:t>
      </w:r>
      <w:r w:rsidRPr="00F2031B">
        <w:rPr>
          <w:highlight w:val="lightGray"/>
          <w:lang w:eastAsia="x-none"/>
        </w:rPr>
        <w:t>4.</w:t>
      </w:r>
      <w:del w:id="423" w:author="Victoria Shilina" w:date="2018-10-24T12:21:00Z">
        <w:r w:rsidR="00044EF8" w:rsidRPr="00601637" w:rsidDel="006A0D05">
          <w:rPr>
            <w:highlight w:val="lightGray"/>
            <w:lang w:eastAsia="x-none"/>
            <w:rPrChange w:id="424" w:author="Victoria Shilina" w:date="2018-10-24T12:21:00Z">
              <w:rPr>
                <w:lang w:eastAsia="x-none"/>
              </w:rPr>
            </w:rPrChange>
          </w:rPr>
          <w:delText>.</w:delText>
        </w:r>
      </w:del>
    </w:p>
    <w:p w14:paraId="3FBBCDB7" w14:textId="77777777" w:rsidR="002B38AC" w:rsidRPr="00FD3425" w:rsidRDefault="002B38AC" w:rsidP="002B38AC">
      <w:pPr>
        <w:ind w:firstLine="708"/>
        <w:rPr>
          <w:lang w:eastAsia="x-none"/>
        </w:rPr>
      </w:pPr>
    </w:p>
    <w:p w14:paraId="22CFAFE3" w14:textId="77777777" w:rsidR="002B38AC" w:rsidRPr="00FD3425" w:rsidRDefault="002B38AC" w:rsidP="002B38AC">
      <w:pPr>
        <w:pStyle w:val="2"/>
        <w:rPr>
          <w:lang w:val="ru-RU"/>
        </w:rPr>
      </w:pPr>
      <w:bookmarkStart w:id="425" w:name="_Toc529192703"/>
      <w:r w:rsidRPr="00FD3425">
        <w:rPr>
          <w:lang w:val="ru-RU"/>
        </w:rPr>
        <w:lastRenderedPageBreak/>
        <w:t xml:space="preserve">Зоны </w:t>
      </w:r>
      <w:proofErr w:type="spellStart"/>
      <w:r w:rsidRPr="00FD3425">
        <w:rPr>
          <w:lang w:val="ru-RU"/>
        </w:rPr>
        <w:t>паллетного</w:t>
      </w:r>
      <w:proofErr w:type="spellEnd"/>
      <w:r w:rsidRPr="00FD3425">
        <w:rPr>
          <w:lang w:val="ru-RU"/>
        </w:rPr>
        <w:t xml:space="preserve"> хранения</w:t>
      </w:r>
      <w:bookmarkEnd w:id="425"/>
    </w:p>
    <w:p w14:paraId="149B591B" w14:textId="7CD58106" w:rsidR="002B38AC" w:rsidRPr="00FD3425" w:rsidRDefault="00516549" w:rsidP="002B38AC">
      <w:pPr>
        <w:pStyle w:val="3"/>
        <w:rPr>
          <w:lang w:val="ru-RU"/>
        </w:rPr>
      </w:pPr>
      <w:bookmarkStart w:id="426" w:name="_Toc529192704"/>
      <w:r w:rsidRPr="00FD3425">
        <w:rPr>
          <w:lang w:val="en-US"/>
        </w:rPr>
        <w:t>P1</w:t>
      </w:r>
      <w:bookmarkEnd w:id="426"/>
    </w:p>
    <w:p w14:paraId="32E17E6F" w14:textId="4E97DDDA" w:rsidR="002B38AC" w:rsidRPr="00FD3425" w:rsidRDefault="002B38AC" w:rsidP="002B38AC">
      <w:pPr>
        <w:spacing w:before="120" w:after="0"/>
        <w:ind w:firstLine="539"/>
      </w:pPr>
      <w:r w:rsidRPr="00E168C5">
        <w:rPr>
          <w:highlight w:val="lightGray"/>
          <w:rPrChange w:id="427" w:author="Victoria Shilina" w:date="2018-10-24T12:22:00Z">
            <w:rPr/>
          </w:rPrChange>
        </w:rPr>
        <w:t>Зона состоит из двух фронтальных стеллажей (</w:t>
      </w:r>
      <w:proofErr w:type="spellStart"/>
      <w:r w:rsidRPr="00E168C5">
        <w:rPr>
          <w:highlight w:val="lightGray"/>
          <w:rPrChange w:id="428" w:author="Victoria Shilina" w:date="2018-10-24T12:22:00Z">
            <w:rPr/>
          </w:rPrChange>
        </w:rPr>
        <w:t>см.</w:t>
      </w:r>
      <w:r w:rsidR="00FA72B1" w:rsidRPr="00E168C5">
        <w:rPr>
          <w:highlight w:val="lightGray"/>
          <w:rPrChange w:id="429" w:author="Victoria Shilina" w:date="2018-10-24T12:22:00Z">
            <w:rPr/>
          </w:rPrChange>
        </w:rPr>
        <w:fldChar w:fldCharType="begin"/>
      </w:r>
      <w:r w:rsidR="00FA72B1" w:rsidRPr="00E168C5">
        <w:rPr>
          <w:highlight w:val="lightGray"/>
          <w:rPrChange w:id="430" w:author="Victoria Shilina" w:date="2018-10-24T12:22:00Z">
            <w:rPr/>
          </w:rPrChange>
        </w:rPr>
        <w:instrText xml:space="preserve"> REF _Ref515008173 \h  \* MERGEFORMAT </w:instrText>
      </w:r>
      <w:r w:rsidR="00FA72B1" w:rsidRPr="00E168C5">
        <w:rPr>
          <w:highlight w:val="lightGray"/>
          <w:rPrChange w:id="431" w:author="Victoria Shilina" w:date="2018-10-24T12:22:00Z">
            <w:rPr>
              <w:highlight w:val="lightGray"/>
            </w:rPr>
          </w:rPrChange>
        </w:rPr>
      </w:r>
      <w:r w:rsidR="00FA72B1" w:rsidRPr="00E168C5">
        <w:rPr>
          <w:highlight w:val="lightGray"/>
          <w:rPrChange w:id="432" w:author="Victoria Shilina" w:date="2018-10-24T12:22:00Z">
            <w:rPr/>
          </w:rPrChange>
        </w:rPr>
        <w:fldChar w:fldCharType="separate"/>
      </w:r>
      <w:r w:rsidR="003B1748" w:rsidRPr="003B1748">
        <w:rPr>
          <w:highlight w:val="lightGray"/>
        </w:rPr>
        <w:t>Рис</w:t>
      </w:r>
      <w:proofErr w:type="spellEnd"/>
      <w:r w:rsidR="003B1748" w:rsidRPr="003B1748">
        <w:rPr>
          <w:highlight w:val="lightGray"/>
        </w:rPr>
        <w:t xml:space="preserve">. </w:t>
      </w:r>
      <w:r w:rsidR="003B1748" w:rsidRPr="003B1748">
        <w:rPr>
          <w:noProof/>
          <w:highlight w:val="lightGray"/>
        </w:rPr>
        <w:t>3</w:t>
      </w:r>
      <w:r w:rsidR="00FA72B1" w:rsidRPr="00E168C5">
        <w:rPr>
          <w:highlight w:val="lightGray"/>
          <w:rPrChange w:id="433" w:author="Victoria Shilina" w:date="2018-10-24T12:22:00Z">
            <w:rPr/>
          </w:rPrChange>
        </w:rPr>
        <w:fldChar w:fldCharType="end"/>
      </w:r>
      <w:r w:rsidRPr="00E168C5">
        <w:rPr>
          <w:highlight w:val="lightGray"/>
          <w:rPrChange w:id="434" w:author="Victoria Shilina" w:date="2018-10-24T12:22:00Z">
            <w:rPr/>
          </w:rPrChange>
        </w:rPr>
        <w:t>).</w:t>
      </w:r>
      <w:r w:rsidRPr="00FD3425">
        <w:t xml:space="preserve"> </w:t>
      </w:r>
    </w:p>
    <w:p w14:paraId="0FBC30A2" w14:textId="77777777" w:rsidR="002B38AC" w:rsidRPr="00FD3425" w:rsidRDefault="002B38AC" w:rsidP="002B38AC">
      <w:pPr>
        <w:spacing w:before="120" w:after="0"/>
        <w:ind w:firstLine="539"/>
      </w:pPr>
    </w:p>
    <w:p w14:paraId="44F41CE9" w14:textId="6B61A8D6" w:rsidR="00FA72B1" w:rsidRPr="00FD3425" w:rsidRDefault="0070418B" w:rsidP="0070418B">
      <w:pPr>
        <w:keepNext/>
        <w:spacing w:before="120" w:after="0"/>
        <w:jc w:val="center"/>
      </w:pPr>
      <w:r>
        <w:rPr>
          <w:noProof/>
          <w:lang w:val="uk-UA" w:eastAsia="uk-UA"/>
        </w:rPr>
        <w:drawing>
          <wp:inline distT="0" distB="0" distL="0" distR="0" wp14:anchorId="1C97136E" wp14:editId="6E4B1D56">
            <wp:extent cx="6472555" cy="1576070"/>
            <wp:effectExtent l="0" t="0" r="444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Зона паллетного хранения Р1_общее_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7531" w14:textId="33A9EACC" w:rsidR="002B38AC" w:rsidRPr="00FD3425" w:rsidRDefault="00FA72B1" w:rsidP="00FA72B1">
      <w:pPr>
        <w:pStyle w:val="ab"/>
        <w:rPr>
          <w:rFonts w:ascii="Times New Roman" w:hAnsi="Times New Roman"/>
          <w:b w:val="0"/>
        </w:rPr>
      </w:pPr>
      <w:bookmarkStart w:id="435" w:name="_Ref515008173"/>
      <w:r w:rsidRPr="00FD3425">
        <w:rPr>
          <w:rFonts w:ascii="Times New Roman" w:hAnsi="Times New Roman"/>
          <w:b w:val="0"/>
        </w:rPr>
        <w:t xml:space="preserve">Рис. </w:t>
      </w:r>
      <w:r w:rsidRPr="00FD3425">
        <w:rPr>
          <w:rFonts w:ascii="Times New Roman" w:hAnsi="Times New Roman"/>
          <w:b w:val="0"/>
        </w:rPr>
        <w:fldChar w:fldCharType="begin"/>
      </w:r>
      <w:r w:rsidRPr="00FD3425">
        <w:rPr>
          <w:rFonts w:ascii="Times New Roman" w:hAnsi="Times New Roman"/>
          <w:b w:val="0"/>
        </w:rPr>
        <w:instrText xml:space="preserve"> SEQ Рис. \* ARABIC </w:instrText>
      </w:r>
      <w:r w:rsidRPr="00FD3425">
        <w:rPr>
          <w:rFonts w:ascii="Times New Roman" w:hAnsi="Times New Roman"/>
          <w:b w:val="0"/>
        </w:rPr>
        <w:fldChar w:fldCharType="separate"/>
      </w:r>
      <w:r w:rsidR="003B1748">
        <w:rPr>
          <w:rFonts w:ascii="Times New Roman" w:hAnsi="Times New Roman"/>
          <w:b w:val="0"/>
          <w:noProof/>
        </w:rPr>
        <w:t>3</w:t>
      </w:r>
      <w:r w:rsidRPr="00FD3425">
        <w:rPr>
          <w:rFonts w:ascii="Times New Roman" w:hAnsi="Times New Roman"/>
          <w:b w:val="0"/>
        </w:rPr>
        <w:fldChar w:fldCharType="end"/>
      </w:r>
      <w:bookmarkEnd w:id="435"/>
    </w:p>
    <w:p w14:paraId="356806F9" w14:textId="32E52063" w:rsidR="002B38AC" w:rsidRPr="0070418B" w:rsidRDefault="00325EAB" w:rsidP="0070418B">
      <w:pPr>
        <w:spacing w:before="120"/>
        <w:ind w:firstLine="539"/>
        <w:jc w:val="left"/>
      </w:pPr>
      <w:r>
        <w:rPr>
          <w:highlight w:val="lightGray"/>
        </w:rPr>
        <w:t>Габаритные характеристики</w:t>
      </w:r>
      <w:r w:rsidR="0070418B" w:rsidRPr="0070418B">
        <w:rPr>
          <w:highlight w:val="lightGray"/>
        </w:rPr>
        <w:t xml:space="preserve"> стеллажей Ряд С стеллаж Р1-1 и Ряд В стеллаж Р1-</w:t>
      </w:r>
      <w:proofErr w:type="gramStart"/>
      <w:r w:rsidR="0070418B" w:rsidRPr="0070418B">
        <w:rPr>
          <w:highlight w:val="lightGray"/>
        </w:rPr>
        <w:t xml:space="preserve">2 </w:t>
      </w:r>
      <w:r>
        <w:rPr>
          <w:highlight w:val="lightGray"/>
        </w:rPr>
        <w:t xml:space="preserve"> указаны</w:t>
      </w:r>
      <w:proofErr w:type="gramEnd"/>
      <w:r>
        <w:rPr>
          <w:highlight w:val="lightGray"/>
        </w:rPr>
        <w:t xml:space="preserve"> на </w:t>
      </w:r>
      <w:r w:rsidR="0070418B" w:rsidRPr="0070418B">
        <w:rPr>
          <w:highlight w:val="lightGray"/>
        </w:rPr>
        <w:t xml:space="preserve"> Рис.4</w:t>
      </w:r>
      <w:r>
        <w:t>.</w:t>
      </w:r>
    </w:p>
    <w:p w14:paraId="72814FC1" w14:textId="5617C026" w:rsidR="0070418B" w:rsidRDefault="0070418B" w:rsidP="002B38AC">
      <w:pPr>
        <w:spacing w:before="120"/>
        <w:ind w:firstLine="539"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72034BE6" wp14:editId="08136911">
            <wp:extent cx="5715000" cy="71818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Зона паллетного хранения Р1_ряд С, Ряд В_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5CCD" w14:textId="08C973BF" w:rsidR="0070418B" w:rsidRPr="00FD3425" w:rsidRDefault="0070418B" w:rsidP="002B38AC">
      <w:pPr>
        <w:spacing w:before="120"/>
        <w:ind w:firstLine="539"/>
        <w:jc w:val="center"/>
      </w:pPr>
      <w:r>
        <w:t>Рис.4</w:t>
      </w:r>
    </w:p>
    <w:p w14:paraId="2E996C3F" w14:textId="29F365D0" w:rsidR="00E52DA4" w:rsidRPr="0070418B" w:rsidRDefault="006566BA" w:rsidP="002B38AC">
      <w:pPr>
        <w:spacing w:before="120" w:after="0"/>
        <w:ind w:firstLine="539"/>
        <w:rPr>
          <w:b/>
        </w:rPr>
      </w:pPr>
      <w:r w:rsidRPr="006566BA">
        <w:rPr>
          <w:b/>
        </w:rPr>
        <w:t xml:space="preserve">Стеллаж </w:t>
      </w:r>
      <w:r w:rsidRPr="006566BA">
        <w:rPr>
          <w:b/>
          <w:lang w:val="en-US"/>
        </w:rPr>
        <w:t>P</w:t>
      </w:r>
      <w:r w:rsidRPr="0070418B">
        <w:rPr>
          <w:b/>
        </w:rPr>
        <w:t>1</w:t>
      </w:r>
      <w:r w:rsidR="00552275" w:rsidRPr="0070418B">
        <w:rPr>
          <w:b/>
        </w:rPr>
        <w:t>-1</w:t>
      </w:r>
    </w:p>
    <w:p w14:paraId="1E8A1EFB" w14:textId="037A2900" w:rsidR="00073DC0" w:rsidRPr="00E168C5" w:rsidRDefault="00073DC0" w:rsidP="002B38AC">
      <w:pPr>
        <w:spacing w:before="120" w:after="0"/>
        <w:ind w:firstLine="539"/>
        <w:rPr>
          <w:highlight w:val="lightGray"/>
          <w:rPrChange w:id="436" w:author="Victoria Shilina" w:date="2018-10-24T12:22:00Z">
            <w:rPr/>
          </w:rPrChange>
        </w:rPr>
      </w:pPr>
      <w:r w:rsidRPr="00E168C5">
        <w:rPr>
          <w:highlight w:val="lightGray"/>
          <w:rPrChange w:id="437" w:author="Victoria Shilina" w:date="2018-10-24T12:22:00Z">
            <w:rPr/>
          </w:rPrChange>
        </w:rPr>
        <w:t>Ширина секции (</w:t>
      </w:r>
      <w:proofErr w:type="spellStart"/>
      <w:r w:rsidRPr="00E168C5">
        <w:rPr>
          <w:highlight w:val="lightGray"/>
          <w:rPrChange w:id="438" w:author="Victoria Shilina" w:date="2018-10-24T12:22:00Z">
            <w:rPr/>
          </w:rPrChange>
        </w:rPr>
        <w:t>паллетоместа</w:t>
      </w:r>
      <w:proofErr w:type="spellEnd"/>
      <w:r w:rsidRPr="00E168C5">
        <w:rPr>
          <w:highlight w:val="lightGray"/>
          <w:rPrChange w:id="439" w:author="Victoria Shilina" w:date="2018-10-24T12:22:00Z">
            <w:rPr/>
          </w:rPrChange>
        </w:rPr>
        <w:t xml:space="preserve">) </w:t>
      </w:r>
      <w:del w:id="440" w:author="Victoria Shilina" w:date="2018-10-24T12:22:00Z">
        <w:r w:rsidRPr="00E168C5" w:rsidDel="00601637">
          <w:rPr>
            <w:highlight w:val="lightGray"/>
            <w:rPrChange w:id="441" w:author="Victoria Shilina" w:date="2018-10-24T12:22:00Z">
              <w:rPr/>
            </w:rPrChange>
          </w:rPr>
          <w:delText>-</w:delText>
        </w:r>
      </w:del>
      <w:ins w:id="442" w:author="Victoria Shilina" w:date="2018-10-24T12:22:00Z">
        <w:r w:rsidR="00601637" w:rsidRPr="00E168C5">
          <w:rPr>
            <w:highlight w:val="lightGray"/>
            <w:rPrChange w:id="443" w:author="Victoria Shilina" w:date="2018-10-24T12:22:00Z">
              <w:rPr/>
            </w:rPrChange>
          </w:rPr>
          <w:t>–</w:t>
        </w:r>
      </w:ins>
      <w:r w:rsidRPr="00E168C5">
        <w:rPr>
          <w:highlight w:val="lightGray"/>
          <w:rPrChange w:id="444" w:author="Victoria Shilina" w:date="2018-10-24T12:22:00Z">
            <w:rPr/>
          </w:rPrChange>
        </w:rPr>
        <w:t xml:space="preserve"> </w:t>
      </w:r>
      <w:ins w:id="445" w:author="Victoria Shilina" w:date="2018-10-24T12:22:00Z">
        <w:r w:rsidR="00601637" w:rsidRPr="00E168C5">
          <w:rPr>
            <w:highlight w:val="lightGray"/>
            <w:rPrChange w:id="446" w:author="Victoria Shilina" w:date="2018-10-24T12:22:00Z">
              <w:rPr/>
            </w:rPrChange>
          </w:rPr>
          <w:t>2700 мм</w:t>
        </w:r>
      </w:ins>
      <w:del w:id="447" w:author="Victoria Shilina" w:date="2018-10-24T12:22:00Z">
        <w:r w:rsidRPr="00E168C5" w:rsidDel="00601637">
          <w:rPr>
            <w:highlight w:val="lightGray"/>
            <w:rPrChange w:id="448" w:author="Victoria Shilina" w:date="2018-10-24T12:22:00Z">
              <w:rPr/>
            </w:rPrChange>
          </w:rPr>
          <w:delText>?</w:delText>
        </w:r>
      </w:del>
    </w:p>
    <w:p w14:paraId="42CD4BD3" w14:textId="2B1C59B4" w:rsidR="006566BA" w:rsidRPr="00E168C5" w:rsidRDefault="006566BA" w:rsidP="002B38AC">
      <w:pPr>
        <w:spacing w:before="120" w:after="0"/>
        <w:ind w:firstLine="539"/>
        <w:rPr>
          <w:highlight w:val="lightGray"/>
          <w:rPrChange w:id="449" w:author="Victoria Shilina" w:date="2018-10-24T12:22:00Z">
            <w:rPr/>
          </w:rPrChange>
        </w:rPr>
      </w:pPr>
      <w:r w:rsidRPr="00E168C5">
        <w:rPr>
          <w:highlight w:val="lightGray"/>
          <w:rPrChange w:id="450" w:author="Victoria Shilina" w:date="2018-10-24T12:22:00Z">
            <w:rPr/>
          </w:rPrChange>
        </w:rPr>
        <w:lastRenderedPageBreak/>
        <w:t xml:space="preserve">Высота первого яруса - </w:t>
      </w:r>
      <w:ins w:id="451" w:author="Victoria Shilina" w:date="2018-10-24T12:22:00Z">
        <w:r w:rsidR="00601637" w:rsidRPr="00E168C5">
          <w:rPr>
            <w:highlight w:val="lightGray"/>
            <w:rPrChange w:id="452" w:author="Victoria Shilina" w:date="2018-10-24T12:22:00Z">
              <w:rPr/>
            </w:rPrChange>
          </w:rPr>
          <w:t>909</w:t>
        </w:r>
      </w:ins>
      <w:del w:id="453" w:author="Victoria Shilina" w:date="2018-10-24T12:22:00Z">
        <w:r w:rsidRPr="00E168C5" w:rsidDel="00601637">
          <w:rPr>
            <w:highlight w:val="lightGray"/>
            <w:rPrChange w:id="454" w:author="Victoria Shilina" w:date="2018-10-24T12:22:00Z">
              <w:rPr/>
            </w:rPrChange>
          </w:rPr>
          <w:delText>?</w:delText>
        </w:r>
      </w:del>
      <w:r w:rsidR="00551770" w:rsidRPr="00E168C5">
        <w:rPr>
          <w:highlight w:val="lightGray"/>
          <w:rPrChange w:id="455" w:author="Victoria Shilina" w:date="2018-10-24T12:22:00Z">
            <w:rPr/>
          </w:rPrChange>
        </w:rPr>
        <w:t xml:space="preserve"> </w:t>
      </w:r>
      <w:r w:rsidR="00C86964" w:rsidRPr="00E168C5">
        <w:rPr>
          <w:highlight w:val="lightGray"/>
          <w:rPrChange w:id="456" w:author="Victoria Shilina" w:date="2018-10-24T12:22:00Z">
            <w:rPr/>
          </w:rPrChange>
        </w:rPr>
        <w:t>мм</w:t>
      </w:r>
    </w:p>
    <w:p w14:paraId="58E2C31B" w14:textId="4BB134E8" w:rsidR="006566BA" w:rsidRPr="00E168C5" w:rsidRDefault="006566BA" w:rsidP="002B38AC">
      <w:pPr>
        <w:spacing w:before="120" w:after="0"/>
        <w:ind w:firstLine="539"/>
        <w:rPr>
          <w:highlight w:val="lightGray"/>
          <w:rPrChange w:id="457" w:author="Victoria Shilina" w:date="2018-10-24T12:22:00Z">
            <w:rPr/>
          </w:rPrChange>
        </w:rPr>
      </w:pPr>
      <w:r w:rsidRPr="00E168C5">
        <w:rPr>
          <w:highlight w:val="lightGray"/>
          <w:rPrChange w:id="458" w:author="Victoria Shilina" w:date="2018-10-24T12:22:00Z">
            <w:rPr/>
          </w:rPrChange>
        </w:rPr>
        <w:t xml:space="preserve">Высота второго яруса </w:t>
      </w:r>
      <w:r w:rsidR="009C50C4" w:rsidRPr="00E168C5">
        <w:rPr>
          <w:highlight w:val="lightGray"/>
          <w:rPrChange w:id="459" w:author="Victoria Shilina" w:date="2018-10-24T12:22:00Z">
            <w:rPr/>
          </w:rPrChange>
        </w:rPr>
        <w:t>– высота одного лотка</w:t>
      </w:r>
    </w:p>
    <w:p w14:paraId="5603D07D" w14:textId="7E1D78D3" w:rsidR="006566BA" w:rsidRPr="00E168C5" w:rsidRDefault="006566BA" w:rsidP="002B38AC">
      <w:pPr>
        <w:spacing w:before="120" w:after="0"/>
        <w:ind w:firstLine="539"/>
        <w:rPr>
          <w:highlight w:val="lightGray"/>
          <w:rPrChange w:id="460" w:author="Victoria Shilina" w:date="2018-10-24T12:22:00Z">
            <w:rPr/>
          </w:rPrChange>
        </w:rPr>
      </w:pPr>
      <w:r w:rsidRPr="00E168C5">
        <w:rPr>
          <w:highlight w:val="lightGray"/>
          <w:rPrChange w:id="461" w:author="Victoria Shilina" w:date="2018-10-24T12:22:00Z">
            <w:rPr/>
          </w:rPrChange>
        </w:rPr>
        <w:t xml:space="preserve">Высота третьего яруса - </w:t>
      </w:r>
      <w:r w:rsidR="009C50C4" w:rsidRPr="00E168C5">
        <w:rPr>
          <w:highlight w:val="lightGray"/>
          <w:rPrChange w:id="462" w:author="Victoria Shilina" w:date="2018-10-24T12:22:00Z">
            <w:rPr/>
          </w:rPrChange>
        </w:rPr>
        <w:t>высота одного лотка</w:t>
      </w:r>
    </w:p>
    <w:p w14:paraId="6B6234C2" w14:textId="5D4FB729" w:rsidR="006566BA" w:rsidRPr="00E168C5" w:rsidRDefault="006566BA" w:rsidP="002B38AC">
      <w:pPr>
        <w:spacing w:before="120" w:after="0"/>
        <w:ind w:firstLine="539"/>
        <w:rPr>
          <w:highlight w:val="lightGray"/>
          <w:rPrChange w:id="463" w:author="Victoria Shilina" w:date="2018-10-24T12:22:00Z">
            <w:rPr/>
          </w:rPrChange>
        </w:rPr>
      </w:pPr>
      <w:r w:rsidRPr="00E168C5">
        <w:rPr>
          <w:highlight w:val="lightGray"/>
          <w:rPrChange w:id="464" w:author="Victoria Shilina" w:date="2018-10-24T12:22:00Z">
            <w:rPr/>
          </w:rPrChange>
        </w:rPr>
        <w:t xml:space="preserve">Высота четвертого яруса – 1164 </w:t>
      </w:r>
      <w:r w:rsidR="00780055" w:rsidRPr="00E168C5">
        <w:rPr>
          <w:highlight w:val="lightGray"/>
          <w:rPrChange w:id="465" w:author="Victoria Shilina" w:date="2018-10-24T12:22:00Z">
            <w:rPr/>
          </w:rPrChange>
        </w:rPr>
        <w:t>мм</w:t>
      </w:r>
    </w:p>
    <w:p w14:paraId="3AD57BB0" w14:textId="6A272AF3" w:rsidR="006566BA" w:rsidRPr="00E168C5" w:rsidRDefault="006566BA" w:rsidP="002B38AC">
      <w:pPr>
        <w:spacing w:before="120" w:after="0"/>
        <w:ind w:firstLine="539"/>
        <w:rPr>
          <w:highlight w:val="lightGray"/>
          <w:rPrChange w:id="466" w:author="Victoria Shilina" w:date="2018-10-24T12:22:00Z">
            <w:rPr/>
          </w:rPrChange>
        </w:rPr>
      </w:pPr>
      <w:r w:rsidRPr="00E168C5">
        <w:rPr>
          <w:highlight w:val="lightGray"/>
          <w:rPrChange w:id="467" w:author="Victoria Shilina" w:date="2018-10-24T12:22:00Z">
            <w:rPr/>
          </w:rPrChange>
        </w:rPr>
        <w:t xml:space="preserve">Высота пятого яруса – 1164 </w:t>
      </w:r>
      <w:r w:rsidR="00780055" w:rsidRPr="00E168C5">
        <w:rPr>
          <w:highlight w:val="lightGray"/>
          <w:rPrChange w:id="468" w:author="Victoria Shilina" w:date="2018-10-24T12:22:00Z">
            <w:rPr/>
          </w:rPrChange>
        </w:rPr>
        <w:t>мм</w:t>
      </w:r>
    </w:p>
    <w:p w14:paraId="63725876" w14:textId="66B3E8D7" w:rsidR="00551770" w:rsidRPr="00E168C5" w:rsidRDefault="00551770" w:rsidP="002B38AC">
      <w:pPr>
        <w:spacing w:before="120" w:after="0"/>
        <w:ind w:firstLine="539"/>
        <w:rPr>
          <w:highlight w:val="lightGray"/>
          <w:rPrChange w:id="469" w:author="Victoria Shilina" w:date="2018-10-24T12:22:00Z">
            <w:rPr/>
          </w:rPrChange>
        </w:rPr>
      </w:pPr>
      <w:r w:rsidRPr="00E168C5">
        <w:rPr>
          <w:highlight w:val="lightGray"/>
          <w:rPrChange w:id="470" w:author="Victoria Shilina" w:date="2018-10-24T12:22:00Z">
            <w:rPr/>
          </w:rPrChange>
        </w:rPr>
        <w:t xml:space="preserve">Высота шестого яруса – 1464 </w:t>
      </w:r>
      <w:r w:rsidR="00780055" w:rsidRPr="00E168C5">
        <w:rPr>
          <w:highlight w:val="lightGray"/>
          <w:rPrChange w:id="471" w:author="Victoria Shilina" w:date="2018-10-24T12:22:00Z">
            <w:rPr/>
          </w:rPrChange>
        </w:rPr>
        <w:t>мм</w:t>
      </w:r>
    </w:p>
    <w:p w14:paraId="1CB3C2BD" w14:textId="1AC49696" w:rsidR="006566BA" w:rsidRPr="00E168C5" w:rsidRDefault="006566BA" w:rsidP="002B38AC">
      <w:pPr>
        <w:spacing w:before="120" w:after="0"/>
        <w:ind w:firstLine="539"/>
        <w:rPr>
          <w:b/>
          <w:highlight w:val="lightGray"/>
          <w:rPrChange w:id="472" w:author="Victoria Shilina" w:date="2018-10-24T12:22:00Z">
            <w:rPr>
              <w:b/>
            </w:rPr>
          </w:rPrChange>
        </w:rPr>
      </w:pPr>
      <w:r w:rsidRPr="00E168C5">
        <w:rPr>
          <w:b/>
          <w:highlight w:val="lightGray"/>
          <w:rPrChange w:id="473" w:author="Victoria Shilina" w:date="2018-10-24T12:22:00Z">
            <w:rPr>
              <w:b/>
            </w:rPr>
          </w:rPrChange>
        </w:rPr>
        <w:t>Хранение:</w:t>
      </w:r>
    </w:p>
    <w:p w14:paraId="7E72F241" w14:textId="595C346E" w:rsidR="006566BA" w:rsidRPr="00E168C5" w:rsidRDefault="006C3D48" w:rsidP="002B38AC">
      <w:pPr>
        <w:spacing w:before="120" w:after="0"/>
        <w:ind w:firstLine="539"/>
        <w:rPr>
          <w:highlight w:val="lightGray"/>
          <w:rPrChange w:id="474" w:author="Victoria Shilina" w:date="2018-10-24T12:22:00Z">
            <w:rPr/>
          </w:rPrChange>
        </w:rPr>
      </w:pPr>
      <w:r w:rsidRPr="00E168C5">
        <w:rPr>
          <w:highlight w:val="lightGray"/>
          <w:rPrChange w:id="475" w:author="Victoria Shilina" w:date="2018-10-24T12:22:00Z">
            <w:rPr/>
          </w:rPrChange>
        </w:rPr>
        <w:t>С 1 по 5 ярус</w:t>
      </w:r>
      <w:r w:rsidR="006566BA" w:rsidRPr="00E168C5">
        <w:rPr>
          <w:highlight w:val="lightGray"/>
          <w:rPrChange w:id="476" w:author="Victoria Shilina" w:date="2018-10-24T12:22:00Z">
            <w:rPr/>
          </w:rPrChange>
        </w:rPr>
        <w:t xml:space="preserve"> - лотки с </w:t>
      </w:r>
      <w:del w:id="477" w:author="Victoria Shilina" w:date="2018-10-24T12:22:00Z">
        <w:r w:rsidR="006566BA" w:rsidRPr="00E168C5" w:rsidDel="00601637">
          <w:rPr>
            <w:highlight w:val="lightGray"/>
            <w:rPrChange w:id="478" w:author="Victoria Shilina" w:date="2018-10-24T12:22:00Z">
              <w:rPr/>
            </w:rPrChange>
          </w:rPr>
          <w:delText>продукцией</w:delText>
        </w:r>
        <w:r w:rsidR="002A2A22" w:rsidRPr="00E168C5" w:rsidDel="00601637">
          <w:rPr>
            <w:highlight w:val="lightGray"/>
            <w:rPrChange w:id="479" w:author="Victoria Shilina" w:date="2018-10-24T12:22:00Z">
              <w:rPr/>
            </w:rPrChange>
          </w:rPr>
          <w:delText xml:space="preserve"> </w:delText>
        </w:r>
      </w:del>
      <w:ins w:id="480" w:author="Victoria Shilina" w:date="2018-10-24T12:22:00Z">
        <w:r w:rsidR="00601637" w:rsidRPr="00E168C5">
          <w:rPr>
            <w:highlight w:val="lightGray"/>
            <w:rPrChange w:id="481" w:author="Victoria Shilina" w:date="2018-10-24T12:22:00Z">
              <w:rPr/>
            </w:rPrChange>
          </w:rPr>
          <w:t xml:space="preserve">товаром </w:t>
        </w:r>
      </w:ins>
      <w:r w:rsidR="002A2A22" w:rsidRPr="00E168C5">
        <w:rPr>
          <w:highlight w:val="lightGray"/>
          <w:rPrChange w:id="482" w:author="Victoria Shilina" w:date="2018-10-24T12:22:00Z">
            <w:rPr/>
          </w:rPrChange>
        </w:rPr>
        <w:t>на паллете</w:t>
      </w:r>
    </w:p>
    <w:p w14:paraId="141925F1" w14:textId="3433B333" w:rsidR="006566BA" w:rsidRDefault="006566BA" w:rsidP="002B38AC">
      <w:pPr>
        <w:spacing w:before="120" w:after="0"/>
        <w:ind w:firstLine="539"/>
      </w:pPr>
      <w:r w:rsidRPr="00E168C5">
        <w:rPr>
          <w:highlight w:val="lightGray"/>
          <w:rPrChange w:id="483" w:author="Victoria Shilina" w:date="2018-10-24T12:22:00Z">
            <w:rPr/>
          </w:rPrChange>
        </w:rPr>
        <w:t xml:space="preserve">6 ярус – </w:t>
      </w:r>
      <w:r w:rsidR="002A2A22" w:rsidRPr="00E168C5">
        <w:rPr>
          <w:highlight w:val="lightGray"/>
          <w:rPrChange w:id="484" w:author="Victoria Shilina" w:date="2018-10-24T12:22:00Z">
            <w:rPr/>
          </w:rPrChange>
        </w:rPr>
        <w:t>коробки с тушенкой на паллете</w:t>
      </w:r>
    </w:p>
    <w:p w14:paraId="23D59209" w14:textId="77777777" w:rsidR="006566BA" w:rsidRPr="006566BA" w:rsidRDefault="006566BA" w:rsidP="002B38AC">
      <w:pPr>
        <w:spacing w:before="120" w:after="0"/>
        <w:ind w:firstLine="539"/>
      </w:pPr>
    </w:p>
    <w:p w14:paraId="244EE5C8" w14:textId="7A8F4B3D" w:rsidR="002B38AC" w:rsidRPr="00E168C5" w:rsidRDefault="002B38AC" w:rsidP="002B38AC">
      <w:pPr>
        <w:spacing w:before="120" w:after="0"/>
        <w:ind w:firstLine="539"/>
        <w:rPr>
          <w:highlight w:val="lightGray"/>
          <w:rPrChange w:id="485" w:author="Victoria Shilina" w:date="2018-10-24T12:23:00Z">
            <w:rPr/>
          </w:rPrChange>
        </w:rPr>
      </w:pPr>
      <w:r w:rsidRPr="00E168C5">
        <w:rPr>
          <w:highlight w:val="lightGray"/>
          <w:rPrChange w:id="486" w:author="Victoria Shilina" w:date="2018-10-24T12:23:00Z">
            <w:rPr/>
          </w:rPrChange>
        </w:rPr>
        <w:t xml:space="preserve">Ячейкой в WMS для данной зоны является одно </w:t>
      </w:r>
      <w:proofErr w:type="spellStart"/>
      <w:r w:rsidRPr="00E168C5">
        <w:rPr>
          <w:highlight w:val="lightGray"/>
          <w:rPrChange w:id="487" w:author="Victoria Shilina" w:date="2018-10-24T12:23:00Z">
            <w:rPr/>
          </w:rPrChange>
        </w:rPr>
        <w:t>паллетоместо</w:t>
      </w:r>
      <w:proofErr w:type="spellEnd"/>
      <w:r w:rsidR="003A2F00" w:rsidRPr="00E168C5">
        <w:rPr>
          <w:highlight w:val="lightGray"/>
          <w:rPrChange w:id="488" w:author="Victoria Shilina" w:date="2018-10-24T12:23:00Z">
            <w:rPr/>
          </w:rPrChange>
        </w:rPr>
        <w:t xml:space="preserve"> (</w:t>
      </w:r>
      <w:r w:rsidR="00242AD3" w:rsidRPr="00E168C5">
        <w:rPr>
          <w:highlight w:val="lightGray"/>
          <w:rPrChange w:id="489" w:author="Victoria Shilina" w:date="2018-10-24T12:23:00Z">
            <w:rPr/>
          </w:rPrChange>
        </w:rPr>
        <w:t>кроме 2 и 3 ярусов</w:t>
      </w:r>
      <w:r w:rsidR="003A2F00" w:rsidRPr="00E168C5">
        <w:rPr>
          <w:highlight w:val="lightGray"/>
          <w:rPrChange w:id="490" w:author="Victoria Shilina" w:date="2018-10-24T12:23:00Z">
            <w:rPr/>
          </w:rPrChange>
        </w:rPr>
        <w:t>)</w:t>
      </w:r>
      <w:r w:rsidRPr="00E168C5">
        <w:rPr>
          <w:highlight w:val="lightGray"/>
          <w:rPrChange w:id="491" w:author="Victoria Shilina" w:date="2018-10-24T12:23:00Z">
            <w:rPr/>
          </w:rPrChange>
        </w:rPr>
        <w:t xml:space="preserve"> нумерация следующая: </w:t>
      </w:r>
    </w:p>
    <w:p w14:paraId="01D1FA35" w14:textId="5FB92678" w:rsidR="002B38AC" w:rsidRPr="00E168C5" w:rsidRDefault="002B38AC" w:rsidP="002B38AC">
      <w:pPr>
        <w:spacing w:before="120" w:after="0"/>
        <w:ind w:firstLine="539"/>
        <w:jc w:val="center"/>
        <w:rPr>
          <w:highlight w:val="lightGray"/>
          <w:rPrChange w:id="492" w:author="Victoria Shilina" w:date="2018-10-24T12:23:00Z">
            <w:rPr/>
          </w:rPrChange>
        </w:rPr>
      </w:pPr>
      <w:r w:rsidRPr="00E168C5">
        <w:rPr>
          <w:i/>
          <w:highlight w:val="lightGray"/>
          <w:lang w:val="en-US"/>
          <w:rPrChange w:id="493" w:author="Victoria Shilina" w:date="2018-10-24T12:23:00Z">
            <w:rPr>
              <w:i/>
              <w:lang w:val="en-US"/>
            </w:rPr>
          </w:rPrChange>
        </w:rPr>
        <w:t>P</w:t>
      </w:r>
      <w:r w:rsidRPr="00E168C5">
        <w:rPr>
          <w:i/>
          <w:highlight w:val="lightGray"/>
          <w:rPrChange w:id="494" w:author="Victoria Shilina" w:date="2018-10-24T12:23:00Z">
            <w:rPr>
              <w:i/>
            </w:rPr>
          </w:rPrChange>
        </w:rPr>
        <w:t>1-</w:t>
      </w:r>
      <w:r w:rsidR="002E6875" w:rsidRPr="00E168C5">
        <w:rPr>
          <w:i/>
          <w:highlight w:val="lightGray"/>
          <w:rPrChange w:id="495" w:author="Victoria Shilina" w:date="2018-10-24T12:23:00Z">
            <w:rPr>
              <w:i/>
            </w:rPr>
          </w:rPrChange>
        </w:rPr>
        <w:t>1</w:t>
      </w:r>
      <w:r w:rsidRPr="00E168C5">
        <w:rPr>
          <w:i/>
          <w:highlight w:val="lightGray"/>
          <w:rPrChange w:id="496" w:author="Victoria Shilina" w:date="2018-10-24T12:23:00Z">
            <w:rPr>
              <w:i/>
            </w:rPr>
          </w:rPrChange>
        </w:rPr>
        <w:t>-</w:t>
      </w:r>
      <w:r w:rsidR="002E6875" w:rsidRPr="00E168C5">
        <w:rPr>
          <w:i/>
          <w:highlight w:val="lightGray"/>
          <w:lang w:val="en-US"/>
          <w:rPrChange w:id="497" w:author="Victoria Shilina" w:date="2018-10-24T12:23:00Z">
            <w:rPr>
              <w:i/>
              <w:lang w:val="en-US"/>
            </w:rPr>
          </w:rPrChange>
        </w:rPr>
        <w:t>XX</w:t>
      </w:r>
      <w:r w:rsidRPr="00E168C5">
        <w:rPr>
          <w:i/>
          <w:highlight w:val="lightGray"/>
          <w:rPrChange w:id="498" w:author="Victoria Shilina" w:date="2018-10-24T12:23:00Z">
            <w:rPr>
              <w:i/>
            </w:rPr>
          </w:rPrChange>
        </w:rPr>
        <w:t>-</w:t>
      </w:r>
      <w:r w:rsidR="002E6875" w:rsidRPr="00E168C5">
        <w:rPr>
          <w:i/>
          <w:highlight w:val="lightGray"/>
          <w:lang w:val="en-US"/>
          <w:rPrChange w:id="499" w:author="Victoria Shilina" w:date="2018-10-24T12:23:00Z">
            <w:rPr>
              <w:i/>
              <w:lang w:val="en-US"/>
            </w:rPr>
          </w:rPrChange>
        </w:rPr>
        <w:t>Y</w:t>
      </w:r>
      <w:r w:rsidRPr="00E168C5">
        <w:rPr>
          <w:highlight w:val="lightGray"/>
          <w:rPrChange w:id="500" w:author="Victoria Shilina" w:date="2018-10-24T12:23:00Z">
            <w:rPr/>
          </w:rPrChange>
        </w:rPr>
        <w:t>,</w:t>
      </w:r>
    </w:p>
    <w:p w14:paraId="6F7880D8" w14:textId="79EB641B" w:rsidR="002B38AC" w:rsidRPr="00E168C5" w:rsidRDefault="002B38AC" w:rsidP="002B38AC">
      <w:pPr>
        <w:spacing w:before="120"/>
        <w:rPr>
          <w:highlight w:val="lightGray"/>
          <w:rPrChange w:id="501" w:author="Victoria Shilina" w:date="2018-10-24T12:23:00Z">
            <w:rPr/>
          </w:rPrChange>
        </w:rPr>
      </w:pPr>
      <w:r w:rsidRPr="00E168C5">
        <w:rPr>
          <w:highlight w:val="lightGray"/>
          <w:rPrChange w:id="502" w:author="Victoria Shilina" w:date="2018-10-24T12:23:00Z">
            <w:rPr/>
          </w:rPrChange>
        </w:rPr>
        <w:t xml:space="preserve">где, </w:t>
      </w:r>
      <w:r w:rsidRPr="00E168C5">
        <w:rPr>
          <w:i/>
          <w:highlight w:val="lightGray"/>
          <w:rPrChange w:id="503" w:author="Victoria Shilina" w:date="2018-10-24T12:23:00Z">
            <w:rPr>
              <w:i/>
            </w:rPr>
          </w:rPrChange>
        </w:rPr>
        <w:t>X</w:t>
      </w:r>
      <w:r w:rsidR="002E6875" w:rsidRPr="00E168C5">
        <w:rPr>
          <w:i/>
          <w:highlight w:val="lightGray"/>
          <w:lang w:val="en-US"/>
          <w:rPrChange w:id="504" w:author="Victoria Shilina" w:date="2018-10-24T12:23:00Z">
            <w:rPr>
              <w:i/>
              <w:lang w:val="en-US"/>
            </w:rPr>
          </w:rPrChange>
        </w:rPr>
        <w:t>X</w:t>
      </w:r>
      <w:r w:rsidRPr="00E168C5">
        <w:rPr>
          <w:highlight w:val="lightGray"/>
          <w:rPrChange w:id="505" w:author="Victoria Shilina" w:date="2018-10-24T12:23:00Z">
            <w:rPr/>
          </w:rPrChange>
        </w:rPr>
        <w:t xml:space="preserve"> – </w:t>
      </w:r>
      <w:r w:rsidR="002E6875" w:rsidRPr="00E168C5">
        <w:rPr>
          <w:highlight w:val="lightGray"/>
          <w:rPrChange w:id="506" w:author="Victoria Shilina" w:date="2018-10-24T12:23:00Z">
            <w:rPr/>
          </w:rPrChange>
        </w:rPr>
        <w:t>номер ячейки</w:t>
      </w:r>
      <w:r w:rsidRPr="00E168C5">
        <w:rPr>
          <w:highlight w:val="lightGray"/>
          <w:rPrChange w:id="507" w:author="Victoria Shilina" w:date="2018-10-24T12:23:00Z">
            <w:rPr/>
          </w:rPrChange>
        </w:rPr>
        <w:t xml:space="preserve">, </w:t>
      </w:r>
      <w:r w:rsidRPr="00E168C5">
        <w:rPr>
          <w:i/>
          <w:highlight w:val="lightGray"/>
          <w:lang w:val="en-US"/>
          <w:rPrChange w:id="508" w:author="Victoria Shilina" w:date="2018-10-24T12:23:00Z">
            <w:rPr>
              <w:i/>
              <w:lang w:val="en-US"/>
            </w:rPr>
          </w:rPrChange>
        </w:rPr>
        <w:t>Y</w:t>
      </w:r>
      <w:r w:rsidRPr="00E168C5">
        <w:rPr>
          <w:highlight w:val="lightGray"/>
          <w:rPrChange w:id="509" w:author="Victoria Shilina" w:date="2018-10-24T12:23:00Z">
            <w:rPr/>
          </w:rPrChange>
        </w:rPr>
        <w:t xml:space="preserve"> – ярус. Направление нумерации стеллажей отражено на</w:t>
      </w:r>
      <w:r w:rsidR="00DD499E" w:rsidRPr="00E168C5">
        <w:rPr>
          <w:highlight w:val="lightGray"/>
          <w:rPrChange w:id="510" w:author="Victoria Shilina" w:date="2018-10-24T12:23:00Z">
            <w:rPr/>
          </w:rPrChange>
        </w:rPr>
        <w:t xml:space="preserve"> </w:t>
      </w:r>
      <w:r w:rsidR="00DD499E" w:rsidRPr="00E168C5">
        <w:rPr>
          <w:highlight w:val="lightGray"/>
          <w:lang w:val="en-US"/>
          <w:rPrChange w:id="511" w:author="Victoria Shilina" w:date="2018-10-24T12:23:00Z">
            <w:rPr>
              <w:lang w:val="en-US"/>
            </w:rPr>
          </w:rPrChange>
        </w:rPr>
        <w:fldChar w:fldCharType="begin"/>
      </w:r>
      <w:r w:rsidR="00DD499E" w:rsidRPr="00E168C5">
        <w:rPr>
          <w:highlight w:val="lightGray"/>
          <w:rPrChange w:id="512" w:author="Victoria Shilina" w:date="2018-10-24T12:23:00Z">
            <w:rPr/>
          </w:rPrChange>
        </w:rPr>
        <w:instrText xml:space="preserve"> </w:instrText>
      </w:r>
      <w:r w:rsidR="00DD499E" w:rsidRPr="00E168C5">
        <w:rPr>
          <w:highlight w:val="lightGray"/>
          <w:lang w:val="en-US"/>
          <w:rPrChange w:id="513" w:author="Victoria Shilina" w:date="2018-10-24T12:23:00Z">
            <w:rPr>
              <w:lang w:val="en-US"/>
            </w:rPr>
          </w:rPrChange>
        </w:rPr>
        <w:instrText>REF</w:instrText>
      </w:r>
      <w:r w:rsidR="00DD499E" w:rsidRPr="00E168C5">
        <w:rPr>
          <w:highlight w:val="lightGray"/>
          <w:rPrChange w:id="514" w:author="Victoria Shilina" w:date="2018-10-24T12:23:00Z">
            <w:rPr/>
          </w:rPrChange>
        </w:rPr>
        <w:instrText xml:space="preserve"> _</w:instrText>
      </w:r>
      <w:r w:rsidR="00DD499E" w:rsidRPr="00E168C5">
        <w:rPr>
          <w:highlight w:val="lightGray"/>
          <w:lang w:val="en-US"/>
          <w:rPrChange w:id="515" w:author="Victoria Shilina" w:date="2018-10-24T12:23:00Z">
            <w:rPr>
              <w:lang w:val="en-US"/>
            </w:rPr>
          </w:rPrChange>
        </w:rPr>
        <w:instrText>Ref</w:instrText>
      </w:r>
      <w:r w:rsidR="00DD499E" w:rsidRPr="00E168C5">
        <w:rPr>
          <w:highlight w:val="lightGray"/>
          <w:rPrChange w:id="516" w:author="Victoria Shilina" w:date="2018-10-24T12:23:00Z">
            <w:rPr/>
          </w:rPrChange>
        </w:rPr>
        <w:instrText>515008173 \</w:instrText>
      </w:r>
      <w:r w:rsidR="00DD499E" w:rsidRPr="00E168C5">
        <w:rPr>
          <w:highlight w:val="lightGray"/>
          <w:lang w:val="en-US"/>
          <w:rPrChange w:id="517" w:author="Victoria Shilina" w:date="2018-10-24T12:23:00Z">
            <w:rPr>
              <w:lang w:val="en-US"/>
            </w:rPr>
          </w:rPrChange>
        </w:rPr>
        <w:instrText>h</w:instrText>
      </w:r>
      <w:r w:rsidR="00DD499E" w:rsidRPr="00E168C5">
        <w:rPr>
          <w:highlight w:val="lightGray"/>
          <w:rPrChange w:id="518" w:author="Victoria Shilina" w:date="2018-10-24T12:23:00Z">
            <w:rPr/>
          </w:rPrChange>
        </w:rPr>
        <w:instrText xml:space="preserve">  \* </w:instrText>
      </w:r>
      <w:r w:rsidR="00DD499E" w:rsidRPr="00E168C5">
        <w:rPr>
          <w:highlight w:val="lightGray"/>
          <w:lang w:val="en-US"/>
          <w:rPrChange w:id="519" w:author="Victoria Shilina" w:date="2018-10-24T12:23:00Z">
            <w:rPr>
              <w:lang w:val="en-US"/>
            </w:rPr>
          </w:rPrChange>
        </w:rPr>
        <w:instrText>MERGEFORMAT</w:instrText>
      </w:r>
      <w:r w:rsidR="00DD499E" w:rsidRPr="00E168C5">
        <w:rPr>
          <w:highlight w:val="lightGray"/>
          <w:rPrChange w:id="520" w:author="Victoria Shilina" w:date="2018-10-24T12:23:00Z">
            <w:rPr/>
          </w:rPrChange>
        </w:rPr>
        <w:instrText xml:space="preserve"> </w:instrText>
      </w:r>
      <w:r w:rsidR="00DD499E" w:rsidRPr="00E168C5">
        <w:rPr>
          <w:highlight w:val="lightGray"/>
          <w:lang w:val="en-US"/>
          <w:rPrChange w:id="521" w:author="Victoria Shilina" w:date="2018-10-24T12:23:00Z">
            <w:rPr>
              <w:highlight w:val="lightGray"/>
              <w:lang w:val="en-US"/>
            </w:rPr>
          </w:rPrChange>
        </w:rPr>
      </w:r>
      <w:r w:rsidR="00DD499E" w:rsidRPr="00E168C5">
        <w:rPr>
          <w:highlight w:val="lightGray"/>
          <w:lang w:val="en-US"/>
          <w:rPrChange w:id="522" w:author="Victoria Shilina" w:date="2018-10-24T12:23:00Z">
            <w:rPr>
              <w:lang w:val="en-US"/>
            </w:rPr>
          </w:rPrChange>
        </w:rPr>
        <w:fldChar w:fldCharType="separate"/>
      </w:r>
      <w:r w:rsidR="003B1748" w:rsidRPr="003B1748">
        <w:rPr>
          <w:highlight w:val="lightGray"/>
        </w:rPr>
        <w:t xml:space="preserve">Рис. </w:t>
      </w:r>
      <w:r w:rsidR="003B1748" w:rsidRPr="003B1748">
        <w:rPr>
          <w:noProof/>
          <w:highlight w:val="lightGray"/>
        </w:rPr>
        <w:t>3</w:t>
      </w:r>
      <w:r w:rsidR="00DD499E" w:rsidRPr="00E168C5">
        <w:rPr>
          <w:highlight w:val="lightGray"/>
          <w:lang w:val="en-US"/>
          <w:rPrChange w:id="523" w:author="Victoria Shilina" w:date="2018-10-24T12:23:00Z">
            <w:rPr>
              <w:lang w:val="en-US"/>
            </w:rPr>
          </w:rPrChange>
        </w:rPr>
        <w:fldChar w:fldCharType="end"/>
      </w:r>
      <w:r w:rsidRPr="00E168C5">
        <w:rPr>
          <w:highlight w:val="lightGray"/>
          <w:rPrChange w:id="524" w:author="Victoria Shilina" w:date="2018-10-24T12:23:00Z">
            <w:rPr/>
          </w:rPrChange>
        </w:rPr>
        <w:t xml:space="preserve"> стрелкой.</w:t>
      </w:r>
    </w:p>
    <w:p w14:paraId="7CF3C425" w14:textId="77777777" w:rsidR="002B38AC" w:rsidRDefault="002B38AC" w:rsidP="002B38AC">
      <w:pPr>
        <w:ind w:firstLine="539"/>
      </w:pPr>
      <w:r w:rsidRPr="00E168C5">
        <w:rPr>
          <w:highlight w:val="lightGray"/>
          <w:rPrChange w:id="525" w:author="Victoria Shilina" w:date="2018-10-24T12:23:00Z">
            <w:rPr/>
          </w:rPrChange>
        </w:rPr>
        <w:t xml:space="preserve">Этикетки с именем и </w:t>
      </w:r>
      <w:proofErr w:type="spellStart"/>
      <w:r w:rsidRPr="00E168C5">
        <w:rPr>
          <w:highlight w:val="lightGray"/>
          <w:rPrChange w:id="526" w:author="Victoria Shilina" w:date="2018-10-24T12:23:00Z">
            <w:rPr/>
          </w:rPrChange>
        </w:rPr>
        <w:t>штрихкодом</w:t>
      </w:r>
      <w:proofErr w:type="spellEnd"/>
      <w:r w:rsidRPr="00E168C5">
        <w:rPr>
          <w:highlight w:val="lightGray"/>
          <w:rPrChange w:id="527" w:author="Victoria Shilina" w:date="2018-10-24T12:23:00Z">
            <w:rPr/>
          </w:rPrChange>
        </w:rPr>
        <w:t xml:space="preserve"> ячейки располагаются на стойках стеллажей. Подтверждение ячейки выполняется в WMS сканированием </w:t>
      </w:r>
      <w:proofErr w:type="spellStart"/>
      <w:r w:rsidRPr="00E168C5">
        <w:rPr>
          <w:highlight w:val="lightGray"/>
          <w:rPrChange w:id="528" w:author="Victoria Shilina" w:date="2018-10-24T12:23:00Z">
            <w:rPr/>
          </w:rPrChange>
        </w:rPr>
        <w:t>штрихкода</w:t>
      </w:r>
      <w:proofErr w:type="spellEnd"/>
      <w:r w:rsidRPr="00E168C5">
        <w:rPr>
          <w:highlight w:val="lightGray"/>
          <w:rPrChange w:id="529" w:author="Victoria Shilina" w:date="2018-10-24T12:23:00Z">
            <w:rPr/>
          </w:rPrChange>
        </w:rPr>
        <w:t xml:space="preserve"> этикетки ячейки.</w:t>
      </w:r>
    </w:p>
    <w:p w14:paraId="7A296F63" w14:textId="77777777" w:rsidR="001C4537" w:rsidRPr="00E168C5" w:rsidRDefault="001C4537" w:rsidP="001C4537">
      <w:pPr>
        <w:rPr>
          <w:b/>
          <w:highlight w:val="lightGray"/>
          <w:rPrChange w:id="530" w:author="Victoria Shilina" w:date="2018-10-24T12:25:00Z">
            <w:rPr>
              <w:b/>
            </w:rPr>
          </w:rPrChange>
        </w:rPr>
      </w:pPr>
      <w:r w:rsidRPr="00E168C5">
        <w:rPr>
          <w:b/>
          <w:highlight w:val="lightGray"/>
          <w:rPrChange w:id="531" w:author="Victoria Shilina" w:date="2018-10-24T12:25:00Z">
            <w:rPr>
              <w:b/>
            </w:rPr>
          </w:rPrChange>
        </w:rPr>
        <w:t xml:space="preserve">Ячейки комплектации </w:t>
      </w:r>
      <w:proofErr w:type="spellStart"/>
      <w:r w:rsidRPr="00E168C5">
        <w:rPr>
          <w:b/>
          <w:highlight w:val="lightGray"/>
          <w:rPrChange w:id="532" w:author="Victoria Shilina" w:date="2018-10-24T12:25:00Z">
            <w:rPr>
              <w:b/>
            </w:rPr>
          </w:rPrChange>
        </w:rPr>
        <w:t>паллетных</w:t>
      </w:r>
      <w:proofErr w:type="spellEnd"/>
      <w:r w:rsidRPr="00E168C5">
        <w:rPr>
          <w:b/>
          <w:highlight w:val="lightGray"/>
          <w:rPrChange w:id="533" w:author="Victoria Shilina" w:date="2018-10-24T12:25:00Z">
            <w:rPr>
              <w:b/>
            </w:rPr>
          </w:rPrChange>
        </w:rPr>
        <w:t xml:space="preserve"> грузов</w:t>
      </w:r>
    </w:p>
    <w:p w14:paraId="22A33502" w14:textId="77777777" w:rsidR="001C4537" w:rsidRPr="00E168C5" w:rsidRDefault="001C4537" w:rsidP="001C4537">
      <w:pPr>
        <w:spacing w:before="120" w:after="0"/>
        <w:ind w:firstLine="539"/>
        <w:rPr>
          <w:highlight w:val="lightGray"/>
          <w:shd w:val="clear" w:color="auto" w:fill="FFFFFF"/>
          <w:rPrChange w:id="534" w:author="Victoria Shilina" w:date="2018-10-24T12:25:00Z">
            <w:rPr>
              <w:shd w:val="clear" w:color="auto" w:fill="FFFFFF"/>
            </w:rPr>
          </w:rPrChange>
        </w:rPr>
      </w:pPr>
      <w:r w:rsidRPr="00E168C5">
        <w:rPr>
          <w:highlight w:val="lightGray"/>
          <w:shd w:val="clear" w:color="auto" w:fill="FFFFFF"/>
          <w:rPrChange w:id="535" w:author="Victoria Shilina" w:date="2018-10-24T12:25:00Z">
            <w:rPr>
              <w:shd w:val="clear" w:color="auto" w:fill="FFFFFF"/>
            </w:rPr>
          </w:rPrChange>
        </w:rPr>
        <w:t xml:space="preserve">В первых девяти ячейках первого яруса стеллажа </w:t>
      </w:r>
      <w:r w:rsidRPr="00E168C5">
        <w:rPr>
          <w:highlight w:val="lightGray"/>
          <w:shd w:val="clear" w:color="auto" w:fill="FFFFFF"/>
          <w:lang w:val="en-US"/>
          <w:rPrChange w:id="536" w:author="Victoria Shilina" w:date="2018-10-24T12:25:00Z">
            <w:rPr>
              <w:shd w:val="clear" w:color="auto" w:fill="FFFFFF"/>
              <w:lang w:val="en-US"/>
            </w:rPr>
          </w:rPrChange>
        </w:rPr>
        <w:t>P</w:t>
      </w:r>
      <w:r w:rsidRPr="00E168C5">
        <w:rPr>
          <w:highlight w:val="lightGray"/>
          <w:shd w:val="clear" w:color="auto" w:fill="FFFFFF"/>
          <w:rPrChange w:id="537" w:author="Victoria Shilina" w:date="2018-10-24T12:25:00Z">
            <w:rPr>
              <w:shd w:val="clear" w:color="auto" w:fill="FFFFFF"/>
            </w:rPr>
          </w:rPrChange>
        </w:rPr>
        <w:t xml:space="preserve">1-2 осуществляется формирование </w:t>
      </w:r>
      <w:proofErr w:type="spellStart"/>
      <w:r w:rsidRPr="00E168C5">
        <w:rPr>
          <w:highlight w:val="lightGray"/>
          <w:shd w:val="clear" w:color="auto" w:fill="FFFFFF"/>
          <w:rPrChange w:id="538" w:author="Victoria Shilina" w:date="2018-10-24T12:25:00Z">
            <w:rPr>
              <w:shd w:val="clear" w:color="auto" w:fill="FFFFFF"/>
            </w:rPr>
          </w:rPrChange>
        </w:rPr>
        <w:t>паллетных</w:t>
      </w:r>
      <w:proofErr w:type="spellEnd"/>
      <w:r w:rsidRPr="00E168C5">
        <w:rPr>
          <w:highlight w:val="lightGray"/>
          <w:shd w:val="clear" w:color="auto" w:fill="FFFFFF"/>
          <w:rPrChange w:id="539" w:author="Victoria Shilina" w:date="2018-10-24T12:25:00Z">
            <w:rPr>
              <w:shd w:val="clear" w:color="auto" w:fill="FFFFFF"/>
            </w:rPr>
          </w:rPrChange>
        </w:rPr>
        <w:t xml:space="preserve"> грузов из лотков, которые приходят с конвейера в ячейку сброса </w:t>
      </w:r>
      <w:r w:rsidRPr="00E168C5">
        <w:rPr>
          <w:highlight w:val="lightGray"/>
          <w:shd w:val="clear" w:color="auto" w:fill="FFFFFF"/>
          <w:lang w:val="en-US"/>
          <w:rPrChange w:id="540" w:author="Victoria Shilina" w:date="2018-10-24T12:25:00Z">
            <w:rPr>
              <w:shd w:val="clear" w:color="auto" w:fill="FFFFFF"/>
              <w:lang w:val="en-US"/>
            </w:rPr>
          </w:rPrChange>
        </w:rPr>
        <w:t>RG</w:t>
      </w:r>
      <w:r w:rsidRPr="00E168C5">
        <w:rPr>
          <w:highlight w:val="lightGray"/>
          <w:shd w:val="clear" w:color="auto" w:fill="FFFFFF"/>
          <w:rPrChange w:id="541" w:author="Victoria Shilina" w:date="2018-10-24T12:25:00Z">
            <w:rPr>
              <w:shd w:val="clear" w:color="auto" w:fill="FFFFFF"/>
            </w:rPr>
          </w:rPrChange>
        </w:rPr>
        <w:t xml:space="preserve">1. </w:t>
      </w:r>
    </w:p>
    <w:p w14:paraId="6A3553EF" w14:textId="77777777" w:rsidR="001C4537" w:rsidRPr="00E168C5" w:rsidRDefault="001C4537" w:rsidP="001C4537">
      <w:pPr>
        <w:spacing w:before="120" w:after="0"/>
        <w:ind w:firstLine="539"/>
        <w:rPr>
          <w:highlight w:val="lightGray"/>
          <w:shd w:val="clear" w:color="auto" w:fill="FFFFFF"/>
          <w:rPrChange w:id="542" w:author="Victoria Shilina" w:date="2018-10-24T12:25:00Z">
            <w:rPr>
              <w:shd w:val="clear" w:color="auto" w:fill="FFFFFF"/>
            </w:rPr>
          </w:rPrChange>
        </w:rPr>
      </w:pPr>
      <w:r w:rsidRPr="00E168C5">
        <w:rPr>
          <w:highlight w:val="lightGray"/>
          <w:shd w:val="clear" w:color="auto" w:fill="FFFFFF"/>
          <w:rPrChange w:id="543" w:author="Victoria Shilina" w:date="2018-10-24T12:25:00Z">
            <w:rPr>
              <w:shd w:val="clear" w:color="auto" w:fill="FFFFFF"/>
            </w:rPr>
          </w:rPrChange>
        </w:rPr>
        <w:t xml:space="preserve">Высота данных ячеек 1800 мм. В ячейке </w:t>
      </w:r>
      <w:r w:rsidRPr="00E168C5">
        <w:rPr>
          <w:highlight w:val="lightGray"/>
          <w:shd w:val="clear" w:color="auto" w:fill="FFFFFF"/>
          <w:lang w:val="en-US"/>
          <w:rPrChange w:id="544" w:author="Victoria Shilina" w:date="2018-10-24T12:25:00Z">
            <w:rPr>
              <w:shd w:val="clear" w:color="auto" w:fill="FFFFFF"/>
              <w:lang w:val="en-US"/>
            </w:rPr>
          </w:rPrChange>
        </w:rPr>
        <w:t>P</w:t>
      </w:r>
      <w:r w:rsidRPr="00E168C5">
        <w:rPr>
          <w:highlight w:val="lightGray"/>
          <w:shd w:val="clear" w:color="auto" w:fill="FFFFFF"/>
          <w:rPrChange w:id="545" w:author="Victoria Shilina" w:date="2018-10-24T12:25:00Z">
            <w:rPr>
              <w:shd w:val="clear" w:color="auto" w:fill="FFFFFF"/>
            </w:rPr>
          </w:rPrChange>
        </w:rPr>
        <w:t xml:space="preserve">1-2-1-1 осуществляется хранение пустых поддонов, которые появляются в результате разгрузки паллет на конвейер в ячейке </w:t>
      </w:r>
      <w:r w:rsidRPr="00E168C5">
        <w:rPr>
          <w:highlight w:val="lightGray"/>
          <w:shd w:val="clear" w:color="auto" w:fill="FFFFFF"/>
          <w:lang w:val="en-US"/>
          <w:rPrChange w:id="546" w:author="Victoria Shilina" w:date="2018-10-24T12:25:00Z">
            <w:rPr>
              <w:shd w:val="clear" w:color="auto" w:fill="FFFFFF"/>
              <w:lang w:val="en-US"/>
            </w:rPr>
          </w:rPrChange>
        </w:rPr>
        <w:t>CNIT</w:t>
      </w:r>
      <w:r w:rsidRPr="00E168C5">
        <w:rPr>
          <w:highlight w:val="lightGray"/>
          <w:shd w:val="clear" w:color="auto" w:fill="FFFFFF"/>
          <w:rPrChange w:id="547" w:author="Victoria Shilina" w:date="2018-10-24T12:25:00Z">
            <w:rPr>
              <w:shd w:val="clear" w:color="auto" w:fill="FFFFFF"/>
            </w:rPr>
          </w:rPrChange>
        </w:rPr>
        <w:t xml:space="preserve">2. </w:t>
      </w:r>
    </w:p>
    <w:p w14:paraId="08212231" w14:textId="22A797E3" w:rsidR="001C4537" w:rsidRPr="00E168C5" w:rsidDel="00E168C5" w:rsidRDefault="001C4537" w:rsidP="002B38AC">
      <w:pPr>
        <w:ind w:firstLine="539"/>
        <w:rPr>
          <w:del w:id="548" w:author="Victoria Shilina" w:date="2018-10-24T12:24:00Z"/>
          <w:highlight w:val="lightGray"/>
          <w:rPrChange w:id="549" w:author="Victoria Shilina" w:date="2018-10-24T12:25:00Z">
            <w:rPr>
              <w:del w:id="550" w:author="Victoria Shilina" w:date="2018-10-24T12:24:00Z"/>
            </w:rPr>
          </w:rPrChange>
        </w:rPr>
      </w:pPr>
    </w:p>
    <w:p w14:paraId="1AE1D93C" w14:textId="127A9E2F" w:rsidR="001C4537" w:rsidRPr="00E168C5" w:rsidDel="00E168C5" w:rsidRDefault="001C4537" w:rsidP="002B38AC">
      <w:pPr>
        <w:ind w:firstLine="539"/>
        <w:rPr>
          <w:del w:id="551" w:author="Victoria Shilina" w:date="2018-10-24T12:24:00Z"/>
          <w:highlight w:val="lightGray"/>
          <w:rPrChange w:id="552" w:author="Victoria Shilina" w:date="2018-10-24T12:25:00Z">
            <w:rPr>
              <w:del w:id="553" w:author="Victoria Shilina" w:date="2018-10-24T12:24:00Z"/>
            </w:rPr>
          </w:rPrChange>
        </w:rPr>
      </w:pPr>
    </w:p>
    <w:p w14:paraId="65578B5E" w14:textId="670A7429" w:rsidR="001C4537" w:rsidRPr="00E168C5" w:rsidDel="00E168C5" w:rsidRDefault="001C4537" w:rsidP="002B38AC">
      <w:pPr>
        <w:ind w:firstLine="539"/>
        <w:rPr>
          <w:del w:id="554" w:author="Victoria Shilina" w:date="2018-10-24T12:24:00Z"/>
          <w:highlight w:val="lightGray"/>
          <w:rPrChange w:id="555" w:author="Victoria Shilina" w:date="2018-10-24T12:25:00Z">
            <w:rPr>
              <w:del w:id="556" w:author="Victoria Shilina" w:date="2018-10-24T12:24:00Z"/>
            </w:rPr>
          </w:rPrChange>
        </w:rPr>
      </w:pPr>
    </w:p>
    <w:p w14:paraId="0BDFD033" w14:textId="7BC34A48" w:rsidR="00FD50D0" w:rsidRDefault="00552275" w:rsidP="002B38AC">
      <w:pPr>
        <w:ind w:firstLine="539"/>
        <w:rPr>
          <w:b/>
        </w:rPr>
      </w:pPr>
      <w:r w:rsidRPr="00E168C5">
        <w:rPr>
          <w:b/>
          <w:highlight w:val="lightGray"/>
          <w:rPrChange w:id="557" w:author="Victoria Shilina" w:date="2018-10-24T12:25:00Z">
            <w:rPr>
              <w:b/>
            </w:rPr>
          </w:rPrChange>
        </w:rPr>
        <w:t>Стеллаж P1-2</w:t>
      </w:r>
    </w:p>
    <w:p w14:paraId="050B9A4E" w14:textId="3FF6BF7D" w:rsidR="00E838B5" w:rsidRDefault="00E838B5" w:rsidP="00E838B5">
      <w:pPr>
        <w:spacing w:before="120" w:after="0"/>
        <w:ind w:firstLine="539"/>
      </w:pPr>
      <w:r w:rsidRPr="004B797C">
        <w:rPr>
          <w:highlight w:val="lightGray"/>
        </w:rPr>
        <w:t>Ширина секции (</w:t>
      </w:r>
      <w:proofErr w:type="spellStart"/>
      <w:r w:rsidRPr="004B797C">
        <w:rPr>
          <w:highlight w:val="lightGray"/>
        </w:rPr>
        <w:t>паллетоместа</w:t>
      </w:r>
      <w:proofErr w:type="spellEnd"/>
      <w:r w:rsidRPr="004B797C">
        <w:rPr>
          <w:highlight w:val="lightGray"/>
        </w:rPr>
        <w:t xml:space="preserve">) </w:t>
      </w:r>
      <w:r w:rsidR="004B797C" w:rsidRPr="004B797C">
        <w:rPr>
          <w:highlight w:val="lightGray"/>
        </w:rPr>
        <w:t>–</w:t>
      </w:r>
      <w:r w:rsidRPr="004B797C">
        <w:rPr>
          <w:highlight w:val="lightGray"/>
        </w:rPr>
        <w:t xml:space="preserve"> </w:t>
      </w:r>
      <w:r w:rsidR="004B797C" w:rsidRPr="004B797C">
        <w:rPr>
          <w:highlight w:val="lightGray"/>
        </w:rPr>
        <w:t>1200 мм</w:t>
      </w:r>
    </w:p>
    <w:p w14:paraId="292B5A4F" w14:textId="7FBD2CA5" w:rsidR="00E838B5" w:rsidRPr="00E168C5" w:rsidRDefault="00E838B5" w:rsidP="00E838B5">
      <w:pPr>
        <w:spacing w:before="120" w:after="0"/>
        <w:ind w:firstLine="539"/>
        <w:rPr>
          <w:highlight w:val="lightGray"/>
          <w:rPrChange w:id="558" w:author="Victoria Shilina" w:date="2018-10-24T12:26:00Z">
            <w:rPr/>
          </w:rPrChange>
        </w:rPr>
      </w:pPr>
      <w:r w:rsidRPr="00E168C5">
        <w:rPr>
          <w:highlight w:val="lightGray"/>
          <w:rPrChange w:id="559" w:author="Victoria Shilina" w:date="2018-10-24T12:26:00Z">
            <w:rPr/>
          </w:rPrChange>
        </w:rPr>
        <w:t>Высота первого яруса - 909 мм</w:t>
      </w:r>
    </w:p>
    <w:p w14:paraId="7F345679" w14:textId="76E7E010" w:rsidR="00E838B5" w:rsidRPr="00E168C5" w:rsidRDefault="00E838B5" w:rsidP="00E838B5">
      <w:pPr>
        <w:spacing w:before="120" w:after="0"/>
        <w:ind w:firstLine="539"/>
        <w:rPr>
          <w:highlight w:val="lightGray"/>
          <w:rPrChange w:id="560" w:author="Victoria Shilina" w:date="2018-10-24T12:26:00Z">
            <w:rPr/>
          </w:rPrChange>
        </w:rPr>
      </w:pPr>
      <w:r w:rsidRPr="00E168C5">
        <w:rPr>
          <w:highlight w:val="lightGray"/>
          <w:rPrChange w:id="561" w:author="Victoria Shilina" w:date="2018-10-24T12:26:00Z">
            <w:rPr/>
          </w:rPrChange>
        </w:rPr>
        <w:t xml:space="preserve">Высота второго яруса - </w:t>
      </w:r>
      <w:r w:rsidR="00437F4C" w:rsidRPr="00E168C5">
        <w:rPr>
          <w:highlight w:val="lightGray"/>
          <w:rPrChange w:id="562" w:author="Victoria Shilina" w:date="2018-10-24T12:26:00Z">
            <w:rPr/>
          </w:rPrChange>
        </w:rPr>
        <w:t>высота одного лотка</w:t>
      </w:r>
    </w:p>
    <w:p w14:paraId="15E64EA1" w14:textId="65077B79" w:rsidR="00E838B5" w:rsidRPr="00E168C5" w:rsidRDefault="00E838B5" w:rsidP="00E838B5">
      <w:pPr>
        <w:spacing w:before="120" w:after="0"/>
        <w:ind w:firstLine="539"/>
        <w:rPr>
          <w:highlight w:val="lightGray"/>
          <w:rPrChange w:id="563" w:author="Victoria Shilina" w:date="2018-10-24T12:26:00Z">
            <w:rPr/>
          </w:rPrChange>
        </w:rPr>
      </w:pPr>
      <w:r w:rsidRPr="00E168C5">
        <w:rPr>
          <w:highlight w:val="lightGray"/>
          <w:rPrChange w:id="564" w:author="Victoria Shilina" w:date="2018-10-24T12:26:00Z">
            <w:rPr/>
          </w:rPrChange>
        </w:rPr>
        <w:t xml:space="preserve">Высота третьего яруса - </w:t>
      </w:r>
      <w:r w:rsidR="00437F4C" w:rsidRPr="00E168C5">
        <w:rPr>
          <w:highlight w:val="lightGray"/>
          <w:rPrChange w:id="565" w:author="Victoria Shilina" w:date="2018-10-24T12:26:00Z">
            <w:rPr/>
          </w:rPrChange>
        </w:rPr>
        <w:t>высота одного лотка</w:t>
      </w:r>
    </w:p>
    <w:p w14:paraId="3F6334E7" w14:textId="77777777" w:rsidR="00E838B5" w:rsidRPr="00E168C5" w:rsidRDefault="00E838B5" w:rsidP="00E838B5">
      <w:pPr>
        <w:spacing w:before="120" w:after="0"/>
        <w:ind w:firstLine="539"/>
        <w:rPr>
          <w:highlight w:val="lightGray"/>
          <w:rPrChange w:id="566" w:author="Victoria Shilina" w:date="2018-10-24T12:26:00Z">
            <w:rPr/>
          </w:rPrChange>
        </w:rPr>
      </w:pPr>
      <w:r w:rsidRPr="00E168C5">
        <w:rPr>
          <w:highlight w:val="lightGray"/>
          <w:rPrChange w:id="567" w:author="Victoria Shilina" w:date="2018-10-24T12:26:00Z">
            <w:rPr/>
          </w:rPrChange>
        </w:rPr>
        <w:lastRenderedPageBreak/>
        <w:t>Высота четвертого яруса – 1164 мм</w:t>
      </w:r>
    </w:p>
    <w:p w14:paraId="5BF16785" w14:textId="77777777" w:rsidR="00E838B5" w:rsidRPr="00E168C5" w:rsidRDefault="00E838B5" w:rsidP="00E838B5">
      <w:pPr>
        <w:spacing w:before="120" w:after="0"/>
        <w:ind w:firstLine="539"/>
        <w:rPr>
          <w:highlight w:val="lightGray"/>
          <w:rPrChange w:id="568" w:author="Victoria Shilina" w:date="2018-10-24T12:26:00Z">
            <w:rPr/>
          </w:rPrChange>
        </w:rPr>
      </w:pPr>
      <w:r w:rsidRPr="00E168C5">
        <w:rPr>
          <w:highlight w:val="lightGray"/>
          <w:rPrChange w:id="569" w:author="Victoria Shilina" w:date="2018-10-24T12:26:00Z">
            <w:rPr/>
          </w:rPrChange>
        </w:rPr>
        <w:t>Высота пятого яруса – 1164 мм</w:t>
      </w:r>
    </w:p>
    <w:p w14:paraId="571D3ED8" w14:textId="5B4F50A3" w:rsidR="00E838B5" w:rsidRPr="00E168C5" w:rsidRDefault="00E838B5" w:rsidP="00E838B5">
      <w:pPr>
        <w:spacing w:before="120" w:after="0"/>
        <w:ind w:firstLine="539"/>
        <w:rPr>
          <w:highlight w:val="lightGray"/>
          <w:rPrChange w:id="570" w:author="Victoria Shilina" w:date="2018-10-24T12:26:00Z">
            <w:rPr/>
          </w:rPrChange>
        </w:rPr>
      </w:pPr>
      <w:r w:rsidRPr="00E168C5">
        <w:rPr>
          <w:highlight w:val="lightGray"/>
          <w:rPrChange w:id="571" w:author="Victoria Shilina" w:date="2018-10-24T12:26:00Z">
            <w:rPr/>
          </w:rPrChange>
        </w:rPr>
        <w:t>Высота шестого яруса – 1164 мм</w:t>
      </w:r>
    </w:p>
    <w:p w14:paraId="00767672" w14:textId="246F4A03" w:rsidR="00E838B5" w:rsidRPr="00FA6426" w:rsidRDefault="00E838B5" w:rsidP="00FA6426">
      <w:pPr>
        <w:spacing w:before="120" w:after="0"/>
        <w:ind w:firstLine="539"/>
        <w:rPr>
          <w:b/>
        </w:rPr>
      </w:pPr>
      <w:r w:rsidRPr="00E168C5">
        <w:rPr>
          <w:b/>
          <w:highlight w:val="lightGray"/>
          <w:rPrChange w:id="572" w:author="Victoria Shilina" w:date="2018-10-24T12:26:00Z">
            <w:rPr>
              <w:b/>
            </w:rPr>
          </w:rPrChange>
        </w:rPr>
        <w:t>Хранение:</w:t>
      </w:r>
      <w:r w:rsidR="00FA6426" w:rsidRPr="00E168C5">
        <w:rPr>
          <w:b/>
          <w:highlight w:val="lightGray"/>
          <w:rPrChange w:id="573" w:author="Victoria Shilina" w:date="2018-10-24T12:26:00Z">
            <w:rPr>
              <w:b/>
            </w:rPr>
          </w:rPrChange>
        </w:rPr>
        <w:t xml:space="preserve"> </w:t>
      </w:r>
      <w:r w:rsidR="000A2967" w:rsidRPr="00E168C5">
        <w:rPr>
          <w:highlight w:val="lightGray"/>
          <w:rPrChange w:id="574" w:author="Victoria Shilina" w:date="2018-10-24T12:26:00Z">
            <w:rPr/>
          </w:rPrChange>
        </w:rPr>
        <w:t xml:space="preserve">Лотки с </w:t>
      </w:r>
      <w:del w:id="575" w:author="Victoria Shilina" w:date="2018-10-24T12:26:00Z">
        <w:r w:rsidR="000A2967" w:rsidRPr="00E168C5" w:rsidDel="00E168C5">
          <w:rPr>
            <w:highlight w:val="lightGray"/>
            <w:rPrChange w:id="576" w:author="Victoria Shilina" w:date="2018-10-24T12:26:00Z">
              <w:rPr/>
            </w:rPrChange>
          </w:rPr>
          <w:delText xml:space="preserve">продукцией </w:delText>
        </w:r>
      </w:del>
      <w:ins w:id="577" w:author="Victoria Shilina" w:date="2018-10-24T12:26:00Z">
        <w:r w:rsidR="00E168C5">
          <w:rPr>
            <w:highlight w:val="lightGray"/>
          </w:rPr>
          <w:t>товаром</w:t>
        </w:r>
        <w:r w:rsidR="00E168C5" w:rsidRPr="00E168C5">
          <w:rPr>
            <w:highlight w:val="lightGray"/>
            <w:rPrChange w:id="578" w:author="Victoria Shilina" w:date="2018-10-24T12:26:00Z">
              <w:rPr/>
            </w:rPrChange>
          </w:rPr>
          <w:t xml:space="preserve"> </w:t>
        </w:r>
      </w:ins>
      <w:r w:rsidR="000A2967" w:rsidRPr="00E168C5">
        <w:rPr>
          <w:highlight w:val="lightGray"/>
          <w:rPrChange w:id="579" w:author="Victoria Shilina" w:date="2018-10-24T12:26:00Z">
            <w:rPr/>
          </w:rPrChange>
        </w:rPr>
        <w:t>на паллете.</w:t>
      </w:r>
    </w:p>
    <w:p w14:paraId="5BAA9F3F" w14:textId="77777777" w:rsidR="00E838B5" w:rsidRPr="00E168C5" w:rsidRDefault="00E838B5" w:rsidP="00E838B5">
      <w:pPr>
        <w:spacing w:before="120" w:after="0"/>
        <w:ind w:firstLine="539"/>
        <w:rPr>
          <w:highlight w:val="lightGray"/>
          <w:rPrChange w:id="580" w:author="Victoria Shilina" w:date="2018-10-24T12:26:00Z">
            <w:rPr/>
          </w:rPrChange>
        </w:rPr>
      </w:pPr>
      <w:r w:rsidRPr="00E168C5">
        <w:rPr>
          <w:highlight w:val="lightGray"/>
          <w:rPrChange w:id="581" w:author="Victoria Shilina" w:date="2018-10-24T12:26:00Z">
            <w:rPr/>
          </w:rPrChange>
        </w:rPr>
        <w:t xml:space="preserve">Ячейкой в WMS для данной зоны является одно </w:t>
      </w:r>
      <w:proofErr w:type="spellStart"/>
      <w:r w:rsidRPr="00E168C5">
        <w:rPr>
          <w:highlight w:val="lightGray"/>
          <w:rPrChange w:id="582" w:author="Victoria Shilina" w:date="2018-10-24T12:26:00Z">
            <w:rPr/>
          </w:rPrChange>
        </w:rPr>
        <w:t>паллетоместо</w:t>
      </w:r>
      <w:proofErr w:type="spellEnd"/>
      <w:r w:rsidRPr="00E168C5">
        <w:rPr>
          <w:highlight w:val="lightGray"/>
          <w:rPrChange w:id="583" w:author="Victoria Shilina" w:date="2018-10-24T12:26:00Z">
            <w:rPr/>
          </w:rPrChange>
        </w:rPr>
        <w:t xml:space="preserve"> (разный высоты) нумерация следующая: </w:t>
      </w:r>
    </w:p>
    <w:p w14:paraId="3BAC17B1" w14:textId="4BF5BEED" w:rsidR="00E838B5" w:rsidRPr="00E168C5" w:rsidRDefault="00E838B5" w:rsidP="00E838B5">
      <w:pPr>
        <w:spacing w:before="120" w:after="0"/>
        <w:ind w:firstLine="539"/>
        <w:jc w:val="center"/>
        <w:rPr>
          <w:highlight w:val="lightGray"/>
          <w:rPrChange w:id="584" w:author="Victoria Shilina" w:date="2018-10-24T12:26:00Z">
            <w:rPr/>
          </w:rPrChange>
        </w:rPr>
      </w:pPr>
      <w:r w:rsidRPr="00E168C5">
        <w:rPr>
          <w:i/>
          <w:highlight w:val="lightGray"/>
          <w:lang w:val="en-US"/>
          <w:rPrChange w:id="585" w:author="Victoria Shilina" w:date="2018-10-24T12:26:00Z">
            <w:rPr>
              <w:i/>
              <w:lang w:val="en-US"/>
            </w:rPr>
          </w:rPrChange>
        </w:rPr>
        <w:t>P</w:t>
      </w:r>
      <w:r w:rsidR="002E6875" w:rsidRPr="00E168C5">
        <w:rPr>
          <w:i/>
          <w:highlight w:val="lightGray"/>
          <w:rPrChange w:id="586" w:author="Victoria Shilina" w:date="2018-10-24T12:26:00Z">
            <w:rPr>
              <w:i/>
            </w:rPr>
          </w:rPrChange>
        </w:rPr>
        <w:t>1</w:t>
      </w:r>
      <w:r w:rsidRPr="00E168C5">
        <w:rPr>
          <w:i/>
          <w:highlight w:val="lightGray"/>
          <w:rPrChange w:id="587" w:author="Victoria Shilina" w:date="2018-10-24T12:26:00Z">
            <w:rPr>
              <w:i/>
            </w:rPr>
          </w:rPrChange>
        </w:rPr>
        <w:t>-</w:t>
      </w:r>
      <w:r w:rsidR="002E6875" w:rsidRPr="00E168C5">
        <w:rPr>
          <w:i/>
          <w:highlight w:val="lightGray"/>
          <w:rPrChange w:id="588" w:author="Victoria Shilina" w:date="2018-10-24T12:26:00Z">
            <w:rPr>
              <w:i/>
            </w:rPr>
          </w:rPrChange>
        </w:rPr>
        <w:t>2</w:t>
      </w:r>
      <w:r w:rsidRPr="00E168C5">
        <w:rPr>
          <w:i/>
          <w:highlight w:val="lightGray"/>
          <w:rPrChange w:id="589" w:author="Victoria Shilina" w:date="2018-10-24T12:26:00Z">
            <w:rPr>
              <w:i/>
            </w:rPr>
          </w:rPrChange>
        </w:rPr>
        <w:t>-</w:t>
      </w:r>
      <w:r w:rsidR="006F62A4" w:rsidRPr="00E168C5">
        <w:rPr>
          <w:i/>
          <w:highlight w:val="lightGray"/>
          <w:lang w:val="en-US"/>
          <w:rPrChange w:id="590" w:author="Victoria Shilina" w:date="2018-10-24T12:26:00Z">
            <w:rPr>
              <w:i/>
              <w:lang w:val="en-US"/>
            </w:rPr>
          </w:rPrChange>
        </w:rPr>
        <w:t>XX</w:t>
      </w:r>
      <w:r w:rsidRPr="00E168C5">
        <w:rPr>
          <w:i/>
          <w:highlight w:val="lightGray"/>
          <w:rPrChange w:id="591" w:author="Victoria Shilina" w:date="2018-10-24T12:26:00Z">
            <w:rPr>
              <w:i/>
            </w:rPr>
          </w:rPrChange>
        </w:rPr>
        <w:t>-</w:t>
      </w:r>
      <w:r w:rsidR="006F62A4" w:rsidRPr="00E168C5">
        <w:rPr>
          <w:i/>
          <w:highlight w:val="lightGray"/>
          <w:lang w:val="en-US"/>
          <w:rPrChange w:id="592" w:author="Victoria Shilina" w:date="2018-10-24T12:26:00Z">
            <w:rPr>
              <w:i/>
              <w:lang w:val="en-US"/>
            </w:rPr>
          </w:rPrChange>
        </w:rPr>
        <w:t>Y</w:t>
      </w:r>
      <w:r w:rsidRPr="00E168C5">
        <w:rPr>
          <w:highlight w:val="lightGray"/>
          <w:rPrChange w:id="593" w:author="Victoria Shilina" w:date="2018-10-24T12:26:00Z">
            <w:rPr/>
          </w:rPrChange>
        </w:rPr>
        <w:t>,</w:t>
      </w:r>
    </w:p>
    <w:p w14:paraId="5415C481" w14:textId="6764E89D" w:rsidR="00E838B5" w:rsidRPr="00E168C5" w:rsidRDefault="00E838B5" w:rsidP="00E838B5">
      <w:pPr>
        <w:spacing w:before="120"/>
        <w:rPr>
          <w:highlight w:val="lightGray"/>
          <w:rPrChange w:id="594" w:author="Victoria Shilina" w:date="2018-10-24T12:26:00Z">
            <w:rPr/>
          </w:rPrChange>
        </w:rPr>
      </w:pPr>
      <w:r w:rsidRPr="00E168C5">
        <w:rPr>
          <w:highlight w:val="lightGray"/>
          <w:rPrChange w:id="595" w:author="Victoria Shilina" w:date="2018-10-24T12:26:00Z">
            <w:rPr/>
          </w:rPrChange>
        </w:rPr>
        <w:t xml:space="preserve">где, </w:t>
      </w:r>
      <w:r w:rsidR="006F62A4" w:rsidRPr="00E168C5">
        <w:rPr>
          <w:i/>
          <w:highlight w:val="lightGray"/>
          <w:lang w:val="en-US"/>
          <w:rPrChange w:id="596" w:author="Victoria Shilina" w:date="2018-10-24T12:26:00Z">
            <w:rPr>
              <w:i/>
              <w:lang w:val="en-US"/>
            </w:rPr>
          </w:rPrChange>
        </w:rPr>
        <w:t>XX</w:t>
      </w:r>
      <w:r w:rsidRPr="00E168C5">
        <w:rPr>
          <w:highlight w:val="lightGray"/>
          <w:rPrChange w:id="597" w:author="Victoria Shilina" w:date="2018-10-24T12:26:00Z">
            <w:rPr/>
          </w:rPrChange>
        </w:rPr>
        <w:t xml:space="preserve"> – номер ячейки </w:t>
      </w:r>
      <w:r w:rsidR="006F62A4" w:rsidRPr="00E168C5">
        <w:rPr>
          <w:i/>
          <w:highlight w:val="lightGray"/>
          <w:lang w:val="en-US"/>
          <w:rPrChange w:id="598" w:author="Victoria Shilina" w:date="2018-10-24T12:26:00Z">
            <w:rPr>
              <w:i/>
              <w:lang w:val="en-US"/>
            </w:rPr>
          </w:rPrChange>
        </w:rPr>
        <w:t>Y</w:t>
      </w:r>
      <w:r w:rsidRPr="00E168C5">
        <w:rPr>
          <w:highlight w:val="lightGray"/>
          <w:rPrChange w:id="599" w:author="Victoria Shilina" w:date="2018-10-24T12:26:00Z">
            <w:rPr/>
          </w:rPrChange>
        </w:rPr>
        <w:t xml:space="preserve"> – ярус. Направление нумерации стеллажей отражено на </w:t>
      </w:r>
      <w:r w:rsidRPr="00E168C5">
        <w:rPr>
          <w:highlight w:val="lightGray"/>
          <w:lang w:val="en-US"/>
          <w:rPrChange w:id="600" w:author="Victoria Shilina" w:date="2018-10-24T12:26:00Z">
            <w:rPr>
              <w:lang w:val="en-US"/>
            </w:rPr>
          </w:rPrChange>
        </w:rPr>
        <w:fldChar w:fldCharType="begin"/>
      </w:r>
      <w:r w:rsidRPr="00E168C5">
        <w:rPr>
          <w:highlight w:val="lightGray"/>
          <w:rPrChange w:id="601" w:author="Victoria Shilina" w:date="2018-10-24T12:26:00Z">
            <w:rPr/>
          </w:rPrChange>
        </w:rPr>
        <w:instrText xml:space="preserve"> </w:instrText>
      </w:r>
      <w:r w:rsidRPr="00E168C5">
        <w:rPr>
          <w:highlight w:val="lightGray"/>
          <w:lang w:val="en-US"/>
          <w:rPrChange w:id="602" w:author="Victoria Shilina" w:date="2018-10-24T12:26:00Z">
            <w:rPr>
              <w:lang w:val="en-US"/>
            </w:rPr>
          </w:rPrChange>
        </w:rPr>
        <w:instrText>REF</w:instrText>
      </w:r>
      <w:r w:rsidRPr="00E168C5">
        <w:rPr>
          <w:highlight w:val="lightGray"/>
          <w:rPrChange w:id="603" w:author="Victoria Shilina" w:date="2018-10-24T12:26:00Z">
            <w:rPr/>
          </w:rPrChange>
        </w:rPr>
        <w:instrText xml:space="preserve"> _</w:instrText>
      </w:r>
      <w:r w:rsidRPr="00E168C5">
        <w:rPr>
          <w:highlight w:val="lightGray"/>
          <w:lang w:val="en-US"/>
          <w:rPrChange w:id="604" w:author="Victoria Shilina" w:date="2018-10-24T12:26:00Z">
            <w:rPr>
              <w:lang w:val="en-US"/>
            </w:rPr>
          </w:rPrChange>
        </w:rPr>
        <w:instrText>Ref</w:instrText>
      </w:r>
      <w:r w:rsidRPr="00E168C5">
        <w:rPr>
          <w:highlight w:val="lightGray"/>
          <w:rPrChange w:id="605" w:author="Victoria Shilina" w:date="2018-10-24T12:26:00Z">
            <w:rPr/>
          </w:rPrChange>
        </w:rPr>
        <w:instrText>515008173 \</w:instrText>
      </w:r>
      <w:r w:rsidRPr="00E168C5">
        <w:rPr>
          <w:highlight w:val="lightGray"/>
          <w:lang w:val="en-US"/>
          <w:rPrChange w:id="606" w:author="Victoria Shilina" w:date="2018-10-24T12:26:00Z">
            <w:rPr>
              <w:lang w:val="en-US"/>
            </w:rPr>
          </w:rPrChange>
        </w:rPr>
        <w:instrText>h</w:instrText>
      </w:r>
      <w:r w:rsidRPr="00E168C5">
        <w:rPr>
          <w:highlight w:val="lightGray"/>
          <w:rPrChange w:id="607" w:author="Victoria Shilina" w:date="2018-10-24T12:26:00Z">
            <w:rPr/>
          </w:rPrChange>
        </w:rPr>
        <w:instrText xml:space="preserve">  \* </w:instrText>
      </w:r>
      <w:r w:rsidRPr="00E168C5">
        <w:rPr>
          <w:highlight w:val="lightGray"/>
          <w:lang w:val="en-US"/>
          <w:rPrChange w:id="608" w:author="Victoria Shilina" w:date="2018-10-24T12:26:00Z">
            <w:rPr>
              <w:lang w:val="en-US"/>
            </w:rPr>
          </w:rPrChange>
        </w:rPr>
        <w:instrText>MERGEFORMAT</w:instrText>
      </w:r>
      <w:r w:rsidRPr="00E168C5">
        <w:rPr>
          <w:highlight w:val="lightGray"/>
          <w:rPrChange w:id="609" w:author="Victoria Shilina" w:date="2018-10-24T12:26:00Z">
            <w:rPr/>
          </w:rPrChange>
        </w:rPr>
        <w:instrText xml:space="preserve"> </w:instrText>
      </w:r>
      <w:r w:rsidRPr="00E168C5">
        <w:rPr>
          <w:highlight w:val="lightGray"/>
          <w:lang w:val="en-US"/>
          <w:rPrChange w:id="610" w:author="Victoria Shilina" w:date="2018-10-24T12:26:00Z">
            <w:rPr>
              <w:highlight w:val="lightGray"/>
              <w:lang w:val="en-US"/>
            </w:rPr>
          </w:rPrChange>
        </w:rPr>
      </w:r>
      <w:r w:rsidRPr="00E168C5">
        <w:rPr>
          <w:highlight w:val="lightGray"/>
          <w:lang w:val="en-US"/>
          <w:rPrChange w:id="611" w:author="Victoria Shilina" w:date="2018-10-24T12:26:00Z">
            <w:rPr>
              <w:lang w:val="en-US"/>
            </w:rPr>
          </w:rPrChange>
        </w:rPr>
        <w:fldChar w:fldCharType="separate"/>
      </w:r>
      <w:r w:rsidR="003B1748" w:rsidRPr="003B1748">
        <w:rPr>
          <w:highlight w:val="lightGray"/>
        </w:rPr>
        <w:t xml:space="preserve">Рис. </w:t>
      </w:r>
      <w:r w:rsidR="003B1748" w:rsidRPr="003B1748">
        <w:rPr>
          <w:noProof/>
          <w:highlight w:val="lightGray"/>
        </w:rPr>
        <w:t>3</w:t>
      </w:r>
      <w:r w:rsidRPr="00E168C5">
        <w:rPr>
          <w:highlight w:val="lightGray"/>
          <w:lang w:val="en-US"/>
          <w:rPrChange w:id="612" w:author="Victoria Shilina" w:date="2018-10-24T12:26:00Z">
            <w:rPr>
              <w:lang w:val="en-US"/>
            </w:rPr>
          </w:rPrChange>
        </w:rPr>
        <w:fldChar w:fldCharType="end"/>
      </w:r>
      <w:r w:rsidRPr="00E168C5">
        <w:rPr>
          <w:highlight w:val="lightGray"/>
          <w:rPrChange w:id="613" w:author="Victoria Shilina" w:date="2018-10-24T12:26:00Z">
            <w:rPr/>
          </w:rPrChange>
        </w:rPr>
        <w:t xml:space="preserve"> стрелкой.</w:t>
      </w:r>
    </w:p>
    <w:p w14:paraId="2EB8C2F1" w14:textId="45F1BAD0" w:rsidR="002B38AC" w:rsidRPr="00FD3425" w:rsidRDefault="00E838B5" w:rsidP="00AA75E6">
      <w:pPr>
        <w:ind w:firstLine="539"/>
      </w:pPr>
      <w:r w:rsidRPr="00E168C5">
        <w:rPr>
          <w:highlight w:val="lightGray"/>
          <w:rPrChange w:id="614" w:author="Victoria Shilina" w:date="2018-10-24T12:26:00Z">
            <w:rPr/>
          </w:rPrChange>
        </w:rPr>
        <w:t xml:space="preserve">Этикетки с именем и </w:t>
      </w:r>
      <w:proofErr w:type="spellStart"/>
      <w:r w:rsidRPr="00E168C5">
        <w:rPr>
          <w:highlight w:val="lightGray"/>
          <w:rPrChange w:id="615" w:author="Victoria Shilina" w:date="2018-10-24T12:26:00Z">
            <w:rPr/>
          </w:rPrChange>
        </w:rPr>
        <w:t>штрихкодом</w:t>
      </w:r>
      <w:proofErr w:type="spellEnd"/>
      <w:r w:rsidRPr="00E168C5">
        <w:rPr>
          <w:highlight w:val="lightGray"/>
          <w:rPrChange w:id="616" w:author="Victoria Shilina" w:date="2018-10-24T12:26:00Z">
            <w:rPr/>
          </w:rPrChange>
        </w:rPr>
        <w:t xml:space="preserve"> ячейки располагаются на </w:t>
      </w:r>
      <w:r w:rsidR="00CE6703" w:rsidRPr="00E168C5">
        <w:rPr>
          <w:highlight w:val="lightGray"/>
          <w:rPrChange w:id="617" w:author="Victoria Shilina" w:date="2018-10-24T12:26:00Z">
            <w:rPr/>
          </w:rPrChange>
        </w:rPr>
        <w:t>траверсах</w:t>
      </w:r>
      <w:r w:rsidRPr="00E168C5">
        <w:rPr>
          <w:highlight w:val="lightGray"/>
          <w:rPrChange w:id="618" w:author="Victoria Shilina" w:date="2018-10-24T12:26:00Z">
            <w:rPr/>
          </w:rPrChange>
        </w:rPr>
        <w:t xml:space="preserve"> стеллажей. Подтверждение ячейки выполняется в WMS сканированием </w:t>
      </w:r>
      <w:proofErr w:type="spellStart"/>
      <w:r w:rsidRPr="00E168C5">
        <w:rPr>
          <w:highlight w:val="lightGray"/>
          <w:rPrChange w:id="619" w:author="Victoria Shilina" w:date="2018-10-24T12:26:00Z">
            <w:rPr/>
          </w:rPrChange>
        </w:rPr>
        <w:t>штрихкода</w:t>
      </w:r>
      <w:proofErr w:type="spellEnd"/>
      <w:r w:rsidRPr="00E168C5">
        <w:rPr>
          <w:highlight w:val="lightGray"/>
          <w:rPrChange w:id="620" w:author="Victoria Shilina" w:date="2018-10-24T12:26:00Z">
            <w:rPr/>
          </w:rPrChange>
        </w:rPr>
        <w:t xml:space="preserve"> этикетки ячейки.</w:t>
      </w:r>
    </w:p>
    <w:p w14:paraId="00558759" w14:textId="77777777" w:rsidR="002B38AC" w:rsidRPr="00FD3425" w:rsidRDefault="002B38AC" w:rsidP="002B38AC">
      <w:pPr>
        <w:spacing w:before="120" w:after="0"/>
        <w:ind w:firstLine="539"/>
        <w:rPr>
          <w:shd w:val="clear" w:color="auto" w:fill="FFFFFF"/>
        </w:rPr>
      </w:pPr>
    </w:p>
    <w:p w14:paraId="6C36201F" w14:textId="77777777" w:rsidR="002B38AC" w:rsidRPr="00FD3425" w:rsidRDefault="002B38AC" w:rsidP="002B38AC">
      <w:pPr>
        <w:pStyle w:val="3"/>
        <w:rPr>
          <w:lang w:val="en-US"/>
        </w:rPr>
      </w:pPr>
      <w:bookmarkStart w:id="621" w:name="_Toc529192705"/>
      <w:r w:rsidRPr="00FD3425">
        <w:rPr>
          <w:lang w:val="en-US"/>
        </w:rPr>
        <w:t>P2</w:t>
      </w:r>
      <w:bookmarkEnd w:id="621"/>
    </w:p>
    <w:p w14:paraId="1587948B" w14:textId="17F0A1D7" w:rsidR="00825A67" w:rsidRDefault="002B38AC" w:rsidP="006B7A71">
      <w:pPr>
        <w:spacing w:before="120" w:after="0"/>
        <w:ind w:firstLine="539"/>
      </w:pPr>
      <w:r w:rsidRPr="00896D5D">
        <w:rPr>
          <w:highlight w:val="lightGray"/>
          <w:rPrChange w:id="622" w:author="Victoria Shilina" w:date="2018-10-24T12:28:00Z">
            <w:rPr/>
          </w:rPrChange>
        </w:rPr>
        <w:t xml:space="preserve">Данная зона предназначена для хранения паллет с тушенкой. Зона состоит из </w:t>
      </w:r>
      <w:del w:id="623" w:author="Victoria Shilina" w:date="2018-10-24T12:27:00Z">
        <w:r w:rsidRPr="00896D5D" w:rsidDel="00E168C5">
          <w:rPr>
            <w:highlight w:val="lightGray"/>
            <w:rPrChange w:id="624" w:author="Victoria Shilina" w:date="2018-10-24T12:28:00Z">
              <w:rPr/>
            </w:rPrChange>
          </w:rPr>
          <w:delText xml:space="preserve">двух </w:delText>
        </w:r>
      </w:del>
      <w:ins w:id="625" w:author="Victoria Shilina" w:date="2018-10-24T12:27:00Z">
        <w:r w:rsidR="00E168C5" w:rsidRPr="00896D5D">
          <w:rPr>
            <w:highlight w:val="lightGray"/>
            <w:rPrChange w:id="626" w:author="Victoria Shilina" w:date="2018-10-24T12:28:00Z">
              <w:rPr/>
            </w:rPrChange>
          </w:rPr>
          <w:t xml:space="preserve">одного </w:t>
        </w:r>
      </w:ins>
      <w:r w:rsidRPr="00896D5D">
        <w:rPr>
          <w:highlight w:val="lightGray"/>
          <w:rPrChange w:id="627" w:author="Victoria Shilina" w:date="2018-10-24T12:28:00Z">
            <w:rPr/>
          </w:rPrChange>
        </w:rPr>
        <w:t>фронтальн</w:t>
      </w:r>
      <w:ins w:id="628" w:author="Victoria Shilina" w:date="2018-10-24T12:27:00Z">
        <w:r w:rsidR="00E168C5" w:rsidRPr="00896D5D">
          <w:rPr>
            <w:highlight w:val="lightGray"/>
            <w:rPrChange w:id="629" w:author="Victoria Shilina" w:date="2018-10-24T12:28:00Z">
              <w:rPr/>
            </w:rPrChange>
          </w:rPr>
          <w:t>ого ряда</w:t>
        </w:r>
      </w:ins>
      <w:del w:id="630" w:author="Victoria Shilina" w:date="2018-10-24T12:27:00Z">
        <w:r w:rsidRPr="00896D5D" w:rsidDel="00E168C5">
          <w:rPr>
            <w:highlight w:val="lightGray"/>
            <w:rPrChange w:id="631" w:author="Victoria Shilina" w:date="2018-10-24T12:28:00Z">
              <w:rPr/>
            </w:rPrChange>
          </w:rPr>
          <w:delText>ых</w:delText>
        </w:r>
      </w:del>
      <w:r w:rsidRPr="00896D5D">
        <w:rPr>
          <w:highlight w:val="lightGray"/>
          <w:rPrChange w:id="632" w:author="Victoria Shilina" w:date="2018-10-24T12:28:00Z">
            <w:rPr/>
          </w:rPrChange>
        </w:rPr>
        <w:t xml:space="preserve"> стеллажей (</w:t>
      </w:r>
      <w:proofErr w:type="spellStart"/>
      <w:r w:rsidRPr="00896D5D">
        <w:rPr>
          <w:highlight w:val="lightGray"/>
          <w:rPrChange w:id="633" w:author="Victoria Shilina" w:date="2018-10-24T12:28:00Z">
            <w:rPr/>
          </w:rPrChange>
        </w:rPr>
        <w:t>см.</w:t>
      </w:r>
      <w:r w:rsidR="00DD499E" w:rsidRPr="00896D5D">
        <w:rPr>
          <w:highlight w:val="lightGray"/>
          <w:rPrChange w:id="634" w:author="Victoria Shilina" w:date="2018-10-24T12:28:00Z">
            <w:rPr/>
          </w:rPrChange>
        </w:rPr>
        <w:fldChar w:fldCharType="begin"/>
      </w:r>
      <w:r w:rsidR="00DD499E" w:rsidRPr="00896D5D">
        <w:rPr>
          <w:highlight w:val="lightGray"/>
          <w:rPrChange w:id="635" w:author="Victoria Shilina" w:date="2018-10-24T12:28:00Z">
            <w:rPr/>
          </w:rPrChange>
        </w:rPr>
        <w:instrText xml:space="preserve"> REF _Ref515008868 \h  \* MERGEFORMAT </w:instrText>
      </w:r>
      <w:r w:rsidR="00DD499E" w:rsidRPr="00896D5D">
        <w:rPr>
          <w:highlight w:val="lightGray"/>
          <w:rPrChange w:id="636" w:author="Victoria Shilina" w:date="2018-10-24T12:28:00Z">
            <w:rPr>
              <w:highlight w:val="lightGray"/>
            </w:rPr>
          </w:rPrChange>
        </w:rPr>
      </w:r>
      <w:r w:rsidR="00DD499E" w:rsidRPr="00896D5D">
        <w:rPr>
          <w:highlight w:val="lightGray"/>
          <w:rPrChange w:id="637" w:author="Victoria Shilina" w:date="2018-10-24T12:28:00Z">
            <w:rPr/>
          </w:rPrChange>
        </w:rPr>
        <w:fldChar w:fldCharType="separate"/>
      </w:r>
      <w:r w:rsidR="003B1748" w:rsidRPr="00896D5D">
        <w:rPr>
          <w:highlight w:val="lightGray"/>
        </w:rPr>
        <w:t>Рис</w:t>
      </w:r>
      <w:proofErr w:type="spellEnd"/>
      <w:r w:rsidR="003B1748" w:rsidRPr="00896D5D">
        <w:rPr>
          <w:highlight w:val="lightGray"/>
        </w:rPr>
        <w:t xml:space="preserve">. </w:t>
      </w:r>
      <w:r w:rsidR="003B1748" w:rsidRPr="00896D5D">
        <w:rPr>
          <w:noProof/>
          <w:highlight w:val="lightGray"/>
        </w:rPr>
        <w:t>4</w:t>
      </w:r>
      <w:r w:rsidR="00DD499E" w:rsidRPr="00896D5D">
        <w:rPr>
          <w:highlight w:val="lightGray"/>
          <w:rPrChange w:id="638" w:author="Victoria Shilina" w:date="2018-10-24T12:28:00Z">
            <w:rPr/>
          </w:rPrChange>
        </w:rPr>
        <w:fldChar w:fldCharType="end"/>
      </w:r>
      <w:r w:rsidRPr="00896D5D">
        <w:rPr>
          <w:highlight w:val="lightGray"/>
          <w:rPrChange w:id="639" w:author="Victoria Shilina" w:date="2018-10-24T12:28:00Z">
            <w:rPr/>
          </w:rPrChange>
        </w:rPr>
        <w:t xml:space="preserve">). </w:t>
      </w:r>
      <w:r w:rsidR="00D40D34" w:rsidRPr="00896D5D">
        <w:rPr>
          <w:highlight w:val="lightGray"/>
          <w:rPrChange w:id="640" w:author="Victoria Shilina" w:date="2018-10-24T12:28:00Z">
            <w:rPr/>
          </w:rPrChange>
        </w:rPr>
        <w:t xml:space="preserve">Габаритные характеристики стеллажей указаны на </w:t>
      </w:r>
      <w:r w:rsidR="00D40D34" w:rsidRPr="00896D5D">
        <w:rPr>
          <w:highlight w:val="lightGray"/>
          <w:rPrChange w:id="641" w:author="Victoria Shilina" w:date="2018-10-24T12:28:00Z">
            <w:rPr/>
          </w:rPrChange>
        </w:rPr>
        <w:fldChar w:fldCharType="begin"/>
      </w:r>
      <w:r w:rsidR="00D40D34" w:rsidRPr="00896D5D">
        <w:rPr>
          <w:highlight w:val="lightGray"/>
          <w:rPrChange w:id="642" w:author="Victoria Shilina" w:date="2018-10-24T12:28:00Z">
            <w:rPr/>
          </w:rPrChange>
        </w:rPr>
        <w:instrText xml:space="preserve"> REF _Ref519775114 \h  \* MERGEFORMAT </w:instrText>
      </w:r>
      <w:r w:rsidR="00D40D34" w:rsidRPr="00896D5D">
        <w:rPr>
          <w:highlight w:val="lightGray"/>
          <w:rPrChange w:id="643" w:author="Victoria Shilina" w:date="2018-10-24T12:28:00Z">
            <w:rPr>
              <w:highlight w:val="lightGray"/>
            </w:rPr>
          </w:rPrChange>
        </w:rPr>
      </w:r>
      <w:r w:rsidR="00D40D34" w:rsidRPr="00896D5D">
        <w:rPr>
          <w:highlight w:val="lightGray"/>
          <w:rPrChange w:id="644" w:author="Victoria Shilina" w:date="2018-10-24T12:28:00Z">
            <w:rPr/>
          </w:rPrChange>
        </w:rPr>
        <w:fldChar w:fldCharType="separate"/>
      </w:r>
      <w:r w:rsidR="003B1748" w:rsidRPr="00896D5D">
        <w:rPr>
          <w:highlight w:val="lightGray"/>
        </w:rPr>
        <w:t>Рис. 5</w:t>
      </w:r>
      <w:r w:rsidR="00D40D34" w:rsidRPr="00896D5D">
        <w:rPr>
          <w:highlight w:val="lightGray"/>
          <w:rPrChange w:id="645" w:author="Victoria Shilina" w:date="2018-10-24T12:28:00Z">
            <w:rPr/>
          </w:rPrChange>
        </w:rPr>
        <w:fldChar w:fldCharType="end"/>
      </w:r>
      <w:r w:rsidR="00D40D34">
        <w:t xml:space="preserve"> </w:t>
      </w:r>
    </w:p>
    <w:tbl>
      <w:tblPr>
        <w:tblStyle w:val="af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54"/>
        <w:gridCol w:w="5139"/>
      </w:tblGrid>
      <w:tr w:rsidR="00A72D76" w:rsidRPr="00A72D76" w14:paraId="33894C94" w14:textId="77777777" w:rsidTr="002E3A30">
        <w:tc>
          <w:tcPr>
            <w:tcW w:w="5228" w:type="dxa"/>
          </w:tcPr>
          <w:p w14:paraId="06036EA8" w14:textId="09BD501E" w:rsidR="00CD717B" w:rsidRDefault="00CD717B" w:rsidP="00CD717B">
            <w:pPr>
              <w:spacing w:before="120" w:after="0"/>
              <w:jc w:val="center"/>
            </w:pPr>
            <w:r w:rsidRPr="008C7596">
              <w:rPr>
                <w:noProof/>
                <w:highlight w:val="yellow"/>
                <w:lang w:val="uk-UA" w:eastAsia="uk-UA"/>
                <w:rPrChange w:id="646" w:author="Victoria Shilina" w:date="2018-10-24T12:28:00Z">
                  <w:rPr>
                    <w:noProof/>
                    <w:lang w:val="uk-UA" w:eastAsia="uk-UA"/>
                  </w:rPr>
                </w:rPrChange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FA9E4F9" wp14:editId="4489809D">
                      <wp:simplePos x="0" y="0"/>
                      <wp:positionH relativeFrom="column">
                        <wp:posOffset>548640</wp:posOffset>
                      </wp:positionH>
                      <wp:positionV relativeFrom="paragraph">
                        <wp:posOffset>191770</wp:posOffset>
                      </wp:positionV>
                      <wp:extent cx="2181225" cy="635"/>
                      <wp:effectExtent l="0" t="0" r="0" b="0"/>
                      <wp:wrapTopAndBottom/>
                      <wp:docPr id="11" name="Надпись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8122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2097D82" w14:textId="0000799B" w:rsidR="007A1FD9" w:rsidRPr="00CD717B" w:rsidRDefault="007A1FD9" w:rsidP="00CD717B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b w:val="0"/>
                                    </w:rPr>
                                  </w:pPr>
                                  <w:bookmarkStart w:id="647" w:name="_Ref515008868"/>
                                  <w:r w:rsidRPr="00DD499E">
                                    <w:rPr>
                                      <w:rFonts w:ascii="Times New Roman" w:hAnsi="Times New Roman"/>
                                      <w:b w:val="0"/>
                                    </w:rPr>
                                    <w:t xml:space="preserve">Рис. </w:t>
                                  </w:r>
                                  <w:r w:rsidRPr="00DD499E">
                                    <w:rPr>
                                      <w:rFonts w:ascii="Times New Roman" w:hAnsi="Times New Roman"/>
                                      <w:b w:val="0"/>
                                    </w:rPr>
                                    <w:fldChar w:fldCharType="begin"/>
                                  </w:r>
                                  <w:r w:rsidRPr="00DD499E">
                                    <w:rPr>
                                      <w:rFonts w:ascii="Times New Roman" w:hAnsi="Times New Roman"/>
                                      <w:b w:val="0"/>
                                    </w:rPr>
                                    <w:instrText xml:space="preserve"> SEQ Рис. \* ARABIC </w:instrText>
                                  </w:r>
                                  <w:r w:rsidRPr="00DD499E">
                                    <w:rPr>
                                      <w:rFonts w:ascii="Times New Roman" w:hAnsi="Times New Roman"/>
                                      <w:b w:val="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noProof/>
                                    </w:rPr>
                                    <w:t>4</w:t>
                                  </w:r>
                                  <w:r w:rsidRPr="00DD499E">
                                    <w:rPr>
                                      <w:rFonts w:ascii="Times New Roman" w:hAnsi="Times New Roman"/>
                                      <w:b w:val="0"/>
                                    </w:rPr>
                                    <w:fldChar w:fldCharType="end"/>
                                  </w:r>
                                  <w:bookmarkEnd w:id="647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FA9E4F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11" o:spid="_x0000_s1026" type="#_x0000_t202" style="position:absolute;left:0;text-align:left;margin-left:43.2pt;margin-top:15.1pt;width:171.7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" stroked="f">
                      <v:textbox style="mso-fit-shape-to-text:t" inset="0,0,0,0">
                        <w:txbxContent>
                          <w:p w14:paraId="12097D82" w14:textId="0000799B" w:rsidR="007A1FD9" w:rsidRPr="00CD717B" w:rsidRDefault="007A1FD9" w:rsidP="00CD717B">
                            <w:pPr>
                              <w:pStyle w:val="ab"/>
                              <w:rPr>
                                <w:rFonts w:ascii="Times New Roman" w:hAnsi="Times New Roman"/>
                                <w:b w:val="0"/>
                              </w:rPr>
                            </w:pPr>
                            <w:bookmarkStart w:id="648" w:name="_Ref515008868"/>
                            <w:r w:rsidRPr="00DD499E">
                              <w:rPr>
                                <w:rFonts w:ascii="Times New Roman" w:hAnsi="Times New Roman"/>
                                <w:b w:val="0"/>
                              </w:rPr>
                              <w:t xml:space="preserve">Рис. </w:t>
                            </w:r>
                            <w:r w:rsidRPr="00DD499E">
                              <w:rPr>
                                <w:rFonts w:ascii="Times New Roman" w:hAnsi="Times New Roman"/>
                                <w:b w:val="0"/>
                              </w:rPr>
                              <w:fldChar w:fldCharType="begin"/>
                            </w:r>
                            <w:r w:rsidRPr="00DD499E">
                              <w:rPr>
                                <w:rFonts w:ascii="Times New Roman" w:hAnsi="Times New Roman"/>
                                <w:b w:val="0"/>
                              </w:rPr>
                              <w:instrText xml:space="preserve"> SEQ Рис. \* ARABIC </w:instrText>
                            </w:r>
                            <w:r w:rsidRPr="00DD499E">
                              <w:rPr>
                                <w:rFonts w:ascii="Times New Roman" w:hAnsi="Times New Roman"/>
                                <w:b w:val="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noProof/>
                              </w:rPr>
                              <w:t>4</w:t>
                            </w:r>
                            <w:r w:rsidRPr="00DD499E">
                              <w:rPr>
                                <w:rFonts w:ascii="Times New Roman" w:hAnsi="Times New Roman"/>
                                <w:b w:val="0"/>
                              </w:rPr>
                              <w:fldChar w:fldCharType="end"/>
                            </w:r>
                            <w:bookmarkEnd w:id="648"/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  <w:p w14:paraId="6AC479F6" w14:textId="050CCE33" w:rsidR="00CD717B" w:rsidRDefault="00CD717B" w:rsidP="00CD717B">
            <w:pPr>
              <w:spacing w:before="120" w:after="0"/>
              <w:jc w:val="center"/>
            </w:pPr>
          </w:p>
          <w:p w14:paraId="6B96F629" w14:textId="2E1F81A5" w:rsidR="00A72D76" w:rsidRDefault="00A72D76" w:rsidP="00CD717B">
            <w:pPr>
              <w:spacing w:before="120" w:after="0"/>
            </w:pPr>
          </w:p>
          <w:p w14:paraId="0347031D" w14:textId="7BA99655" w:rsidR="00CD717B" w:rsidRDefault="00CD717B" w:rsidP="00CD717B">
            <w:pPr>
              <w:spacing w:before="120" w:after="0"/>
              <w:jc w:val="center"/>
            </w:pPr>
            <w:r>
              <w:rPr>
                <w:noProof/>
                <w:lang w:val="uk-UA" w:eastAsia="uk-UA"/>
              </w:rPr>
              <w:drawing>
                <wp:inline distT="0" distB="0" distL="0" distR="0" wp14:anchorId="33F92CFF" wp14:editId="793FFEB0">
                  <wp:extent cx="1590675" cy="5553075"/>
                  <wp:effectExtent l="0" t="0" r="9525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Зона паллетного хранения Р2_общее_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555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64F1945" w14:textId="569D7315" w:rsidR="0050048A" w:rsidRDefault="0050048A" w:rsidP="00CD717B">
            <w:pPr>
              <w:spacing w:before="120" w:after="0"/>
              <w:jc w:val="center"/>
            </w:pPr>
            <w:r w:rsidRPr="008C7596">
              <w:rPr>
                <w:noProof/>
                <w:highlight w:val="yellow"/>
                <w:lang w:val="uk-UA" w:eastAsia="uk-UA"/>
                <w:rPrChange w:id="649" w:author="Victoria Shilina" w:date="2018-10-24T12:28:00Z">
                  <w:rPr>
                    <w:noProof/>
                    <w:lang w:val="uk-UA" w:eastAsia="uk-UA"/>
                  </w:rPr>
                </w:rPrChange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CEAD15A" wp14:editId="6951ED81">
                      <wp:simplePos x="0" y="0"/>
                      <wp:positionH relativeFrom="column">
                        <wp:posOffset>-36830</wp:posOffset>
                      </wp:positionH>
                      <wp:positionV relativeFrom="paragraph">
                        <wp:posOffset>150495</wp:posOffset>
                      </wp:positionV>
                      <wp:extent cx="2181225" cy="635"/>
                      <wp:effectExtent l="0" t="0" r="0" b="0"/>
                      <wp:wrapTopAndBottom/>
                      <wp:docPr id="3" name="Надпись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8122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A744163" w14:textId="1DDEE467" w:rsidR="007A1FD9" w:rsidRPr="00DD499E" w:rsidRDefault="007A1FD9" w:rsidP="0050048A">
                                  <w:pPr>
                                    <w:pStyle w:val="ab"/>
                                    <w:rPr>
                                      <w:rFonts w:ascii="Times New Roman" w:hAnsi="Times New Roman"/>
                                      <w:b w:val="0"/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 w:rsidRPr="00DD499E">
                                    <w:rPr>
                                      <w:rFonts w:ascii="Times New Roman" w:hAnsi="Times New Roman"/>
                                      <w:b w:val="0"/>
                                    </w:rPr>
                                    <w:t xml:space="preserve">Рис. 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CEAD15A" id="Надпись 3" o:spid="_x0000_s1027" type="#_x0000_t202" style="position:absolute;left:0;text-align:left;margin-left:-2.9pt;margin-top:11.85pt;width:171.7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" stroked="f">
                      <v:textbox style="mso-fit-shape-to-text:t" inset="0,0,0,0">
                        <w:txbxContent>
                          <w:p w14:paraId="1A744163" w14:textId="1DDEE467" w:rsidR="007A1FD9" w:rsidRPr="00DD499E" w:rsidRDefault="007A1FD9" w:rsidP="0050048A">
                            <w:pPr>
                              <w:pStyle w:val="ab"/>
                              <w:rPr>
                                <w:rFonts w:ascii="Times New Roman" w:hAnsi="Times New Roman"/>
                                <w:b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DD499E">
                              <w:rPr>
                                <w:rFonts w:ascii="Times New Roman" w:hAnsi="Times New Roman"/>
                                <w:b w:val="0"/>
                              </w:rPr>
                              <w:t xml:space="preserve">Рис. 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</w:rPr>
                              <w:t>5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CD717B">
              <w:rPr>
                <w:noProof/>
                <w:lang w:val="uk-UA" w:eastAsia="uk-UA"/>
              </w:rPr>
              <w:drawing>
                <wp:inline distT="0" distB="0" distL="0" distR="0" wp14:anchorId="7154D24E" wp14:editId="1027D2F8">
                  <wp:extent cx="2667000" cy="6696075"/>
                  <wp:effectExtent l="0" t="0" r="0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Зона паллетного хранения Р2_ряд А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669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04BDA7" w14:textId="3C54C614" w:rsidR="006B7A71" w:rsidRDefault="006B7A71" w:rsidP="0050048A">
      <w:pPr>
        <w:spacing w:before="120"/>
      </w:pPr>
    </w:p>
    <w:p w14:paraId="0D5A5D35" w14:textId="77777777" w:rsidR="002B38AC" w:rsidRPr="00AC03EB" w:rsidRDefault="002B38AC">
      <w:pPr>
        <w:spacing w:before="120"/>
        <w:rPr>
          <w:highlight w:val="lightGray"/>
          <w:rPrChange w:id="650" w:author="Victoria Shilina" w:date="2018-10-24T12:28:00Z">
            <w:rPr/>
          </w:rPrChange>
        </w:rPr>
        <w:pPrChange w:id="651" w:author="Victoria Shilina" w:date="2018-10-24T12:27:00Z">
          <w:pPr>
            <w:spacing w:before="120"/>
            <w:ind w:firstLine="709"/>
          </w:pPr>
        </w:pPrChange>
      </w:pPr>
      <w:r w:rsidRPr="00AC03EB">
        <w:rPr>
          <w:highlight w:val="lightGray"/>
          <w:rPrChange w:id="652" w:author="Victoria Shilina" w:date="2018-10-24T12:28:00Z">
            <w:rPr/>
          </w:rPrChange>
        </w:rPr>
        <w:t xml:space="preserve">Ячейкой в WMS для данной зоны является одно </w:t>
      </w:r>
      <w:proofErr w:type="spellStart"/>
      <w:r w:rsidRPr="00AC03EB">
        <w:rPr>
          <w:highlight w:val="lightGray"/>
          <w:rPrChange w:id="653" w:author="Victoria Shilina" w:date="2018-10-24T12:28:00Z">
            <w:rPr/>
          </w:rPrChange>
        </w:rPr>
        <w:t>паллетоместо</w:t>
      </w:r>
      <w:proofErr w:type="spellEnd"/>
      <w:r w:rsidRPr="00AC03EB">
        <w:rPr>
          <w:highlight w:val="lightGray"/>
          <w:rPrChange w:id="654" w:author="Victoria Shilina" w:date="2018-10-24T12:28:00Z">
            <w:rPr/>
          </w:rPrChange>
        </w:rPr>
        <w:t xml:space="preserve"> нумерация следующая: </w:t>
      </w:r>
    </w:p>
    <w:p w14:paraId="5EB68362" w14:textId="77777777" w:rsidR="002B38AC" w:rsidRPr="00AC03EB" w:rsidRDefault="002B38AC" w:rsidP="007F4BC2">
      <w:pPr>
        <w:spacing w:before="120" w:after="0"/>
        <w:ind w:firstLine="539"/>
        <w:jc w:val="center"/>
        <w:rPr>
          <w:highlight w:val="lightGray"/>
          <w:rPrChange w:id="655" w:author="Victoria Shilina" w:date="2018-10-24T12:28:00Z">
            <w:rPr/>
          </w:rPrChange>
        </w:rPr>
      </w:pPr>
      <w:r w:rsidRPr="00AC03EB">
        <w:rPr>
          <w:i/>
          <w:highlight w:val="lightGray"/>
          <w:lang w:val="en-US"/>
          <w:rPrChange w:id="656" w:author="Victoria Shilina" w:date="2018-10-24T12:28:00Z">
            <w:rPr>
              <w:i/>
              <w:lang w:val="en-US"/>
            </w:rPr>
          </w:rPrChange>
        </w:rPr>
        <w:t>P</w:t>
      </w:r>
      <w:r w:rsidRPr="00AC03EB">
        <w:rPr>
          <w:i/>
          <w:highlight w:val="lightGray"/>
          <w:rPrChange w:id="657" w:author="Victoria Shilina" w:date="2018-10-24T12:28:00Z">
            <w:rPr>
              <w:i/>
            </w:rPr>
          </w:rPrChange>
        </w:rPr>
        <w:t>2-</w:t>
      </w:r>
      <w:r w:rsidRPr="00AC03EB">
        <w:rPr>
          <w:i/>
          <w:highlight w:val="lightGray"/>
          <w:lang w:val="en-US"/>
          <w:rPrChange w:id="658" w:author="Victoria Shilina" w:date="2018-10-24T12:28:00Z">
            <w:rPr>
              <w:i/>
              <w:lang w:val="en-US"/>
            </w:rPr>
          </w:rPrChange>
        </w:rPr>
        <w:t>X</w:t>
      </w:r>
      <w:r w:rsidRPr="00AC03EB">
        <w:rPr>
          <w:i/>
          <w:highlight w:val="lightGray"/>
          <w:rPrChange w:id="659" w:author="Victoria Shilina" w:date="2018-10-24T12:28:00Z">
            <w:rPr>
              <w:i/>
            </w:rPr>
          </w:rPrChange>
        </w:rPr>
        <w:t>-</w:t>
      </w:r>
      <w:r w:rsidRPr="00AC03EB">
        <w:rPr>
          <w:i/>
          <w:highlight w:val="lightGray"/>
          <w:lang w:val="en-US"/>
          <w:rPrChange w:id="660" w:author="Victoria Shilina" w:date="2018-10-24T12:28:00Z">
            <w:rPr>
              <w:i/>
              <w:lang w:val="en-US"/>
            </w:rPr>
          </w:rPrChange>
        </w:rPr>
        <w:t>YY</w:t>
      </w:r>
      <w:r w:rsidRPr="00AC03EB">
        <w:rPr>
          <w:i/>
          <w:highlight w:val="lightGray"/>
          <w:rPrChange w:id="661" w:author="Victoria Shilina" w:date="2018-10-24T12:28:00Z">
            <w:rPr>
              <w:i/>
            </w:rPr>
          </w:rPrChange>
        </w:rPr>
        <w:t>-</w:t>
      </w:r>
      <w:r w:rsidRPr="00AC03EB">
        <w:rPr>
          <w:i/>
          <w:highlight w:val="lightGray"/>
          <w:lang w:val="en-US"/>
          <w:rPrChange w:id="662" w:author="Victoria Shilina" w:date="2018-10-24T12:28:00Z">
            <w:rPr>
              <w:i/>
              <w:lang w:val="en-US"/>
            </w:rPr>
          </w:rPrChange>
        </w:rPr>
        <w:t>Z</w:t>
      </w:r>
      <w:r w:rsidRPr="00AC03EB">
        <w:rPr>
          <w:highlight w:val="lightGray"/>
          <w:rPrChange w:id="663" w:author="Victoria Shilina" w:date="2018-10-24T12:28:00Z">
            <w:rPr/>
          </w:rPrChange>
        </w:rPr>
        <w:t>,</w:t>
      </w:r>
    </w:p>
    <w:p w14:paraId="1ADB2B3C" w14:textId="112545D1" w:rsidR="002B38AC" w:rsidRPr="00AC03EB" w:rsidRDefault="002B38AC" w:rsidP="007F4BC2">
      <w:pPr>
        <w:spacing w:before="120"/>
        <w:rPr>
          <w:highlight w:val="lightGray"/>
          <w:rPrChange w:id="664" w:author="Victoria Shilina" w:date="2018-10-24T12:28:00Z">
            <w:rPr/>
          </w:rPrChange>
        </w:rPr>
      </w:pPr>
      <w:r w:rsidRPr="00AC03EB">
        <w:rPr>
          <w:highlight w:val="lightGray"/>
          <w:rPrChange w:id="665" w:author="Victoria Shilina" w:date="2018-10-24T12:28:00Z">
            <w:rPr/>
          </w:rPrChange>
        </w:rPr>
        <w:lastRenderedPageBreak/>
        <w:t xml:space="preserve">где, </w:t>
      </w:r>
      <w:r w:rsidRPr="00AC03EB">
        <w:rPr>
          <w:i/>
          <w:highlight w:val="lightGray"/>
          <w:rPrChange w:id="666" w:author="Victoria Shilina" w:date="2018-10-24T12:28:00Z">
            <w:rPr>
              <w:i/>
            </w:rPr>
          </w:rPrChange>
        </w:rPr>
        <w:t>X</w:t>
      </w:r>
      <w:r w:rsidRPr="00AC03EB">
        <w:rPr>
          <w:highlight w:val="lightGray"/>
          <w:rPrChange w:id="667" w:author="Victoria Shilina" w:date="2018-10-24T12:28:00Z">
            <w:rPr/>
          </w:rPrChange>
        </w:rPr>
        <w:t xml:space="preserve"> – номер стеллажа, </w:t>
      </w:r>
      <w:r w:rsidRPr="00AC03EB">
        <w:rPr>
          <w:i/>
          <w:highlight w:val="lightGray"/>
          <w:lang w:val="en-US"/>
          <w:rPrChange w:id="668" w:author="Victoria Shilina" w:date="2018-10-24T12:28:00Z">
            <w:rPr>
              <w:i/>
              <w:lang w:val="en-US"/>
            </w:rPr>
          </w:rPrChange>
        </w:rPr>
        <w:t>YY</w:t>
      </w:r>
      <w:r w:rsidRPr="00AC03EB">
        <w:rPr>
          <w:highlight w:val="lightGray"/>
          <w:rPrChange w:id="669" w:author="Victoria Shilina" w:date="2018-10-24T12:28:00Z">
            <w:rPr/>
          </w:rPrChange>
        </w:rPr>
        <w:t xml:space="preserve"> – номер ячейки </w:t>
      </w:r>
      <w:r w:rsidRPr="00AC03EB">
        <w:rPr>
          <w:i/>
          <w:highlight w:val="lightGray"/>
          <w:lang w:val="en-US"/>
          <w:rPrChange w:id="670" w:author="Victoria Shilina" w:date="2018-10-24T12:28:00Z">
            <w:rPr>
              <w:i/>
              <w:lang w:val="en-US"/>
            </w:rPr>
          </w:rPrChange>
        </w:rPr>
        <w:t>Z</w:t>
      </w:r>
      <w:r w:rsidRPr="00AC03EB">
        <w:rPr>
          <w:highlight w:val="lightGray"/>
          <w:rPrChange w:id="671" w:author="Victoria Shilina" w:date="2018-10-24T12:28:00Z">
            <w:rPr/>
          </w:rPrChange>
        </w:rPr>
        <w:t xml:space="preserve"> – ярус. Направление нумерации стеллажей отражено на</w:t>
      </w:r>
      <w:r w:rsidR="0049051A" w:rsidRPr="00AC03EB">
        <w:rPr>
          <w:highlight w:val="lightGray"/>
          <w:rPrChange w:id="672" w:author="Victoria Shilina" w:date="2018-10-24T12:28:00Z">
            <w:rPr/>
          </w:rPrChange>
        </w:rPr>
        <w:t xml:space="preserve"> </w:t>
      </w:r>
      <w:r w:rsidR="0049051A" w:rsidRPr="00AC03EB">
        <w:rPr>
          <w:highlight w:val="lightGray"/>
          <w:lang w:val="en-US"/>
          <w:rPrChange w:id="673" w:author="Victoria Shilina" w:date="2018-10-24T12:28:00Z">
            <w:rPr>
              <w:lang w:val="en-US"/>
            </w:rPr>
          </w:rPrChange>
        </w:rPr>
        <w:fldChar w:fldCharType="begin"/>
      </w:r>
      <w:r w:rsidR="0049051A" w:rsidRPr="00AC03EB">
        <w:rPr>
          <w:highlight w:val="lightGray"/>
          <w:rPrChange w:id="674" w:author="Victoria Shilina" w:date="2018-10-24T12:28:00Z">
            <w:rPr/>
          </w:rPrChange>
        </w:rPr>
        <w:instrText xml:space="preserve"> </w:instrText>
      </w:r>
      <w:r w:rsidR="0049051A" w:rsidRPr="00AC03EB">
        <w:rPr>
          <w:highlight w:val="lightGray"/>
          <w:lang w:val="en-US"/>
          <w:rPrChange w:id="675" w:author="Victoria Shilina" w:date="2018-10-24T12:28:00Z">
            <w:rPr>
              <w:lang w:val="en-US"/>
            </w:rPr>
          </w:rPrChange>
        </w:rPr>
        <w:instrText>REF</w:instrText>
      </w:r>
      <w:r w:rsidR="0049051A" w:rsidRPr="00AC03EB">
        <w:rPr>
          <w:highlight w:val="lightGray"/>
          <w:rPrChange w:id="676" w:author="Victoria Shilina" w:date="2018-10-24T12:28:00Z">
            <w:rPr/>
          </w:rPrChange>
        </w:rPr>
        <w:instrText xml:space="preserve"> _</w:instrText>
      </w:r>
      <w:r w:rsidR="0049051A" w:rsidRPr="00AC03EB">
        <w:rPr>
          <w:highlight w:val="lightGray"/>
          <w:lang w:val="en-US"/>
          <w:rPrChange w:id="677" w:author="Victoria Shilina" w:date="2018-10-24T12:28:00Z">
            <w:rPr>
              <w:lang w:val="en-US"/>
            </w:rPr>
          </w:rPrChange>
        </w:rPr>
        <w:instrText>Ref</w:instrText>
      </w:r>
      <w:r w:rsidR="0049051A" w:rsidRPr="00AC03EB">
        <w:rPr>
          <w:highlight w:val="lightGray"/>
          <w:rPrChange w:id="678" w:author="Victoria Shilina" w:date="2018-10-24T12:28:00Z">
            <w:rPr/>
          </w:rPrChange>
        </w:rPr>
        <w:instrText>515008868 \</w:instrText>
      </w:r>
      <w:r w:rsidR="0049051A" w:rsidRPr="00AC03EB">
        <w:rPr>
          <w:highlight w:val="lightGray"/>
          <w:lang w:val="en-US"/>
          <w:rPrChange w:id="679" w:author="Victoria Shilina" w:date="2018-10-24T12:28:00Z">
            <w:rPr>
              <w:lang w:val="en-US"/>
            </w:rPr>
          </w:rPrChange>
        </w:rPr>
        <w:instrText>h</w:instrText>
      </w:r>
      <w:r w:rsidR="0049051A" w:rsidRPr="00AC03EB">
        <w:rPr>
          <w:highlight w:val="lightGray"/>
          <w:rPrChange w:id="680" w:author="Victoria Shilina" w:date="2018-10-24T12:28:00Z">
            <w:rPr/>
          </w:rPrChange>
        </w:rPr>
        <w:instrText xml:space="preserve">  \* </w:instrText>
      </w:r>
      <w:r w:rsidR="0049051A" w:rsidRPr="00AC03EB">
        <w:rPr>
          <w:highlight w:val="lightGray"/>
          <w:lang w:val="en-US"/>
          <w:rPrChange w:id="681" w:author="Victoria Shilina" w:date="2018-10-24T12:28:00Z">
            <w:rPr>
              <w:lang w:val="en-US"/>
            </w:rPr>
          </w:rPrChange>
        </w:rPr>
        <w:instrText>MERGEFORMAT</w:instrText>
      </w:r>
      <w:r w:rsidR="0049051A" w:rsidRPr="00AC03EB">
        <w:rPr>
          <w:highlight w:val="lightGray"/>
          <w:rPrChange w:id="682" w:author="Victoria Shilina" w:date="2018-10-24T12:28:00Z">
            <w:rPr/>
          </w:rPrChange>
        </w:rPr>
        <w:instrText xml:space="preserve"> </w:instrText>
      </w:r>
      <w:r w:rsidR="0049051A" w:rsidRPr="00AC03EB">
        <w:rPr>
          <w:highlight w:val="lightGray"/>
          <w:lang w:val="en-US"/>
          <w:rPrChange w:id="683" w:author="Victoria Shilina" w:date="2018-10-24T12:28:00Z">
            <w:rPr>
              <w:highlight w:val="lightGray"/>
              <w:lang w:val="en-US"/>
            </w:rPr>
          </w:rPrChange>
        </w:rPr>
      </w:r>
      <w:r w:rsidR="0049051A" w:rsidRPr="00AC03EB">
        <w:rPr>
          <w:highlight w:val="lightGray"/>
          <w:lang w:val="en-US"/>
          <w:rPrChange w:id="684" w:author="Victoria Shilina" w:date="2018-10-24T12:28:00Z">
            <w:rPr>
              <w:lang w:val="en-US"/>
            </w:rPr>
          </w:rPrChange>
        </w:rPr>
        <w:fldChar w:fldCharType="separate"/>
      </w:r>
      <w:r w:rsidR="003B1748" w:rsidRPr="003B1748">
        <w:rPr>
          <w:highlight w:val="lightGray"/>
        </w:rPr>
        <w:t xml:space="preserve">Рис. </w:t>
      </w:r>
      <w:r w:rsidR="003B1748" w:rsidRPr="003B1748">
        <w:rPr>
          <w:noProof/>
          <w:highlight w:val="lightGray"/>
        </w:rPr>
        <w:t>4</w:t>
      </w:r>
      <w:r w:rsidR="0049051A" w:rsidRPr="00AC03EB">
        <w:rPr>
          <w:highlight w:val="lightGray"/>
          <w:lang w:val="en-US"/>
          <w:rPrChange w:id="685" w:author="Victoria Shilina" w:date="2018-10-24T12:28:00Z">
            <w:rPr>
              <w:lang w:val="en-US"/>
            </w:rPr>
          </w:rPrChange>
        </w:rPr>
        <w:fldChar w:fldCharType="end"/>
      </w:r>
      <w:r w:rsidRPr="00AC03EB">
        <w:rPr>
          <w:highlight w:val="lightGray"/>
          <w:rPrChange w:id="686" w:author="Victoria Shilina" w:date="2018-10-24T12:28:00Z">
            <w:rPr/>
          </w:rPrChange>
        </w:rPr>
        <w:t xml:space="preserve"> стрелкой.</w:t>
      </w:r>
    </w:p>
    <w:p w14:paraId="65164E19" w14:textId="3E6D8F28" w:rsidR="002B38AC" w:rsidRPr="00FD3425" w:rsidRDefault="002B38AC" w:rsidP="007F4BC2">
      <w:pPr>
        <w:spacing w:before="120" w:after="0"/>
        <w:ind w:firstLine="539"/>
      </w:pPr>
      <w:r w:rsidRPr="00AC03EB">
        <w:rPr>
          <w:highlight w:val="lightGray"/>
          <w:rPrChange w:id="687" w:author="Victoria Shilina" w:date="2018-10-24T12:28:00Z">
            <w:rPr/>
          </w:rPrChange>
        </w:rPr>
        <w:t xml:space="preserve">Этикетки с именем и </w:t>
      </w:r>
      <w:proofErr w:type="spellStart"/>
      <w:r w:rsidRPr="00AC03EB">
        <w:rPr>
          <w:highlight w:val="lightGray"/>
          <w:rPrChange w:id="688" w:author="Victoria Shilina" w:date="2018-10-24T12:28:00Z">
            <w:rPr/>
          </w:rPrChange>
        </w:rPr>
        <w:t>штрихкодом</w:t>
      </w:r>
      <w:proofErr w:type="spellEnd"/>
      <w:r w:rsidRPr="00AC03EB">
        <w:rPr>
          <w:highlight w:val="lightGray"/>
          <w:rPrChange w:id="689" w:author="Victoria Shilina" w:date="2018-10-24T12:28:00Z">
            <w:rPr/>
          </w:rPrChange>
        </w:rPr>
        <w:t xml:space="preserve"> ячейки располагаются на </w:t>
      </w:r>
      <w:r w:rsidR="00BA0982" w:rsidRPr="00AC03EB">
        <w:rPr>
          <w:highlight w:val="lightGray"/>
          <w:rPrChange w:id="690" w:author="Victoria Shilina" w:date="2018-10-24T12:28:00Z">
            <w:rPr/>
          </w:rPrChange>
        </w:rPr>
        <w:t>траверсах</w:t>
      </w:r>
      <w:r w:rsidRPr="00AC03EB">
        <w:rPr>
          <w:highlight w:val="lightGray"/>
          <w:rPrChange w:id="691" w:author="Victoria Shilina" w:date="2018-10-24T12:28:00Z">
            <w:rPr/>
          </w:rPrChange>
        </w:rPr>
        <w:t xml:space="preserve"> стеллажей. Подтверждение ячейки выполняется в WMS сканированием </w:t>
      </w:r>
      <w:proofErr w:type="spellStart"/>
      <w:r w:rsidRPr="00AC03EB">
        <w:rPr>
          <w:highlight w:val="lightGray"/>
          <w:rPrChange w:id="692" w:author="Victoria Shilina" w:date="2018-10-24T12:28:00Z">
            <w:rPr/>
          </w:rPrChange>
        </w:rPr>
        <w:t>штрихкода</w:t>
      </w:r>
      <w:proofErr w:type="spellEnd"/>
      <w:r w:rsidRPr="00AC03EB">
        <w:rPr>
          <w:highlight w:val="lightGray"/>
          <w:rPrChange w:id="693" w:author="Victoria Shilina" w:date="2018-10-24T12:28:00Z">
            <w:rPr/>
          </w:rPrChange>
        </w:rPr>
        <w:t xml:space="preserve"> этикетки ячейки.</w:t>
      </w:r>
    </w:p>
    <w:p w14:paraId="23BF02DB" w14:textId="77777777" w:rsidR="002B38AC" w:rsidRPr="00FD3425" w:rsidRDefault="002B38AC" w:rsidP="002B38AC">
      <w:pPr>
        <w:rPr>
          <w:lang w:eastAsia="x-none"/>
        </w:rPr>
      </w:pPr>
    </w:p>
    <w:p w14:paraId="71DD4301" w14:textId="77777777" w:rsidR="002B38AC" w:rsidRPr="00FD3425" w:rsidRDefault="002B38AC" w:rsidP="002B38AC">
      <w:pPr>
        <w:pStyle w:val="2"/>
        <w:rPr>
          <w:lang w:val="ru-RU"/>
        </w:rPr>
      </w:pPr>
      <w:bookmarkStart w:id="694" w:name="_Ref513455587"/>
      <w:bookmarkStart w:id="695" w:name="_Toc529192706"/>
      <w:r w:rsidRPr="00FD3425">
        <w:rPr>
          <w:lang w:val="ru-RU"/>
        </w:rPr>
        <w:t>Зоны гравитационных стеллажей</w:t>
      </w:r>
      <w:bookmarkEnd w:id="694"/>
      <w:bookmarkEnd w:id="695"/>
    </w:p>
    <w:p w14:paraId="50606716" w14:textId="600E0AC8" w:rsidR="002B38AC" w:rsidRPr="00AC03EB" w:rsidRDefault="00E52FA5" w:rsidP="002B38AC">
      <w:pPr>
        <w:pStyle w:val="3"/>
        <w:rPr>
          <w:highlight w:val="lightGray"/>
          <w:rPrChange w:id="696" w:author="Victoria Shilina" w:date="2018-10-24T12:28:00Z">
            <w:rPr/>
          </w:rPrChange>
        </w:rPr>
      </w:pPr>
      <w:bookmarkStart w:id="697" w:name="_Toc529192707"/>
      <w:r w:rsidRPr="00AC03EB">
        <w:rPr>
          <w:highlight w:val="lightGray"/>
          <w:lang w:val="ru-RU"/>
          <w:rPrChange w:id="698" w:author="Victoria Shilina" w:date="2018-10-24T12:28:00Z">
            <w:rPr>
              <w:lang w:val="ru-RU"/>
            </w:rPr>
          </w:rPrChange>
        </w:rPr>
        <w:t xml:space="preserve">Зона </w:t>
      </w:r>
      <w:r w:rsidRPr="00AC03EB">
        <w:rPr>
          <w:highlight w:val="lightGray"/>
          <w:lang w:val="en-US"/>
          <w:rPrChange w:id="699" w:author="Victoria Shilina" w:date="2018-10-24T12:28:00Z">
            <w:rPr>
              <w:lang w:val="en-US"/>
            </w:rPr>
          </w:rPrChange>
        </w:rPr>
        <w:t>G1</w:t>
      </w:r>
      <w:bookmarkEnd w:id="697"/>
    </w:p>
    <w:p w14:paraId="1D5F9C39" w14:textId="03444BFB" w:rsidR="002B38AC" w:rsidRPr="00FD3425" w:rsidRDefault="002B38AC" w:rsidP="002B38AC">
      <w:pPr>
        <w:ind w:firstLine="708"/>
        <w:rPr>
          <w:lang w:eastAsia="x-none"/>
        </w:rPr>
      </w:pPr>
      <w:r w:rsidRPr="00AC03EB">
        <w:rPr>
          <w:highlight w:val="lightGray"/>
          <w:lang w:eastAsia="x-none"/>
          <w:rPrChange w:id="700" w:author="Victoria Shilina" w:date="2018-10-24T12:28:00Z">
            <w:rPr>
              <w:lang w:eastAsia="x-none"/>
            </w:rPr>
          </w:rPrChange>
        </w:rPr>
        <w:t xml:space="preserve">Зона предназначена для хранения и отбора </w:t>
      </w:r>
      <w:del w:id="701" w:author="Victoria Shilina" w:date="2018-10-24T12:35:00Z">
        <w:r w:rsidRPr="00AC03EB" w:rsidDel="00927EAD">
          <w:rPr>
            <w:highlight w:val="lightGray"/>
            <w:lang w:eastAsia="x-none"/>
            <w:rPrChange w:id="702" w:author="Victoria Shilina" w:date="2018-10-24T12:28:00Z">
              <w:rPr>
                <w:lang w:eastAsia="x-none"/>
              </w:rPr>
            </w:rPrChange>
          </w:rPr>
          <w:delText>готов</w:delText>
        </w:r>
        <w:r w:rsidR="00BF7456" w:rsidRPr="00AC03EB" w:rsidDel="00927EAD">
          <w:rPr>
            <w:highlight w:val="lightGray"/>
            <w:lang w:eastAsia="x-none"/>
            <w:rPrChange w:id="703" w:author="Victoria Shilina" w:date="2018-10-24T12:28:00Z">
              <w:rPr>
                <w:lang w:eastAsia="x-none"/>
              </w:rPr>
            </w:rPrChange>
          </w:rPr>
          <w:delText>ой продукции</w:delText>
        </w:r>
      </w:del>
      <w:ins w:id="704" w:author="Victoria Shilina" w:date="2018-10-24T12:35:00Z">
        <w:r w:rsidR="00927EAD">
          <w:rPr>
            <w:highlight w:val="lightGray"/>
            <w:lang w:eastAsia="x-none"/>
          </w:rPr>
          <w:t>товара</w:t>
        </w:r>
      </w:ins>
      <w:r w:rsidR="00BF7456" w:rsidRPr="00AC03EB">
        <w:rPr>
          <w:highlight w:val="lightGray"/>
          <w:lang w:eastAsia="x-none"/>
          <w:rPrChange w:id="705" w:author="Victoria Shilina" w:date="2018-10-24T12:28:00Z">
            <w:rPr>
              <w:lang w:eastAsia="x-none"/>
            </w:rPr>
          </w:rPrChange>
        </w:rPr>
        <w:t xml:space="preserve">. Хранение в лотках. Отбор как целых </w:t>
      </w:r>
      <w:proofErr w:type="gramStart"/>
      <w:r w:rsidR="00BF7456" w:rsidRPr="00AC03EB">
        <w:rPr>
          <w:highlight w:val="lightGray"/>
          <w:lang w:eastAsia="x-none"/>
          <w:rPrChange w:id="706" w:author="Victoria Shilina" w:date="2018-10-24T12:28:00Z">
            <w:rPr>
              <w:lang w:eastAsia="x-none"/>
            </w:rPr>
          </w:rPrChange>
        </w:rPr>
        <w:t>лотков</w:t>
      </w:r>
      <w:proofErr w:type="gramEnd"/>
      <w:r w:rsidR="00BF7456" w:rsidRPr="00AC03EB">
        <w:rPr>
          <w:highlight w:val="lightGray"/>
          <w:lang w:eastAsia="x-none"/>
          <w:rPrChange w:id="707" w:author="Victoria Shilina" w:date="2018-10-24T12:28:00Z">
            <w:rPr>
              <w:lang w:eastAsia="x-none"/>
            </w:rPr>
          </w:rPrChange>
        </w:rPr>
        <w:t xml:space="preserve"> так и штук.</w:t>
      </w:r>
    </w:p>
    <w:p w14:paraId="77F8F964" w14:textId="5E1F6339" w:rsidR="002B38AC" w:rsidRPr="00FD3425" w:rsidRDefault="002B38AC" w:rsidP="002B38AC">
      <w:pPr>
        <w:ind w:firstLine="708"/>
        <w:rPr>
          <w:lang w:eastAsia="x-none"/>
        </w:rPr>
      </w:pPr>
      <w:r w:rsidRPr="00B50C12">
        <w:rPr>
          <w:highlight w:val="lightGray"/>
          <w:lang w:eastAsia="x-none"/>
          <w:rPrChange w:id="708" w:author="Victoria Shilina" w:date="2018-10-25T09:39:00Z">
            <w:rPr>
              <w:lang w:eastAsia="x-none"/>
            </w:rPr>
          </w:rPrChange>
        </w:rPr>
        <w:t xml:space="preserve">Зона состоит </w:t>
      </w:r>
      <w:commentRangeStart w:id="709"/>
      <w:r w:rsidRPr="00B50C12">
        <w:rPr>
          <w:highlight w:val="lightGray"/>
          <w:lang w:eastAsia="x-none"/>
          <w:rPrChange w:id="710" w:author="Victoria Shilina" w:date="2018-10-25T09:39:00Z">
            <w:rPr>
              <w:lang w:eastAsia="x-none"/>
            </w:rPr>
          </w:rPrChange>
        </w:rPr>
        <w:t>из 4</w:t>
      </w:r>
      <w:del w:id="711" w:author="Victoria Shilina" w:date="2018-10-25T09:38:00Z">
        <w:r w:rsidR="00E52FA5" w:rsidRPr="00B50C12" w:rsidDel="00B50C12">
          <w:rPr>
            <w:highlight w:val="lightGray"/>
            <w:lang w:eastAsia="x-none"/>
            <w:rPrChange w:id="712" w:author="Victoria Shilina" w:date="2018-10-25T09:39:00Z">
              <w:rPr>
                <w:lang w:eastAsia="x-none"/>
              </w:rPr>
            </w:rPrChange>
          </w:rPr>
          <w:delText>7</w:delText>
        </w:r>
      </w:del>
      <w:ins w:id="713" w:author="Victoria Shilina" w:date="2018-10-25T09:38:00Z">
        <w:r w:rsidR="00B50C12" w:rsidRPr="00B50C12">
          <w:rPr>
            <w:highlight w:val="lightGray"/>
            <w:lang w:eastAsia="x-none"/>
            <w:rPrChange w:id="714" w:author="Victoria Shilina" w:date="2018-10-25T09:39:00Z">
              <w:rPr>
                <w:highlight w:val="yellow"/>
                <w:lang w:eastAsia="x-none"/>
              </w:rPr>
            </w:rPrChange>
          </w:rPr>
          <w:t>8</w:t>
        </w:r>
      </w:ins>
      <w:r w:rsidRPr="00B50C12">
        <w:rPr>
          <w:highlight w:val="lightGray"/>
          <w:lang w:eastAsia="x-none"/>
          <w:rPrChange w:id="715" w:author="Victoria Shilina" w:date="2018-10-25T09:39:00Z">
            <w:rPr>
              <w:lang w:eastAsia="x-none"/>
            </w:rPr>
          </w:rPrChange>
        </w:rPr>
        <w:t>-ти секций</w:t>
      </w:r>
      <w:commentRangeEnd w:id="709"/>
      <w:r w:rsidR="0025623D">
        <w:rPr>
          <w:rStyle w:val="aff0"/>
        </w:rPr>
        <w:commentReference w:id="709"/>
      </w:r>
      <w:r w:rsidRPr="00B50C12">
        <w:rPr>
          <w:highlight w:val="lightGray"/>
          <w:lang w:eastAsia="x-none"/>
          <w:rPrChange w:id="716" w:author="Victoria Shilina" w:date="2018-10-25T09:39:00Z">
            <w:rPr>
              <w:lang w:eastAsia="x-none"/>
            </w:rPr>
          </w:rPrChange>
        </w:rPr>
        <w:t>. Каждая секция состоит из четырех ячеек гравитации, емкостью 6-7 лотков (см.</w:t>
      </w:r>
      <w:r w:rsidR="00BB2A3B" w:rsidRPr="00B50C12">
        <w:rPr>
          <w:highlight w:val="lightGray"/>
          <w:lang w:eastAsia="x-none"/>
          <w:rPrChange w:id="717" w:author="Victoria Shilina" w:date="2018-10-25T09:39:00Z">
            <w:rPr>
              <w:lang w:eastAsia="x-none"/>
            </w:rPr>
          </w:rPrChange>
        </w:rPr>
        <w:t xml:space="preserve"> </w:t>
      </w:r>
      <w:r w:rsidR="00BB2A3B" w:rsidRPr="00B50C12">
        <w:rPr>
          <w:highlight w:val="lightGray"/>
          <w:lang w:val="en-US" w:eastAsia="x-none"/>
          <w:rPrChange w:id="718" w:author="Victoria Shilina" w:date="2018-10-25T09:39:00Z">
            <w:rPr>
              <w:lang w:val="en-US" w:eastAsia="x-none"/>
            </w:rPr>
          </w:rPrChange>
        </w:rPr>
        <w:fldChar w:fldCharType="begin"/>
      </w:r>
      <w:r w:rsidR="00BB2A3B" w:rsidRPr="00B50C12">
        <w:rPr>
          <w:highlight w:val="lightGray"/>
          <w:lang w:eastAsia="x-none"/>
          <w:rPrChange w:id="719" w:author="Victoria Shilina" w:date="2018-10-25T09:39:00Z">
            <w:rPr>
              <w:lang w:eastAsia="x-none"/>
            </w:rPr>
          </w:rPrChange>
        </w:rPr>
        <w:instrText xml:space="preserve"> </w:instrText>
      </w:r>
      <w:r w:rsidR="00BB2A3B" w:rsidRPr="00B50C12">
        <w:rPr>
          <w:highlight w:val="lightGray"/>
          <w:lang w:val="en-US" w:eastAsia="x-none"/>
          <w:rPrChange w:id="720" w:author="Victoria Shilina" w:date="2018-10-25T09:39:00Z">
            <w:rPr>
              <w:lang w:val="en-US" w:eastAsia="x-none"/>
            </w:rPr>
          </w:rPrChange>
        </w:rPr>
        <w:instrText>REF</w:instrText>
      </w:r>
      <w:r w:rsidR="00BB2A3B" w:rsidRPr="00B50C12">
        <w:rPr>
          <w:highlight w:val="lightGray"/>
          <w:lang w:eastAsia="x-none"/>
          <w:rPrChange w:id="721" w:author="Victoria Shilina" w:date="2018-10-25T09:39:00Z">
            <w:rPr>
              <w:lang w:eastAsia="x-none"/>
            </w:rPr>
          </w:rPrChange>
        </w:rPr>
        <w:instrText xml:space="preserve"> _</w:instrText>
      </w:r>
      <w:r w:rsidR="00BB2A3B" w:rsidRPr="00B50C12">
        <w:rPr>
          <w:highlight w:val="lightGray"/>
          <w:lang w:val="en-US" w:eastAsia="x-none"/>
          <w:rPrChange w:id="722" w:author="Victoria Shilina" w:date="2018-10-25T09:39:00Z">
            <w:rPr>
              <w:lang w:val="en-US" w:eastAsia="x-none"/>
            </w:rPr>
          </w:rPrChange>
        </w:rPr>
        <w:instrText>Ref</w:instrText>
      </w:r>
      <w:r w:rsidR="00BB2A3B" w:rsidRPr="00B50C12">
        <w:rPr>
          <w:highlight w:val="lightGray"/>
          <w:lang w:eastAsia="x-none"/>
          <w:rPrChange w:id="723" w:author="Victoria Shilina" w:date="2018-10-25T09:39:00Z">
            <w:rPr>
              <w:lang w:eastAsia="x-none"/>
            </w:rPr>
          </w:rPrChange>
        </w:rPr>
        <w:instrText>515009091 \</w:instrText>
      </w:r>
      <w:r w:rsidR="00BB2A3B" w:rsidRPr="00B50C12">
        <w:rPr>
          <w:highlight w:val="lightGray"/>
          <w:lang w:val="en-US" w:eastAsia="x-none"/>
          <w:rPrChange w:id="724" w:author="Victoria Shilina" w:date="2018-10-25T09:39:00Z">
            <w:rPr>
              <w:lang w:val="en-US" w:eastAsia="x-none"/>
            </w:rPr>
          </w:rPrChange>
        </w:rPr>
        <w:instrText xml:space="preserve">h  \* MERGEFORMAT </w:instrText>
      </w:r>
      <w:r w:rsidR="00BB2A3B" w:rsidRPr="00B50C12">
        <w:rPr>
          <w:highlight w:val="lightGray"/>
          <w:lang w:val="en-US" w:eastAsia="x-none"/>
          <w:rPrChange w:id="725" w:author="Victoria Shilina" w:date="2018-10-25T09:39:00Z">
            <w:rPr>
              <w:highlight w:val="lightGray"/>
              <w:lang w:val="en-US" w:eastAsia="x-none"/>
            </w:rPr>
          </w:rPrChange>
        </w:rPr>
      </w:r>
      <w:r w:rsidR="00BB2A3B" w:rsidRPr="00B50C12">
        <w:rPr>
          <w:highlight w:val="lightGray"/>
          <w:lang w:val="en-US" w:eastAsia="x-none"/>
          <w:rPrChange w:id="726" w:author="Victoria Shilina" w:date="2018-10-25T09:39:00Z">
            <w:rPr>
              <w:lang w:val="en-US" w:eastAsia="x-none"/>
            </w:rPr>
          </w:rPrChange>
        </w:rPr>
        <w:fldChar w:fldCharType="separate"/>
      </w:r>
      <w:r w:rsidR="003B1748" w:rsidRPr="003B1748">
        <w:rPr>
          <w:highlight w:val="lightGray"/>
        </w:rPr>
        <w:t xml:space="preserve">Рис. </w:t>
      </w:r>
      <w:r w:rsidR="003B1748" w:rsidRPr="003B1748">
        <w:rPr>
          <w:noProof/>
          <w:highlight w:val="lightGray"/>
        </w:rPr>
        <w:t>6</w:t>
      </w:r>
      <w:r w:rsidR="00BB2A3B" w:rsidRPr="00B50C12">
        <w:rPr>
          <w:highlight w:val="lightGray"/>
          <w:lang w:val="en-US" w:eastAsia="x-none"/>
          <w:rPrChange w:id="727" w:author="Victoria Shilina" w:date="2018-10-25T09:39:00Z">
            <w:rPr>
              <w:lang w:val="en-US" w:eastAsia="x-none"/>
            </w:rPr>
          </w:rPrChange>
        </w:rPr>
        <w:fldChar w:fldCharType="end"/>
      </w:r>
      <w:r w:rsidR="00B67DE6">
        <w:rPr>
          <w:highlight w:val="lightGray"/>
          <w:lang w:val="en-US" w:eastAsia="x-none"/>
        </w:rPr>
        <w:t xml:space="preserve"> и </w:t>
      </w:r>
      <w:r w:rsidR="00BB2A3B" w:rsidRPr="00B50C12">
        <w:rPr>
          <w:highlight w:val="lightGray"/>
          <w:lang w:val="en-US" w:eastAsia="x-none"/>
          <w:rPrChange w:id="728" w:author="Victoria Shilina" w:date="2018-10-25T09:39:00Z">
            <w:rPr>
              <w:lang w:val="en-US" w:eastAsia="x-none"/>
            </w:rPr>
          </w:rPrChange>
        </w:rPr>
        <w:fldChar w:fldCharType="begin"/>
      </w:r>
      <w:r w:rsidR="00BB2A3B" w:rsidRPr="00B50C12">
        <w:rPr>
          <w:highlight w:val="lightGray"/>
          <w:lang w:val="en-US" w:eastAsia="x-none"/>
          <w:rPrChange w:id="729" w:author="Victoria Shilina" w:date="2018-10-25T09:39:00Z">
            <w:rPr>
              <w:lang w:val="en-US" w:eastAsia="x-none"/>
            </w:rPr>
          </w:rPrChange>
        </w:rPr>
        <w:instrText xml:space="preserve"> REF _Ref515009093 \h  \* MERGEFORMAT </w:instrText>
      </w:r>
      <w:r w:rsidR="00BB2A3B" w:rsidRPr="00B50C12">
        <w:rPr>
          <w:highlight w:val="lightGray"/>
          <w:lang w:val="en-US" w:eastAsia="x-none"/>
          <w:rPrChange w:id="730" w:author="Victoria Shilina" w:date="2018-10-25T09:39:00Z">
            <w:rPr>
              <w:highlight w:val="lightGray"/>
              <w:lang w:val="en-US" w:eastAsia="x-none"/>
            </w:rPr>
          </w:rPrChange>
        </w:rPr>
      </w:r>
      <w:r w:rsidR="00BB2A3B" w:rsidRPr="00B50C12">
        <w:rPr>
          <w:highlight w:val="lightGray"/>
          <w:lang w:val="en-US" w:eastAsia="x-none"/>
          <w:rPrChange w:id="731" w:author="Victoria Shilina" w:date="2018-10-25T09:39:00Z">
            <w:rPr>
              <w:lang w:val="en-US" w:eastAsia="x-none"/>
            </w:rPr>
          </w:rPrChange>
        </w:rPr>
        <w:fldChar w:fldCharType="separate"/>
      </w:r>
      <w:r w:rsidR="003B1748" w:rsidRPr="003B1748">
        <w:rPr>
          <w:highlight w:val="lightGray"/>
        </w:rPr>
        <w:t xml:space="preserve">Рис. </w:t>
      </w:r>
      <w:r w:rsidR="003B1748" w:rsidRPr="003B1748">
        <w:rPr>
          <w:noProof/>
          <w:highlight w:val="lightGray"/>
        </w:rPr>
        <w:t>7</w:t>
      </w:r>
      <w:r w:rsidR="00BB2A3B" w:rsidRPr="00B50C12">
        <w:rPr>
          <w:highlight w:val="lightGray"/>
          <w:lang w:val="en-US" w:eastAsia="x-none"/>
          <w:rPrChange w:id="732" w:author="Victoria Shilina" w:date="2018-10-25T09:39:00Z">
            <w:rPr>
              <w:lang w:val="en-US" w:eastAsia="x-none"/>
            </w:rPr>
          </w:rPrChange>
        </w:rPr>
        <w:fldChar w:fldCharType="end"/>
      </w:r>
      <w:r w:rsidRPr="00B50C12">
        <w:rPr>
          <w:highlight w:val="lightGray"/>
          <w:lang w:eastAsia="x-none"/>
          <w:rPrChange w:id="733" w:author="Victoria Shilina" w:date="2018-10-25T09:39:00Z">
            <w:rPr>
              <w:lang w:eastAsia="x-none"/>
            </w:rPr>
          </w:rPrChange>
        </w:rPr>
        <w:t>)</w:t>
      </w:r>
    </w:p>
    <w:p w14:paraId="2584647F" w14:textId="1D52B69A" w:rsidR="002B38AC" w:rsidRPr="00FD3425" w:rsidDel="00344708" w:rsidRDefault="00B67DE6">
      <w:pPr>
        <w:rPr>
          <w:del w:id="734" w:author="Victoria Shilina" w:date="2018-10-24T12:29:00Z"/>
          <w:lang w:eastAsia="x-none"/>
        </w:rPr>
        <w:pPrChange w:id="735" w:author="Victoria Shilina" w:date="2018-10-24T12:29:00Z">
          <w:pPr>
            <w:ind w:firstLine="708"/>
          </w:pPr>
        </w:pPrChange>
      </w:pPr>
      <w:r>
        <w:rPr>
          <w:noProof/>
          <w:lang w:val="uk-UA" w:eastAsia="uk-UA"/>
        </w:rPr>
        <w:drawing>
          <wp:inline distT="0" distB="0" distL="0" distR="0" wp14:anchorId="09340545" wp14:editId="5B978948">
            <wp:extent cx="6472555" cy="1669415"/>
            <wp:effectExtent l="0" t="0" r="4445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Зона гравитации G1_общее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3766" w14:textId="37CECAB2" w:rsidR="00BB2A3B" w:rsidRPr="00FD3425" w:rsidRDefault="00BB2A3B" w:rsidP="00BB2A3B">
      <w:pPr>
        <w:keepNext/>
        <w:jc w:val="center"/>
      </w:pPr>
    </w:p>
    <w:p w14:paraId="631016A7" w14:textId="7B3FF7FF" w:rsidR="002B38AC" w:rsidRPr="00FD3425" w:rsidRDefault="00BB2A3B" w:rsidP="00BB2A3B">
      <w:pPr>
        <w:pStyle w:val="ab"/>
        <w:rPr>
          <w:rFonts w:ascii="Times New Roman" w:hAnsi="Times New Roman"/>
          <w:b w:val="0"/>
          <w:lang w:eastAsia="x-none"/>
        </w:rPr>
      </w:pPr>
      <w:bookmarkStart w:id="736" w:name="_Ref515009091"/>
      <w:r w:rsidRPr="00FD3425">
        <w:rPr>
          <w:rFonts w:ascii="Times New Roman" w:hAnsi="Times New Roman"/>
          <w:b w:val="0"/>
        </w:rPr>
        <w:t xml:space="preserve">Рис. </w:t>
      </w:r>
      <w:r w:rsidRPr="00FD3425">
        <w:rPr>
          <w:rFonts w:ascii="Times New Roman" w:hAnsi="Times New Roman"/>
          <w:b w:val="0"/>
        </w:rPr>
        <w:fldChar w:fldCharType="begin"/>
      </w:r>
      <w:r w:rsidRPr="00FD3425">
        <w:rPr>
          <w:rFonts w:ascii="Times New Roman" w:hAnsi="Times New Roman"/>
          <w:b w:val="0"/>
        </w:rPr>
        <w:instrText xml:space="preserve"> SEQ Рис. \* ARABIC </w:instrText>
      </w:r>
      <w:r w:rsidRPr="00FD3425">
        <w:rPr>
          <w:rFonts w:ascii="Times New Roman" w:hAnsi="Times New Roman"/>
          <w:b w:val="0"/>
        </w:rPr>
        <w:fldChar w:fldCharType="separate"/>
      </w:r>
      <w:r w:rsidR="003B1748">
        <w:rPr>
          <w:rFonts w:ascii="Times New Roman" w:hAnsi="Times New Roman"/>
          <w:b w:val="0"/>
          <w:noProof/>
        </w:rPr>
        <w:t>6</w:t>
      </w:r>
      <w:r w:rsidRPr="00FD3425">
        <w:rPr>
          <w:rFonts w:ascii="Times New Roman" w:hAnsi="Times New Roman"/>
          <w:b w:val="0"/>
        </w:rPr>
        <w:fldChar w:fldCharType="end"/>
      </w:r>
      <w:bookmarkEnd w:id="736"/>
    </w:p>
    <w:p w14:paraId="2DF599DE" w14:textId="77777777" w:rsidR="002B38AC" w:rsidRPr="0025623D" w:rsidRDefault="002B38AC" w:rsidP="002B38AC">
      <w:pPr>
        <w:ind w:firstLine="708"/>
        <w:rPr>
          <w:lang w:val="en-US" w:eastAsia="x-none"/>
        </w:rPr>
      </w:pPr>
    </w:p>
    <w:p w14:paraId="335D2937" w14:textId="6F979E97" w:rsidR="00BB2A3B" w:rsidRPr="00FD3425" w:rsidRDefault="0025623D" w:rsidP="00BB2A3B">
      <w:pPr>
        <w:keepNext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26ABFA8C" wp14:editId="2B8944F4">
            <wp:extent cx="6472555" cy="3536315"/>
            <wp:effectExtent l="0" t="0" r="444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Зона графитации G1_ячейки_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A4CD" w14:textId="0284A504" w:rsidR="002B38AC" w:rsidRPr="00FD3425" w:rsidRDefault="00BB2A3B" w:rsidP="00BB2A3B">
      <w:pPr>
        <w:pStyle w:val="ab"/>
        <w:rPr>
          <w:rFonts w:ascii="Times New Roman" w:hAnsi="Times New Roman"/>
          <w:b w:val="0"/>
          <w:lang w:eastAsia="x-none"/>
        </w:rPr>
      </w:pPr>
      <w:bookmarkStart w:id="737" w:name="_Ref515009093"/>
      <w:r w:rsidRPr="00FD3425">
        <w:rPr>
          <w:rFonts w:ascii="Times New Roman" w:hAnsi="Times New Roman"/>
          <w:b w:val="0"/>
        </w:rPr>
        <w:t xml:space="preserve">Рис. </w:t>
      </w:r>
      <w:r w:rsidRPr="00FD3425">
        <w:rPr>
          <w:rFonts w:ascii="Times New Roman" w:hAnsi="Times New Roman"/>
          <w:b w:val="0"/>
        </w:rPr>
        <w:fldChar w:fldCharType="begin"/>
      </w:r>
      <w:r w:rsidRPr="00FD3425">
        <w:rPr>
          <w:rFonts w:ascii="Times New Roman" w:hAnsi="Times New Roman"/>
          <w:b w:val="0"/>
        </w:rPr>
        <w:instrText xml:space="preserve"> SEQ Рис. \* ARABIC </w:instrText>
      </w:r>
      <w:r w:rsidRPr="00FD3425">
        <w:rPr>
          <w:rFonts w:ascii="Times New Roman" w:hAnsi="Times New Roman"/>
          <w:b w:val="0"/>
        </w:rPr>
        <w:fldChar w:fldCharType="separate"/>
      </w:r>
      <w:r w:rsidR="003B1748">
        <w:rPr>
          <w:rFonts w:ascii="Times New Roman" w:hAnsi="Times New Roman"/>
          <w:b w:val="0"/>
          <w:noProof/>
        </w:rPr>
        <w:t>7</w:t>
      </w:r>
      <w:r w:rsidRPr="00FD3425">
        <w:rPr>
          <w:rFonts w:ascii="Times New Roman" w:hAnsi="Times New Roman"/>
          <w:b w:val="0"/>
        </w:rPr>
        <w:fldChar w:fldCharType="end"/>
      </w:r>
      <w:bookmarkEnd w:id="737"/>
    </w:p>
    <w:p w14:paraId="1BC6D999" w14:textId="77777777" w:rsidR="00D74FD3" w:rsidRDefault="00D74FD3" w:rsidP="002B38AC">
      <w:pPr>
        <w:spacing w:before="120" w:after="0"/>
        <w:ind w:firstLine="539"/>
      </w:pPr>
    </w:p>
    <w:p w14:paraId="528FFD4C" w14:textId="77777777" w:rsidR="002B38AC" w:rsidRPr="00900061" w:rsidRDefault="002B38AC" w:rsidP="002B38AC">
      <w:pPr>
        <w:spacing w:before="120" w:after="0"/>
        <w:ind w:firstLine="539"/>
        <w:rPr>
          <w:highlight w:val="lightGray"/>
          <w:rPrChange w:id="738" w:author="Victoria Shilina" w:date="2018-10-25T09:41:00Z">
            <w:rPr/>
          </w:rPrChange>
        </w:rPr>
      </w:pPr>
      <w:r w:rsidRPr="00900061">
        <w:rPr>
          <w:highlight w:val="lightGray"/>
          <w:rPrChange w:id="739" w:author="Victoria Shilina" w:date="2018-10-25T09:41:00Z">
            <w:rPr/>
          </w:rPrChange>
        </w:rPr>
        <w:t xml:space="preserve">Ячейкой в WMS для данной зоны является одна ячейка гравитации, нумерация следующая: </w:t>
      </w:r>
    </w:p>
    <w:p w14:paraId="78F53E6C" w14:textId="77777777" w:rsidR="002B38AC" w:rsidRPr="00900061" w:rsidRDefault="002B38AC" w:rsidP="002B38AC">
      <w:pPr>
        <w:spacing w:before="120" w:after="0"/>
        <w:ind w:firstLine="539"/>
        <w:jc w:val="center"/>
        <w:rPr>
          <w:highlight w:val="lightGray"/>
          <w:rPrChange w:id="740" w:author="Victoria Shilina" w:date="2018-10-25T09:41:00Z">
            <w:rPr/>
          </w:rPrChange>
        </w:rPr>
      </w:pPr>
      <w:r w:rsidRPr="00900061">
        <w:rPr>
          <w:i/>
          <w:highlight w:val="lightGray"/>
          <w:lang w:val="en-US"/>
          <w:rPrChange w:id="741" w:author="Victoria Shilina" w:date="2018-10-25T09:41:00Z">
            <w:rPr>
              <w:i/>
              <w:lang w:val="en-US"/>
            </w:rPr>
          </w:rPrChange>
        </w:rPr>
        <w:t>G</w:t>
      </w:r>
      <w:r w:rsidRPr="00900061">
        <w:rPr>
          <w:i/>
          <w:highlight w:val="lightGray"/>
          <w:rPrChange w:id="742" w:author="Victoria Shilina" w:date="2018-10-25T09:41:00Z">
            <w:rPr>
              <w:i/>
            </w:rPr>
          </w:rPrChange>
        </w:rPr>
        <w:t>1-</w:t>
      </w:r>
      <w:r w:rsidRPr="00900061">
        <w:rPr>
          <w:i/>
          <w:highlight w:val="lightGray"/>
          <w:lang w:val="en-US"/>
          <w:rPrChange w:id="743" w:author="Victoria Shilina" w:date="2018-10-25T09:41:00Z">
            <w:rPr>
              <w:i/>
              <w:lang w:val="en-US"/>
            </w:rPr>
          </w:rPrChange>
        </w:rPr>
        <w:t>YY</w:t>
      </w:r>
      <w:r w:rsidRPr="00900061">
        <w:rPr>
          <w:i/>
          <w:highlight w:val="lightGray"/>
          <w:rPrChange w:id="744" w:author="Victoria Shilina" w:date="2018-10-25T09:41:00Z">
            <w:rPr>
              <w:i/>
            </w:rPr>
          </w:rPrChange>
        </w:rPr>
        <w:t>-</w:t>
      </w:r>
      <w:r w:rsidRPr="00900061">
        <w:rPr>
          <w:i/>
          <w:highlight w:val="lightGray"/>
          <w:lang w:val="en-US"/>
          <w:rPrChange w:id="745" w:author="Victoria Shilina" w:date="2018-10-25T09:41:00Z">
            <w:rPr>
              <w:i/>
              <w:lang w:val="en-US"/>
            </w:rPr>
          </w:rPrChange>
        </w:rPr>
        <w:t>Z</w:t>
      </w:r>
      <w:r w:rsidRPr="00900061">
        <w:rPr>
          <w:highlight w:val="lightGray"/>
          <w:rPrChange w:id="746" w:author="Victoria Shilina" w:date="2018-10-25T09:41:00Z">
            <w:rPr/>
          </w:rPrChange>
        </w:rPr>
        <w:t>,</w:t>
      </w:r>
    </w:p>
    <w:p w14:paraId="7368B210" w14:textId="20236D92" w:rsidR="002B38AC" w:rsidRDefault="002B38AC" w:rsidP="002B38AC">
      <w:pPr>
        <w:spacing w:before="120"/>
      </w:pPr>
      <w:r w:rsidRPr="00900061">
        <w:rPr>
          <w:highlight w:val="lightGray"/>
          <w:rPrChange w:id="747" w:author="Victoria Shilina" w:date="2018-10-25T09:41:00Z">
            <w:rPr/>
          </w:rPrChange>
        </w:rPr>
        <w:t xml:space="preserve">где, </w:t>
      </w:r>
      <w:r w:rsidRPr="00900061">
        <w:rPr>
          <w:i/>
          <w:highlight w:val="lightGray"/>
          <w:lang w:val="en-US"/>
          <w:rPrChange w:id="748" w:author="Victoria Shilina" w:date="2018-10-25T09:41:00Z">
            <w:rPr>
              <w:i/>
              <w:lang w:val="en-US"/>
            </w:rPr>
          </w:rPrChange>
        </w:rPr>
        <w:t>YY</w:t>
      </w:r>
      <w:r w:rsidRPr="00900061">
        <w:rPr>
          <w:highlight w:val="lightGray"/>
          <w:rPrChange w:id="749" w:author="Victoria Shilina" w:date="2018-10-25T09:41:00Z">
            <w:rPr/>
          </w:rPrChange>
        </w:rPr>
        <w:t xml:space="preserve"> – номер секции, </w:t>
      </w:r>
      <w:r w:rsidRPr="00900061">
        <w:rPr>
          <w:i/>
          <w:highlight w:val="lightGray"/>
          <w:lang w:val="en-US"/>
          <w:rPrChange w:id="750" w:author="Victoria Shilina" w:date="2018-10-25T09:41:00Z">
            <w:rPr>
              <w:i/>
              <w:lang w:val="en-US"/>
            </w:rPr>
          </w:rPrChange>
        </w:rPr>
        <w:t>Z</w:t>
      </w:r>
      <w:r w:rsidRPr="00900061">
        <w:rPr>
          <w:highlight w:val="lightGray"/>
          <w:rPrChange w:id="751" w:author="Victoria Shilina" w:date="2018-10-25T09:41:00Z">
            <w:rPr/>
          </w:rPrChange>
        </w:rPr>
        <w:t xml:space="preserve"> – ярус. Направление нумерации стеллажей отражено на </w:t>
      </w:r>
      <w:r w:rsidR="00A466CB" w:rsidRPr="00900061">
        <w:rPr>
          <w:highlight w:val="lightGray"/>
          <w:rPrChange w:id="752" w:author="Victoria Shilina" w:date="2018-10-25T09:41:00Z">
            <w:rPr/>
          </w:rPrChange>
        </w:rPr>
        <w:fldChar w:fldCharType="begin"/>
      </w:r>
      <w:r w:rsidR="00A466CB" w:rsidRPr="00900061">
        <w:rPr>
          <w:highlight w:val="lightGray"/>
          <w:rPrChange w:id="753" w:author="Victoria Shilina" w:date="2018-10-25T09:41:00Z">
            <w:rPr/>
          </w:rPrChange>
        </w:rPr>
        <w:instrText xml:space="preserve"> REF _Ref515009091 \h  \* MERGEFORMAT </w:instrText>
      </w:r>
      <w:r w:rsidR="00A466CB" w:rsidRPr="00900061">
        <w:rPr>
          <w:highlight w:val="lightGray"/>
          <w:rPrChange w:id="754" w:author="Victoria Shilina" w:date="2018-10-25T09:41:00Z">
            <w:rPr>
              <w:highlight w:val="lightGray"/>
            </w:rPr>
          </w:rPrChange>
        </w:rPr>
      </w:r>
      <w:r w:rsidR="00A466CB" w:rsidRPr="00900061">
        <w:rPr>
          <w:highlight w:val="lightGray"/>
          <w:rPrChange w:id="755" w:author="Victoria Shilina" w:date="2018-10-25T09:41:00Z">
            <w:rPr/>
          </w:rPrChange>
        </w:rPr>
        <w:fldChar w:fldCharType="separate"/>
      </w:r>
      <w:r w:rsidR="003B1748" w:rsidRPr="003B1748">
        <w:rPr>
          <w:highlight w:val="lightGray"/>
        </w:rPr>
        <w:t xml:space="preserve">Рис. </w:t>
      </w:r>
      <w:r w:rsidR="003B1748" w:rsidRPr="003B1748">
        <w:rPr>
          <w:noProof/>
          <w:highlight w:val="lightGray"/>
        </w:rPr>
        <w:t>6</w:t>
      </w:r>
      <w:r w:rsidR="00A466CB" w:rsidRPr="00900061">
        <w:rPr>
          <w:highlight w:val="lightGray"/>
          <w:rPrChange w:id="756" w:author="Victoria Shilina" w:date="2018-10-25T09:41:00Z">
            <w:rPr/>
          </w:rPrChange>
        </w:rPr>
        <w:fldChar w:fldCharType="end"/>
      </w:r>
      <w:r w:rsidR="00A466CB" w:rsidRPr="00900061">
        <w:rPr>
          <w:highlight w:val="lightGray"/>
          <w:rPrChange w:id="757" w:author="Victoria Shilina" w:date="2018-10-25T09:41:00Z">
            <w:rPr/>
          </w:rPrChange>
        </w:rPr>
        <w:t xml:space="preserve"> </w:t>
      </w:r>
      <w:r w:rsidRPr="00900061">
        <w:rPr>
          <w:highlight w:val="lightGray"/>
          <w:rPrChange w:id="758" w:author="Victoria Shilina" w:date="2018-10-25T09:41:00Z">
            <w:rPr/>
          </w:rPrChange>
        </w:rPr>
        <w:t>стрелкой.</w:t>
      </w:r>
    </w:p>
    <w:p w14:paraId="622F968F" w14:textId="56AFC869" w:rsidR="00D74FD3" w:rsidRPr="00344708" w:rsidRDefault="00D74FD3" w:rsidP="002B38AC">
      <w:pPr>
        <w:spacing w:before="120"/>
        <w:rPr>
          <w:b/>
          <w:highlight w:val="lightGray"/>
          <w:rPrChange w:id="759" w:author="Victoria Shilina" w:date="2018-10-24T12:31:00Z">
            <w:rPr>
              <w:b/>
            </w:rPr>
          </w:rPrChange>
        </w:rPr>
      </w:pPr>
      <w:r w:rsidRPr="00344708">
        <w:rPr>
          <w:b/>
          <w:highlight w:val="lightGray"/>
          <w:rPrChange w:id="760" w:author="Victoria Shilina" w:date="2018-10-24T12:31:00Z">
            <w:rPr>
              <w:b/>
            </w:rPr>
          </w:rPrChange>
        </w:rPr>
        <w:t>Параметры ячеек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1891"/>
        <w:gridCol w:w="1891"/>
        <w:gridCol w:w="1891"/>
        <w:gridCol w:w="1892"/>
        <w:gridCol w:w="1892"/>
      </w:tblGrid>
      <w:tr w:rsidR="00D74FD3" w:rsidRPr="00344708" w14:paraId="4DA93F8F" w14:textId="77777777" w:rsidTr="00D74FD3">
        <w:tc>
          <w:tcPr>
            <w:tcW w:w="1891" w:type="dxa"/>
          </w:tcPr>
          <w:p w14:paraId="22587CAD" w14:textId="77777777" w:rsidR="00D74FD3" w:rsidRPr="00344708" w:rsidRDefault="00D74FD3" w:rsidP="002B38AC">
            <w:pPr>
              <w:spacing w:before="120"/>
              <w:rPr>
                <w:highlight w:val="lightGray"/>
                <w:rPrChange w:id="761" w:author="Victoria Shilina" w:date="2018-10-24T12:31:00Z">
                  <w:rPr/>
                </w:rPrChange>
              </w:rPr>
            </w:pPr>
          </w:p>
        </w:tc>
        <w:tc>
          <w:tcPr>
            <w:tcW w:w="1891" w:type="dxa"/>
          </w:tcPr>
          <w:p w14:paraId="37B3B923" w14:textId="5BE60331" w:rsidR="00D74FD3" w:rsidRPr="00344708" w:rsidRDefault="00D74FD3" w:rsidP="002B38AC">
            <w:pPr>
              <w:spacing w:before="120"/>
              <w:rPr>
                <w:highlight w:val="lightGray"/>
                <w:lang w:val="en-US"/>
                <w:rPrChange w:id="762" w:author="Victoria Shilina" w:date="2018-10-24T12:31:00Z">
                  <w:rPr>
                    <w:lang w:val="en-US"/>
                  </w:rPr>
                </w:rPrChange>
              </w:rPr>
            </w:pPr>
            <w:r w:rsidRPr="00344708">
              <w:rPr>
                <w:highlight w:val="lightGray"/>
                <w:rPrChange w:id="763" w:author="Victoria Shilina" w:date="2018-10-24T12:31:00Z">
                  <w:rPr/>
                </w:rPrChange>
              </w:rPr>
              <w:t>G1-1-1</w:t>
            </w:r>
          </w:p>
        </w:tc>
        <w:tc>
          <w:tcPr>
            <w:tcW w:w="1891" w:type="dxa"/>
          </w:tcPr>
          <w:p w14:paraId="04D247B7" w14:textId="2A47D6EF" w:rsidR="00D74FD3" w:rsidRPr="00344708" w:rsidRDefault="00D74FD3" w:rsidP="002B38AC">
            <w:pPr>
              <w:spacing w:before="120"/>
              <w:rPr>
                <w:highlight w:val="lightGray"/>
                <w:lang w:val="en-US"/>
                <w:rPrChange w:id="764" w:author="Victoria Shilina" w:date="2018-10-24T12:31:00Z">
                  <w:rPr>
                    <w:lang w:val="en-US"/>
                  </w:rPr>
                </w:rPrChange>
              </w:rPr>
            </w:pPr>
            <w:r w:rsidRPr="00344708">
              <w:rPr>
                <w:highlight w:val="lightGray"/>
                <w:lang w:val="en-US"/>
                <w:rPrChange w:id="765" w:author="Victoria Shilina" w:date="2018-10-24T12:31:00Z">
                  <w:rPr>
                    <w:lang w:val="en-US"/>
                  </w:rPr>
                </w:rPrChange>
              </w:rPr>
              <w:t>G1-1-2</w:t>
            </w:r>
          </w:p>
        </w:tc>
        <w:tc>
          <w:tcPr>
            <w:tcW w:w="1892" w:type="dxa"/>
          </w:tcPr>
          <w:p w14:paraId="1215DC59" w14:textId="210D63B8" w:rsidR="00D74FD3" w:rsidRPr="00344708" w:rsidRDefault="00D74FD3" w:rsidP="002B38AC">
            <w:pPr>
              <w:spacing w:before="120"/>
              <w:rPr>
                <w:highlight w:val="lightGray"/>
                <w:lang w:val="en-US"/>
                <w:rPrChange w:id="766" w:author="Victoria Shilina" w:date="2018-10-24T12:31:00Z">
                  <w:rPr>
                    <w:lang w:val="en-US"/>
                  </w:rPr>
                </w:rPrChange>
              </w:rPr>
            </w:pPr>
            <w:r w:rsidRPr="00344708">
              <w:rPr>
                <w:highlight w:val="lightGray"/>
                <w:lang w:val="en-US"/>
                <w:rPrChange w:id="767" w:author="Victoria Shilina" w:date="2018-10-24T12:31:00Z">
                  <w:rPr>
                    <w:lang w:val="en-US"/>
                  </w:rPr>
                </w:rPrChange>
              </w:rPr>
              <w:t>G1-1-3</w:t>
            </w:r>
          </w:p>
        </w:tc>
        <w:tc>
          <w:tcPr>
            <w:tcW w:w="1892" w:type="dxa"/>
          </w:tcPr>
          <w:p w14:paraId="6BB303E4" w14:textId="19B75BF8" w:rsidR="00D74FD3" w:rsidRPr="00344708" w:rsidRDefault="00D74FD3" w:rsidP="002B38AC">
            <w:pPr>
              <w:spacing w:before="120"/>
              <w:rPr>
                <w:highlight w:val="lightGray"/>
                <w:lang w:val="en-US"/>
                <w:rPrChange w:id="768" w:author="Victoria Shilina" w:date="2018-10-24T12:31:00Z">
                  <w:rPr>
                    <w:lang w:val="en-US"/>
                  </w:rPr>
                </w:rPrChange>
              </w:rPr>
            </w:pPr>
            <w:r w:rsidRPr="00344708">
              <w:rPr>
                <w:highlight w:val="lightGray"/>
                <w:lang w:val="en-US"/>
                <w:rPrChange w:id="769" w:author="Victoria Shilina" w:date="2018-10-24T12:31:00Z">
                  <w:rPr>
                    <w:lang w:val="en-US"/>
                  </w:rPr>
                </w:rPrChange>
              </w:rPr>
              <w:t>G1-1-4</w:t>
            </w:r>
          </w:p>
        </w:tc>
      </w:tr>
      <w:tr w:rsidR="00D74FD3" w:rsidRPr="00344708" w14:paraId="1D27C60B" w14:textId="77777777" w:rsidTr="00D74FD3">
        <w:tc>
          <w:tcPr>
            <w:tcW w:w="1891" w:type="dxa"/>
          </w:tcPr>
          <w:p w14:paraId="70F822FE" w14:textId="72D1728F" w:rsidR="00D74FD3" w:rsidRPr="00344708" w:rsidRDefault="00D74FD3" w:rsidP="002B38AC">
            <w:pPr>
              <w:spacing w:before="120"/>
              <w:rPr>
                <w:highlight w:val="lightGray"/>
                <w:rPrChange w:id="770" w:author="Victoria Shilina" w:date="2018-10-24T12:31:00Z">
                  <w:rPr/>
                </w:rPrChange>
              </w:rPr>
            </w:pPr>
            <w:r w:rsidRPr="00344708">
              <w:rPr>
                <w:highlight w:val="lightGray"/>
                <w:rPrChange w:id="771" w:author="Victoria Shilina" w:date="2018-10-24T12:31:00Z">
                  <w:rPr/>
                </w:rPrChange>
              </w:rPr>
              <w:t>Длина, мм</w:t>
            </w:r>
          </w:p>
        </w:tc>
        <w:tc>
          <w:tcPr>
            <w:tcW w:w="1891" w:type="dxa"/>
          </w:tcPr>
          <w:p w14:paraId="7A636680" w14:textId="42040D1A" w:rsidR="00D74FD3" w:rsidRPr="00344708" w:rsidRDefault="004571A9" w:rsidP="002B38AC">
            <w:pPr>
              <w:spacing w:before="120"/>
              <w:rPr>
                <w:highlight w:val="lightGray"/>
                <w:rPrChange w:id="772" w:author="Victoria Shilina" w:date="2018-10-24T12:31:00Z">
                  <w:rPr/>
                </w:rPrChange>
              </w:rPr>
            </w:pPr>
            <w:r w:rsidRPr="00344708">
              <w:rPr>
                <w:highlight w:val="lightGray"/>
                <w:rPrChange w:id="773" w:author="Victoria Shilina" w:date="2018-10-24T12:31:00Z">
                  <w:rPr/>
                </w:rPrChange>
              </w:rPr>
              <w:t>4417</w:t>
            </w:r>
          </w:p>
        </w:tc>
        <w:tc>
          <w:tcPr>
            <w:tcW w:w="1891" w:type="dxa"/>
          </w:tcPr>
          <w:p w14:paraId="526042FF" w14:textId="3077718B" w:rsidR="00D74FD3" w:rsidRPr="00344708" w:rsidRDefault="004571A9" w:rsidP="002B38AC">
            <w:pPr>
              <w:spacing w:before="120"/>
              <w:rPr>
                <w:highlight w:val="lightGray"/>
                <w:rPrChange w:id="774" w:author="Victoria Shilina" w:date="2018-10-24T12:31:00Z">
                  <w:rPr/>
                </w:rPrChange>
              </w:rPr>
            </w:pPr>
            <w:r w:rsidRPr="00344708">
              <w:rPr>
                <w:highlight w:val="lightGray"/>
                <w:rPrChange w:id="775" w:author="Victoria Shilina" w:date="2018-10-24T12:31:00Z">
                  <w:rPr/>
                </w:rPrChange>
              </w:rPr>
              <w:t>3321</w:t>
            </w:r>
          </w:p>
        </w:tc>
        <w:tc>
          <w:tcPr>
            <w:tcW w:w="1892" w:type="dxa"/>
          </w:tcPr>
          <w:p w14:paraId="51F70C46" w14:textId="714BA5D4" w:rsidR="00D74FD3" w:rsidRPr="00344708" w:rsidRDefault="004571A9" w:rsidP="002B38AC">
            <w:pPr>
              <w:spacing w:before="120"/>
              <w:rPr>
                <w:highlight w:val="lightGray"/>
                <w:rPrChange w:id="776" w:author="Victoria Shilina" w:date="2018-10-24T12:31:00Z">
                  <w:rPr/>
                </w:rPrChange>
              </w:rPr>
            </w:pPr>
            <w:r w:rsidRPr="00344708">
              <w:rPr>
                <w:highlight w:val="lightGray"/>
                <w:rPrChange w:id="777" w:author="Victoria Shilina" w:date="2018-10-24T12:31:00Z">
                  <w:rPr/>
                </w:rPrChange>
              </w:rPr>
              <w:t>3321</w:t>
            </w:r>
          </w:p>
        </w:tc>
        <w:tc>
          <w:tcPr>
            <w:tcW w:w="1892" w:type="dxa"/>
          </w:tcPr>
          <w:p w14:paraId="0D9EB8E4" w14:textId="7E25A907" w:rsidR="00D74FD3" w:rsidRPr="00344708" w:rsidRDefault="004571A9" w:rsidP="002B38AC">
            <w:pPr>
              <w:spacing w:before="120"/>
              <w:rPr>
                <w:highlight w:val="lightGray"/>
                <w:rPrChange w:id="778" w:author="Victoria Shilina" w:date="2018-10-24T12:31:00Z">
                  <w:rPr/>
                </w:rPrChange>
              </w:rPr>
            </w:pPr>
            <w:r w:rsidRPr="00344708">
              <w:rPr>
                <w:highlight w:val="lightGray"/>
                <w:rPrChange w:id="779" w:author="Victoria Shilina" w:date="2018-10-24T12:31:00Z">
                  <w:rPr/>
                </w:rPrChange>
              </w:rPr>
              <w:t>3321</w:t>
            </w:r>
          </w:p>
        </w:tc>
      </w:tr>
      <w:tr w:rsidR="00D74FD3" w:rsidRPr="00344708" w14:paraId="1E5ED64D" w14:textId="77777777" w:rsidTr="00D74FD3">
        <w:tc>
          <w:tcPr>
            <w:tcW w:w="1891" w:type="dxa"/>
          </w:tcPr>
          <w:p w14:paraId="19E544DA" w14:textId="684BA480" w:rsidR="00D74FD3" w:rsidRPr="00344708" w:rsidRDefault="00D74FD3" w:rsidP="002B38AC">
            <w:pPr>
              <w:spacing w:before="120"/>
              <w:rPr>
                <w:highlight w:val="lightGray"/>
                <w:rPrChange w:id="780" w:author="Victoria Shilina" w:date="2018-10-24T12:31:00Z">
                  <w:rPr/>
                </w:rPrChange>
              </w:rPr>
            </w:pPr>
            <w:r w:rsidRPr="00344708">
              <w:rPr>
                <w:highlight w:val="lightGray"/>
                <w:rPrChange w:id="781" w:author="Victoria Shilina" w:date="2018-10-24T12:31:00Z">
                  <w:rPr/>
                </w:rPrChange>
              </w:rPr>
              <w:t>Вместимость, кг</w:t>
            </w:r>
          </w:p>
        </w:tc>
        <w:tc>
          <w:tcPr>
            <w:tcW w:w="1891" w:type="dxa"/>
          </w:tcPr>
          <w:p w14:paraId="0B8F2329" w14:textId="36DFE345" w:rsidR="00D74FD3" w:rsidRPr="00344708" w:rsidRDefault="00621595" w:rsidP="002B38AC">
            <w:pPr>
              <w:spacing w:before="120"/>
              <w:rPr>
                <w:highlight w:val="lightGray"/>
                <w:rPrChange w:id="782" w:author="Victoria Shilina" w:date="2018-10-24T12:31:00Z">
                  <w:rPr/>
                </w:rPrChange>
              </w:rPr>
            </w:pPr>
            <w:r w:rsidRPr="00344708">
              <w:rPr>
                <w:highlight w:val="lightGray"/>
                <w:rPrChange w:id="783" w:author="Victoria Shilina" w:date="2018-10-24T12:31:00Z">
                  <w:rPr/>
                </w:rPrChange>
              </w:rPr>
              <w:t>210</w:t>
            </w:r>
          </w:p>
        </w:tc>
        <w:tc>
          <w:tcPr>
            <w:tcW w:w="1891" w:type="dxa"/>
          </w:tcPr>
          <w:p w14:paraId="0D4485B5" w14:textId="228670A9" w:rsidR="00D74FD3" w:rsidRPr="00344708" w:rsidRDefault="00621595" w:rsidP="002B38AC">
            <w:pPr>
              <w:spacing w:before="120"/>
              <w:rPr>
                <w:highlight w:val="lightGray"/>
                <w:rPrChange w:id="784" w:author="Victoria Shilina" w:date="2018-10-24T12:31:00Z">
                  <w:rPr/>
                </w:rPrChange>
              </w:rPr>
            </w:pPr>
            <w:r w:rsidRPr="00344708">
              <w:rPr>
                <w:highlight w:val="lightGray"/>
                <w:rPrChange w:id="785" w:author="Victoria Shilina" w:date="2018-10-24T12:31:00Z">
                  <w:rPr/>
                </w:rPrChange>
              </w:rPr>
              <w:t>180</w:t>
            </w:r>
          </w:p>
        </w:tc>
        <w:tc>
          <w:tcPr>
            <w:tcW w:w="1892" w:type="dxa"/>
          </w:tcPr>
          <w:p w14:paraId="18CA31DF" w14:textId="0BBB3CAF" w:rsidR="00D74FD3" w:rsidRPr="00344708" w:rsidRDefault="00621595" w:rsidP="002B38AC">
            <w:pPr>
              <w:spacing w:before="120"/>
              <w:rPr>
                <w:highlight w:val="lightGray"/>
                <w:rPrChange w:id="786" w:author="Victoria Shilina" w:date="2018-10-24T12:31:00Z">
                  <w:rPr/>
                </w:rPrChange>
              </w:rPr>
            </w:pPr>
            <w:r w:rsidRPr="00344708">
              <w:rPr>
                <w:highlight w:val="lightGray"/>
                <w:rPrChange w:id="787" w:author="Victoria Shilina" w:date="2018-10-24T12:31:00Z">
                  <w:rPr/>
                </w:rPrChange>
              </w:rPr>
              <w:t>180</w:t>
            </w:r>
          </w:p>
        </w:tc>
        <w:tc>
          <w:tcPr>
            <w:tcW w:w="1892" w:type="dxa"/>
          </w:tcPr>
          <w:p w14:paraId="1FE7E592" w14:textId="38ACEBDF" w:rsidR="00D74FD3" w:rsidRPr="00344708" w:rsidRDefault="001728A0" w:rsidP="002B38AC">
            <w:pPr>
              <w:spacing w:before="120"/>
              <w:rPr>
                <w:highlight w:val="lightGray"/>
                <w:rPrChange w:id="788" w:author="Victoria Shilina" w:date="2018-10-24T12:31:00Z">
                  <w:rPr/>
                </w:rPrChange>
              </w:rPr>
            </w:pPr>
            <w:r w:rsidRPr="00344708">
              <w:rPr>
                <w:highlight w:val="lightGray"/>
                <w:rPrChange w:id="789" w:author="Victoria Shilina" w:date="2018-10-24T12:31:00Z">
                  <w:rPr/>
                </w:rPrChange>
              </w:rPr>
              <w:t>180</w:t>
            </w:r>
          </w:p>
        </w:tc>
      </w:tr>
      <w:tr w:rsidR="00D74FD3" w:rsidRPr="00344708" w14:paraId="234BB4BD" w14:textId="77777777" w:rsidTr="00D74FD3">
        <w:tc>
          <w:tcPr>
            <w:tcW w:w="1891" w:type="dxa"/>
          </w:tcPr>
          <w:p w14:paraId="37500DA8" w14:textId="38F2A88E" w:rsidR="00D74FD3" w:rsidRPr="00344708" w:rsidRDefault="00D74FD3" w:rsidP="002B38AC">
            <w:pPr>
              <w:spacing w:before="120"/>
              <w:rPr>
                <w:highlight w:val="lightGray"/>
                <w:rPrChange w:id="790" w:author="Victoria Shilina" w:date="2018-10-24T12:31:00Z">
                  <w:rPr/>
                </w:rPrChange>
              </w:rPr>
            </w:pPr>
            <w:r w:rsidRPr="00344708">
              <w:rPr>
                <w:highlight w:val="lightGray"/>
                <w:rPrChange w:id="791" w:author="Victoria Shilina" w:date="2018-10-24T12:31:00Z">
                  <w:rPr/>
                </w:rPrChange>
              </w:rPr>
              <w:t>Тип лотка</w:t>
            </w:r>
          </w:p>
        </w:tc>
        <w:tc>
          <w:tcPr>
            <w:tcW w:w="1891" w:type="dxa"/>
          </w:tcPr>
          <w:p w14:paraId="1528BD07" w14:textId="5CE18B59" w:rsidR="00D74FD3" w:rsidRPr="00344708" w:rsidRDefault="00191224" w:rsidP="002B38AC">
            <w:pPr>
              <w:spacing w:before="120"/>
              <w:rPr>
                <w:highlight w:val="lightGray"/>
                <w:rPrChange w:id="792" w:author="Victoria Shilina" w:date="2018-10-24T12:31:00Z">
                  <w:rPr/>
                </w:rPrChange>
              </w:rPr>
            </w:pPr>
            <w:r w:rsidRPr="00344708">
              <w:rPr>
                <w:highlight w:val="lightGray"/>
                <w:rPrChange w:id="793" w:author="Victoria Shilina" w:date="2018-10-24T12:31:00Z">
                  <w:rPr/>
                </w:rPrChange>
              </w:rPr>
              <w:t xml:space="preserve">Тип </w:t>
            </w:r>
            <w:r w:rsidR="00F945C2" w:rsidRPr="00344708">
              <w:rPr>
                <w:highlight w:val="lightGray"/>
                <w:rPrChange w:id="794" w:author="Victoria Shilina" w:date="2018-10-24T12:31:00Z">
                  <w:rPr/>
                </w:rPrChange>
              </w:rPr>
              <w:t>1,2</w:t>
            </w:r>
          </w:p>
        </w:tc>
        <w:tc>
          <w:tcPr>
            <w:tcW w:w="1891" w:type="dxa"/>
          </w:tcPr>
          <w:p w14:paraId="56E86499" w14:textId="53ABBE28" w:rsidR="00D74FD3" w:rsidRPr="00344708" w:rsidRDefault="00191224" w:rsidP="002B38AC">
            <w:pPr>
              <w:spacing w:before="120"/>
              <w:rPr>
                <w:highlight w:val="lightGray"/>
                <w:rPrChange w:id="795" w:author="Victoria Shilina" w:date="2018-10-24T12:31:00Z">
                  <w:rPr/>
                </w:rPrChange>
              </w:rPr>
            </w:pPr>
            <w:r w:rsidRPr="00344708">
              <w:rPr>
                <w:highlight w:val="lightGray"/>
                <w:rPrChange w:id="796" w:author="Victoria Shilina" w:date="2018-10-24T12:31:00Z">
                  <w:rPr/>
                </w:rPrChange>
              </w:rPr>
              <w:t xml:space="preserve">Тип </w:t>
            </w:r>
            <w:r w:rsidR="00F945C2" w:rsidRPr="00344708">
              <w:rPr>
                <w:highlight w:val="lightGray"/>
                <w:rPrChange w:id="797" w:author="Victoria Shilina" w:date="2018-10-24T12:31:00Z">
                  <w:rPr/>
                </w:rPrChange>
              </w:rPr>
              <w:t>1,2</w:t>
            </w:r>
          </w:p>
        </w:tc>
        <w:tc>
          <w:tcPr>
            <w:tcW w:w="1892" w:type="dxa"/>
          </w:tcPr>
          <w:p w14:paraId="2C681E1F" w14:textId="7EAAE2CA" w:rsidR="00D74FD3" w:rsidRPr="00344708" w:rsidRDefault="00191224" w:rsidP="002B38AC">
            <w:pPr>
              <w:spacing w:before="120"/>
              <w:rPr>
                <w:highlight w:val="lightGray"/>
                <w:rPrChange w:id="798" w:author="Victoria Shilina" w:date="2018-10-24T12:31:00Z">
                  <w:rPr/>
                </w:rPrChange>
              </w:rPr>
            </w:pPr>
            <w:r w:rsidRPr="00344708">
              <w:rPr>
                <w:highlight w:val="lightGray"/>
                <w:rPrChange w:id="799" w:author="Victoria Shilina" w:date="2018-10-24T12:31:00Z">
                  <w:rPr/>
                </w:rPrChange>
              </w:rPr>
              <w:t xml:space="preserve">Тип </w:t>
            </w:r>
            <w:r w:rsidR="00F945C2" w:rsidRPr="00344708">
              <w:rPr>
                <w:highlight w:val="lightGray"/>
                <w:rPrChange w:id="800" w:author="Victoria Shilina" w:date="2018-10-24T12:31:00Z">
                  <w:rPr/>
                </w:rPrChange>
              </w:rPr>
              <w:t>1,2</w:t>
            </w:r>
          </w:p>
        </w:tc>
        <w:tc>
          <w:tcPr>
            <w:tcW w:w="1892" w:type="dxa"/>
          </w:tcPr>
          <w:p w14:paraId="31584B40" w14:textId="3196D81C" w:rsidR="00D74FD3" w:rsidRPr="00344708" w:rsidRDefault="00191224" w:rsidP="002B38AC">
            <w:pPr>
              <w:spacing w:before="120"/>
              <w:rPr>
                <w:highlight w:val="lightGray"/>
                <w:rPrChange w:id="801" w:author="Victoria Shilina" w:date="2018-10-24T12:31:00Z">
                  <w:rPr/>
                </w:rPrChange>
              </w:rPr>
            </w:pPr>
            <w:r w:rsidRPr="00344708">
              <w:rPr>
                <w:highlight w:val="lightGray"/>
                <w:rPrChange w:id="802" w:author="Victoria Shilina" w:date="2018-10-24T12:31:00Z">
                  <w:rPr/>
                </w:rPrChange>
              </w:rPr>
              <w:t>Тип 1</w:t>
            </w:r>
            <w:r w:rsidR="00F945C2" w:rsidRPr="00344708">
              <w:rPr>
                <w:highlight w:val="lightGray"/>
                <w:rPrChange w:id="803" w:author="Victoria Shilina" w:date="2018-10-24T12:31:00Z">
                  <w:rPr/>
                </w:rPrChange>
              </w:rPr>
              <w:t>,2</w:t>
            </w:r>
          </w:p>
        </w:tc>
      </w:tr>
      <w:tr w:rsidR="00D74FD3" w:rsidRPr="002A11A8" w14:paraId="18D047DA" w14:textId="77777777" w:rsidTr="00D74FD3">
        <w:tc>
          <w:tcPr>
            <w:tcW w:w="1891" w:type="dxa"/>
          </w:tcPr>
          <w:p w14:paraId="2A616C03" w14:textId="1AF878DF" w:rsidR="00D74FD3" w:rsidRPr="00344708" w:rsidRDefault="00191224" w:rsidP="002B38AC">
            <w:pPr>
              <w:spacing w:before="120"/>
              <w:rPr>
                <w:highlight w:val="lightGray"/>
                <w:rPrChange w:id="804" w:author="Victoria Shilina" w:date="2018-10-24T12:31:00Z">
                  <w:rPr/>
                </w:rPrChange>
              </w:rPr>
            </w:pPr>
            <w:r w:rsidRPr="00344708">
              <w:rPr>
                <w:highlight w:val="lightGray"/>
                <w:rPrChange w:id="805" w:author="Victoria Shilina" w:date="2018-10-24T12:31:00Z">
                  <w:rPr/>
                </w:rPrChange>
              </w:rPr>
              <w:t>Количество лотков в ячейке</w:t>
            </w:r>
          </w:p>
        </w:tc>
        <w:tc>
          <w:tcPr>
            <w:tcW w:w="1891" w:type="dxa"/>
          </w:tcPr>
          <w:p w14:paraId="76796F27" w14:textId="4941BC1B" w:rsidR="00D74FD3" w:rsidRPr="00344708" w:rsidRDefault="00191224" w:rsidP="002B38AC">
            <w:pPr>
              <w:spacing w:before="120"/>
              <w:rPr>
                <w:highlight w:val="lightGray"/>
                <w:rPrChange w:id="806" w:author="Victoria Shilina" w:date="2018-10-24T12:31:00Z">
                  <w:rPr/>
                </w:rPrChange>
              </w:rPr>
            </w:pPr>
            <w:r w:rsidRPr="00344708">
              <w:rPr>
                <w:highlight w:val="lightGray"/>
                <w:rPrChange w:id="807" w:author="Victoria Shilina" w:date="2018-10-24T12:31:00Z">
                  <w:rPr/>
                </w:rPrChange>
              </w:rPr>
              <w:t>7</w:t>
            </w:r>
          </w:p>
        </w:tc>
        <w:tc>
          <w:tcPr>
            <w:tcW w:w="1891" w:type="dxa"/>
          </w:tcPr>
          <w:p w14:paraId="2BAA109F" w14:textId="03128F5F" w:rsidR="00D74FD3" w:rsidRPr="00344708" w:rsidRDefault="00191224" w:rsidP="002B38AC">
            <w:pPr>
              <w:spacing w:before="120"/>
              <w:rPr>
                <w:highlight w:val="lightGray"/>
                <w:rPrChange w:id="808" w:author="Victoria Shilina" w:date="2018-10-24T12:31:00Z">
                  <w:rPr/>
                </w:rPrChange>
              </w:rPr>
            </w:pPr>
            <w:r w:rsidRPr="00344708">
              <w:rPr>
                <w:highlight w:val="lightGray"/>
                <w:rPrChange w:id="809" w:author="Victoria Shilina" w:date="2018-10-24T12:31:00Z">
                  <w:rPr/>
                </w:rPrChange>
              </w:rPr>
              <w:t>6</w:t>
            </w:r>
          </w:p>
        </w:tc>
        <w:tc>
          <w:tcPr>
            <w:tcW w:w="1892" w:type="dxa"/>
          </w:tcPr>
          <w:p w14:paraId="364C7B81" w14:textId="3188B60A" w:rsidR="00D74FD3" w:rsidRPr="00344708" w:rsidRDefault="00191224" w:rsidP="002B38AC">
            <w:pPr>
              <w:spacing w:before="120"/>
              <w:rPr>
                <w:highlight w:val="lightGray"/>
                <w:rPrChange w:id="810" w:author="Victoria Shilina" w:date="2018-10-24T12:31:00Z">
                  <w:rPr/>
                </w:rPrChange>
              </w:rPr>
            </w:pPr>
            <w:r w:rsidRPr="00344708">
              <w:rPr>
                <w:highlight w:val="lightGray"/>
                <w:rPrChange w:id="811" w:author="Victoria Shilina" w:date="2018-10-24T12:31:00Z">
                  <w:rPr/>
                </w:rPrChange>
              </w:rPr>
              <w:t>6</w:t>
            </w:r>
          </w:p>
        </w:tc>
        <w:tc>
          <w:tcPr>
            <w:tcW w:w="1892" w:type="dxa"/>
          </w:tcPr>
          <w:p w14:paraId="2F2AD23D" w14:textId="2A0453E0" w:rsidR="00D74FD3" w:rsidRPr="002A11A8" w:rsidRDefault="00191224" w:rsidP="002B38AC">
            <w:pPr>
              <w:spacing w:before="120"/>
            </w:pPr>
            <w:r w:rsidRPr="00344708">
              <w:rPr>
                <w:highlight w:val="lightGray"/>
                <w:rPrChange w:id="812" w:author="Victoria Shilina" w:date="2018-10-24T12:31:00Z">
                  <w:rPr/>
                </w:rPrChange>
              </w:rPr>
              <w:t>6</w:t>
            </w:r>
          </w:p>
        </w:tc>
      </w:tr>
    </w:tbl>
    <w:p w14:paraId="5E78FA85" w14:textId="2061D171" w:rsidR="00D74FD3" w:rsidDel="00344708" w:rsidRDefault="00D74FD3" w:rsidP="00256F2D">
      <w:pPr>
        <w:spacing w:before="120" w:after="0"/>
        <w:rPr>
          <w:del w:id="813" w:author="Victoria Shilina" w:date="2018-10-24T12:32:00Z"/>
        </w:rPr>
      </w:pPr>
    </w:p>
    <w:p w14:paraId="12840155" w14:textId="77777777" w:rsidR="002B38AC" w:rsidRPr="00344708" w:rsidRDefault="002B38AC" w:rsidP="002B38AC">
      <w:pPr>
        <w:spacing w:before="120" w:after="0"/>
        <w:ind w:firstLine="539"/>
        <w:rPr>
          <w:highlight w:val="lightGray"/>
          <w:rPrChange w:id="814" w:author="Victoria Shilina" w:date="2018-10-24T12:32:00Z">
            <w:rPr/>
          </w:rPrChange>
        </w:rPr>
      </w:pPr>
      <w:r w:rsidRPr="00344708">
        <w:rPr>
          <w:highlight w:val="lightGray"/>
          <w:rPrChange w:id="815" w:author="Victoria Shilina" w:date="2018-10-24T12:32:00Z">
            <w:rPr/>
          </w:rPrChange>
        </w:rPr>
        <w:t xml:space="preserve">Этикетки с именем и </w:t>
      </w:r>
      <w:proofErr w:type="spellStart"/>
      <w:r w:rsidRPr="00344708">
        <w:rPr>
          <w:highlight w:val="lightGray"/>
          <w:rPrChange w:id="816" w:author="Victoria Shilina" w:date="2018-10-24T12:32:00Z">
            <w:rPr/>
          </w:rPrChange>
        </w:rPr>
        <w:t>штрихкодом</w:t>
      </w:r>
      <w:proofErr w:type="spellEnd"/>
      <w:r w:rsidRPr="00344708">
        <w:rPr>
          <w:highlight w:val="lightGray"/>
          <w:rPrChange w:id="817" w:author="Victoria Shilina" w:date="2018-10-24T12:32:00Z">
            <w:rPr/>
          </w:rPrChange>
        </w:rPr>
        <w:t xml:space="preserve"> ячейки располагаются на стойках стеллажей. Подтверждение ячейки выполняется в WMS сканированием </w:t>
      </w:r>
      <w:proofErr w:type="spellStart"/>
      <w:r w:rsidRPr="00344708">
        <w:rPr>
          <w:highlight w:val="lightGray"/>
          <w:rPrChange w:id="818" w:author="Victoria Shilina" w:date="2018-10-24T12:32:00Z">
            <w:rPr/>
          </w:rPrChange>
        </w:rPr>
        <w:t>штрихкода</w:t>
      </w:r>
      <w:proofErr w:type="spellEnd"/>
      <w:r w:rsidRPr="00344708">
        <w:rPr>
          <w:highlight w:val="lightGray"/>
          <w:rPrChange w:id="819" w:author="Victoria Shilina" w:date="2018-10-24T12:32:00Z">
            <w:rPr/>
          </w:rPrChange>
        </w:rPr>
        <w:t xml:space="preserve"> этикетки ячейки.</w:t>
      </w:r>
    </w:p>
    <w:p w14:paraId="6D33D48C" w14:textId="77777777" w:rsidR="002B38AC" w:rsidRPr="00FD3425" w:rsidRDefault="002B38AC" w:rsidP="002B38AC">
      <w:pPr>
        <w:spacing w:before="120" w:after="0"/>
        <w:ind w:firstLine="539"/>
      </w:pPr>
      <w:r w:rsidRPr="00344708">
        <w:rPr>
          <w:highlight w:val="lightGray"/>
          <w:rPrChange w:id="820" w:author="Victoria Shilina" w:date="2018-10-24T12:32:00Z">
            <w:rPr/>
          </w:rPrChange>
        </w:rPr>
        <w:t>В одной ячейке зоны могут храниться лотки с товаром одного наименования и разных дат производства.</w:t>
      </w:r>
    </w:p>
    <w:p w14:paraId="786DE150" w14:textId="77777777" w:rsidR="002B38AC" w:rsidRPr="00FD3425" w:rsidRDefault="002B38AC" w:rsidP="002B38AC">
      <w:pPr>
        <w:jc w:val="center"/>
      </w:pPr>
    </w:p>
    <w:p w14:paraId="2A69ADFA" w14:textId="7E128701" w:rsidR="002B38AC" w:rsidRPr="00FD3425" w:rsidRDefault="00A466CB" w:rsidP="002B38AC">
      <w:pPr>
        <w:pStyle w:val="3"/>
      </w:pPr>
      <w:bookmarkStart w:id="821" w:name="_Toc529192708"/>
      <w:r w:rsidRPr="00FD3425">
        <w:rPr>
          <w:lang w:val="ru-RU"/>
        </w:rPr>
        <w:t xml:space="preserve">Зона </w:t>
      </w:r>
      <w:r w:rsidR="002B38AC" w:rsidRPr="00FD3425">
        <w:rPr>
          <w:lang w:val="en-US"/>
        </w:rPr>
        <w:t>G2</w:t>
      </w:r>
      <w:bookmarkEnd w:id="821"/>
    </w:p>
    <w:p w14:paraId="334429A9" w14:textId="4601F64F" w:rsidR="002B38AC" w:rsidRPr="00FD3425" w:rsidRDefault="002B38AC" w:rsidP="002B38AC">
      <w:pPr>
        <w:ind w:firstLine="708"/>
        <w:rPr>
          <w:lang w:eastAsia="x-none"/>
        </w:rPr>
      </w:pPr>
      <w:r w:rsidRPr="00163DDA">
        <w:rPr>
          <w:highlight w:val="lightGray"/>
          <w:lang w:eastAsia="x-none"/>
          <w:rPrChange w:id="822" w:author="Victoria Shilina" w:date="2018-10-24T12:33:00Z">
            <w:rPr>
              <w:lang w:eastAsia="x-none"/>
            </w:rPr>
          </w:rPrChange>
        </w:rPr>
        <w:t xml:space="preserve">Зона предназначена для хранения и отбора </w:t>
      </w:r>
      <w:del w:id="823" w:author="Victoria Shilina" w:date="2018-10-24T12:34:00Z">
        <w:r w:rsidRPr="00163DDA" w:rsidDel="00927EAD">
          <w:rPr>
            <w:highlight w:val="lightGray"/>
            <w:lang w:eastAsia="x-none"/>
            <w:rPrChange w:id="824" w:author="Victoria Shilina" w:date="2018-10-24T12:33:00Z">
              <w:rPr>
                <w:lang w:eastAsia="x-none"/>
              </w:rPr>
            </w:rPrChange>
          </w:rPr>
          <w:delText>готовой продукции</w:delText>
        </w:r>
      </w:del>
      <w:ins w:id="825" w:author="Victoria Shilina" w:date="2018-10-24T12:34:00Z">
        <w:r w:rsidR="00927EAD">
          <w:rPr>
            <w:highlight w:val="lightGray"/>
            <w:lang w:eastAsia="x-none"/>
          </w:rPr>
          <w:t>товара</w:t>
        </w:r>
      </w:ins>
      <w:ins w:id="826" w:author="Victoria Shilina" w:date="2018-10-24T12:32:00Z">
        <w:r w:rsidR="00163DDA" w:rsidRPr="00163DDA">
          <w:rPr>
            <w:highlight w:val="lightGray"/>
            <w:lang w:eastAsia="x-none"/>
            <w:rPrChange w:id="827" w:author="Victoria Shilina" w:date="2018-10-24T12:33:00Z">
              <w:rPr>
                <w:lang w:eastAsia="x-none"/>
              </w:rPr>
            </w:rPrChange>
          </w:rPr>
          <w:t xml:space="preserve">, а также </w:t>
        </w:r>
      </w:ins>
      <w:ins w:id="828" w:author="Victoria Shilina" w:date="2018-10-24T12:34:00Z">
        <w:r w:rsidR="00927EAD">
          <w:rPr>
            <w:highlight w:val="lightGray"/>
            <w:lang w:eastAsia="x-none"/>
          </w:rPr>
          <w:t xml:space="preserve">хранения </w:t>
        </w:r>
      </w:ins>
      <w:ins w:id="829" w:author="Victoria Shilina" w:date="2018-10-24T12:32:00Z">
        <w:r w:rsidR="00163DDA" w:rsidRPr="00163DDA">
          <w:rPr>
            <w:highlight w:val="lightGray"/>
            <w:lang w:eastAsia="x-none"/>
            <w:rPrChange w:id="830" w:author="Victoria Shilina" w:date="2018-10-24T12:33:00Z">
              <w:rPr>
                <w:lang w:eastAsia="x-none"/>
              </w:rPr>
            </w:rPrChange>
          </w:rPr>
          <w:t>пустых лотков.</w:t>
        </w:r>
      </w:ins>
      <w:del w:id="831" w:author="Victoria Shilina" w:date="2018-10-24T12:32:00Z">
        <w:r w:rsidR="00700597" w:rsidRPr="00163DDA" w:rsidDel="00163DDA">
          <w:rPr>
            <w:highlight w:val="lightGray"/>
            <w:lang w:eastAsia="x-none"/>
            <w:rPrChange w:id="832" w:author="Victoria Shilina" w:date="2018-10-24T12:33:00Z">
              <w:rPr>
                <w:lang w:eastAsia="x-none"/>
              </w:rPr>
            </w:rPrChange>
          </w:rPr>
          <w:delText>.</w:delText>
        </w:r>
      </w:del>
      <w:r w:rsidR="00700597" w:rsidRPr="00163DDA">
        <w:rPr>
          <w:highlight w:val="lightGray"/>
          <w:lang w:eastAsia="x-none"/>
          <w:rPrChange w:id="833" w:author="Victoria Shilina" w:date="2018-10-24T12:33:00Z">
            <w:rPr>
              <w:lang w:eastAsia="x-none"/>
            </w:rPr>
          </w:rPrChange>
        </w:rPr>
        <w:t xml:space="preserve"> Хранение в лотках. Отбор лотков и штук</w:t>
      </w:r>
      <w:r w:rsidR="00700597">
        <w:rPr>
          <w:lang w:eastAsia="x-none"/>
        </w:rPr>
        <w:t>.</w:t>
      </w:r>
    </w:p>
    <w:p w14:paraId="58FF0A11" w14:textId="662FA664" w:rsidR="002B38AC" w:rsidRDefault="002B38AC" w:rsidP="002B38AC">
      <w:pPr>
        <w:ind w:firstLine="708"/>
        <w:rPr>
          <w:lang w:eastAsia="x-none"/>
        </w:rPr>
      </w:pPr>
      <w:r w:rsidRPr="00900061">
        <w:rPr>
          <w:highlight w:val="lightGray"/>
          <w:lang w:eastAsia="x-none"/>
          <w:rPrChange w:id="834" w:author="Victoria Shilina" w:date="2018-10-25T09:45:00Z">
            <w:rPr>
              <w:lang w:eastAsia="x-none"/>
            </w:rPr>
          </w:rPrChange>
        </w:rPr>
        <w:t xml:space="preserve">Зона состоит из </w:t>
      </w:r>
      <w:ins w:id="835" w:author="Victoria Shilina" w:date="2018-10-25T09:44:00Z">
        <w:r w:rsidR="00900061" w:rsidRPr="00900061">
          <w:rPr>
            <w:highlight w:val="lightGray"/>
            <w:lang w:eastAsia="x-none"/>
            <w:rPrChange w:id="836" w:author="Victoria Shilina" w:date="2018-10-25T09:45:00Z">
              <w:rPr>
                <w:highlight w:val="yellow"/>
                <w:lang w:eastAsia="x-none"/>
              </w:rPr>
            </w:rPrChange>
          </w:rPr>
          <w:t>6</w:t>
        </w:r>
      </w:ins>
      <w:del w:id="837" w:author="Victoria Shilina" w:date="2018-10-25T09:44:00Z">
        <w:r w:rsidRPr="00900061" w:rsidDel="00900061">
          <w:rPr>
            <w:highlight w:val="lightGray"/>
            <w:lang w:eastAsia="x-none"/>
            <w:rPrChange w:id="838" w:author="Victoria Shilina" w:date="2018-10-25T09:45:00Z">
              <w:rPr>
                <w:lang w:eastAsia="x-none"/>
              </w:rPr>
            </w:rPrChange>
          </w:rPr>
          <w:delText>6</w:delText>
        </w:r>
        <w:r w:rsidR="00A466CB" w:rsidRPr="00900061" w:rsidDel="00900061">
          <w:rPr>
            <w:highlight w:val="lightGray"/>
            <w:lang w:eastAsia="x-none"/>
            <w:rPrChange w:id="839" w:author="Victoria Shilina" w:date="2018-10-25T09:45:00Z">
              <w:rPr>
                <w:lang w:eastAsia="x-none"/>
              </w:rPr>
            </w:rPrChange>
          </w:rPr>
          <w:delText>3</w:delText>
        </w:r>
      </w:del>
      <w:ins w:id="840" w:author="Victoria Shilina" w:date="2018-10-25T09:44:00Z">
        <w:r w:rsidR="00900061" w:rsidRPr="00900061">
          <w:rPr>
            <w:highlight w:val="lightGray"/>
            <w:lang w:eastAsia="x-none"/>
            <w:rPrChange w:id="841" w:author="Victoria Shilina" w:date="2018-10-25T09:45:00Z">
              <w:rPr>
                <w:highlight w:val="yellow"/>
                <w:lang w:eastAsia="x-none"/>
              </w:rPr>
            </w:rPrChange>
          </w:rPr>
          <w:t>6</w:t>
        </w:r>
      </w:ins>
      <w:r w:rsidR="00FD4B95" w:rsidRPr="00900061">
        <w:rPr>
          <w:highlight w:val="lightGray"/>
          <w:lang w:eastAsia="x-none"/>
          <w:rPrChange w:id="842" w:author="Victoria Shilina" w:date="2018-10-25T09:45:00Z">
            <w:rPr>
              <w:lang w:eastAsia="x-none"/>
            </w:rPr>
          </w:rPrChange>
        </w:rPr>
        <w:t>-х</w:t>
      </w:r>
      <w:r w:rsidRPr="00900061">
        <w:rPr>
          <w:highlight w:val="lightGray"/>
          <w:lang w:eastAsia="x-none"/>
          <w:rPrChange w:id="843" w:author="Victoria Shilina" w:date="2018-10-25T09:45:00Z">
            <w:rPr>
              <w:lang w:eastAsia="x-none"/>
            </w:rPr>
          </w:rPrChange>
        </w:rPr>
        <w:t xml:space="preserve"> секции. Каждая секция состоит из трех ячеек гравитации, емкостью 8-9 лотков (см.</w:t>
      </w:r>
      <w:r w:rsidR="000A05E7" w:rsidRPr="00900061">
        <w:rPr>
          <w:highlight w:val="lightGray"/>
          <w:lang w:eastAsia="x-none"/>
          <w:rPrChange w:id="844" w:author="Victoria Shilina" w:date="2018-10-25T09:45:00Z">
            <w:rPr>
              <w:lang w:eastAsia="x-none"/>
            </w:rPr>
          </w:rPrChange>
        </w:rPr>
        <w:t xml:space="preserve"> </w:t>
      </w:r>
      <w:r w:rsidR="000A05E7" w:rsidRPr="00900061">
        <w:rPr>
          <w:highlight w:val="lightGray"/>
          <w:lang w:val="en-US" w:eastAsia="x-none"/>
          <w:rPrChange w:id="845" w:author="Victoria Shilina" w:date="2018-10-25T09:45:00Z">
            <w:rPr>
              <w:lang w:val="en-US" w:eastAsia="x-none"/>
            </w:rPr>
          </w:rPrChange>
        </w:rPr>
        <w:fldChar w:fldCharType="begin"/>
      </w:r>
      <w:r w:rsidR="000A05E7" w:rsidRPr="00900061">
        <w:rPr>
          <w:highlight w:val="lightGray"/>
          <w:lang w:eastAsia="x-none"/>
          <w:rPrChange w:id="846" w:author="Victoria Shilina" w:date="2018-10-25T09:45:00Z">
            <w:rPr>
              <w:lang w:eastAsia="x-none"/>
            </w:rPr>
          </w:rPrChange>
        </w:rPr>
        <w:instrText xml:space="preserve"> </w:instrText>
      </w:r>
      <w:r w:rsidR="000A05E7" w:rsidRPr="00900061">
        <w:rPr>
          <w:highlight w:val="lightGray"/>
          <w:lang w:val="en-US" w:eastAsia="x-none"/>
          <w:rPrChange w:id="847" w:author="Victoria Shilina" w:date="2018-10-25T09:45:00Z">
            <w:rPr>
              <w:lang w:val="en-US" w:eastAsia="x-none"/>
            </w:rPr>
          </w:rPrChange>
        </w:rPr>
        <w:instrText>REF</w:instrText>
      </w:r>
      <w:r w:rsidR="000A05E7" w:rsidRPr="00900061">
        <w:rPr>
          <w:highlight w:val="lightGray"/>
          <w:lang w:eastAsia="x-none"/>
          <w:rPrChange w:id="848" w:author="Victoria Shilina" w:date="2018-10-25T09:45:00Z">
            <w:rPr>
              <w:lang w:eastAsia="x-none"/>
            </w:rPr>
          </w:rPrChange>
        </w:rPr>
        <w:instrText xml:space="preserve"> _</w:instrText>
      </w:r>
      <w:r w:rsidR="000A05E7" w:rsidRPr="00900061">
        <w:rPr>
          <w:highlight w:val="lightGray"/>
          <w:lang w:val="en-US" w:eastAsia="x-none"/>
          <w:rPrChange w:id="849" w:author="Victoria Shilina" w:date="2018-10-25T09:45:00Z">
            <w:rPr>
              <w:lang w:val="en-US" w:eastAsia="x-none"/>
            </w:rPr>
          </w:rPrChange>
        </w:rPr>
        <w:instrText>Ref</w:instrText>
      </w:r>
      <w:r w:rsidR="000A05E7" w:rsidRPr="00900061">
        <w:rPr>
          <w:highlight w:val="lightGray"/>
          <w:lang w:eastAsia="x-none"/>
          <w:rPrChange w:id="850" w:author="Victoria Shilina" w:date="2018-10-25T09:45:00Z">
            <w:rPr>
              <w:lang w:eastAsia="x-none"/>
            </w:rPr>
          </w:rPrChange>
        </w:rPr>
        <w:instrText>515009412 \</w:instrText>
      </w:r>
      <w:r w:rsidR="000A05E7" w:rsidRPr="00900061">
        <w:rPr>
          <w:highlight w:val="lightGray"/>
          <w:lang w:val="en-US" w:eastAsia="x-none"/>
          <w:rPrChange w:id="851" w:author="Victoria Shilina" w:date="2018-10-25T09:45:00Z">
            <w:rPr>
              <w:lang w:val="en-US" w:eastAsia="x-none"/>
            </w:rPr>
          </w:rPrChange>
        </w:rPr>
        <w:instrText>h</w:instrText>
      </w:r>
      <w:r w:rsidR="000A05E7" w:rsidRPr="00900061">
        <w:rPr>
          <w:highlight w:val="lightGray"/>
          <w:lang w:eastAsia="x-none"/>
          <w:rPrChange w:id="852" w:author="Victoria Shilina" w:date="2018-10-25T09:45:00Z">
            <w:rPr>
              <w:lang w:eastAsia="x-none"/>
            </w:rPr>
          </w:rPrChange>
        </w:rPr>
        <w:instrText xml:space="preserve">  \</w:instrText>
      </w:r>
      <w:r w:rsidR="000A05E7" w:rsidRPr="00900061">
        <w:rPr>
          <w:highlight w:val="lightGray"/>
          <w:lang w:val="en-US" w:eastAsia="x-none"/>
          <w:rPrChange w:id="853" w:author="Victoria Shilina" w:date="2018-10-25T09:45:00Z">
            <w:rPr>
              <w:lang w:val="en-US" w:eastAsia="x-none"/>
            </w:rPr>
          </w:rPrChange>
        </w:rPr>
        <w:instrText xml:space="preserve">* MERGEFORMAT </w:instrText>
      </w:r>
      <w:r w:rsidR="000A05E7" w:rsidRPr="00900061">
        <w:rPr>
          <w:highlight w:val="lightGray"/>
          <w:lang w:val="en-US" w:eastAsia="x-none"/>
          <w:rPrChange w:id="854" w:author="Victoria Shilina" w:date="2018-10-25T09:45:00Z">
            <w:rPr>
              <w:highlight w:val="lightGray"/>
              <w:lang w:val="en-US" w:eastAsia="x-none"/>
            </w:rPr>
          </w:rPrChange>
        </w:rPr>
      </w:r>
      <w:r w:rsidR="000A05E7" w:rsidRPr="00900061">
        <w:rPr>
          <w:highlight w:val="lightGray"/>
          <w:lang w:val="en-US" w:eastAsia="x-none"/>
          <w:rPrChange w:id="855" w:author="Victoria Shilina" w:date="2018-10-25T09:45:00Z">
            <w:rPr>
              <w:lang w:val="en-US" w:eastAsia="x-none"/>
            </w:rPr>
          </w:rPrChange>
        </w:rPr>
        <w:fldChar w:fldCharType="separate"/>
      </w:r>
      <w:r w:rsidR="003B1748" w:rsidRPr="003B1748">
        <w:rPr>
          <w:highlight w:val="lightGray"/>
        </w:rPr>
        <w:t xml:space="preserve">Рис. </w:t>
      </w:r>
      <w:r w:rsidR="003B1748" w:rsidRPr="003B1748">
        <w:rPr>
          <w:noProof/>
          <w:highlight w:val="lightGray"/>
        </w:rPr>
        <w:t>8</w:t>
      </w:r>
      <w:r w:rsidR="000A05E7" w:rsidRPr="00900061">
        <w:rPr>
          <w:highlight w:val="lightGray"/>
          <w:lang w:val="en-US" w:eastAsia="x-none"/>
          <w:rPrChange w:id="856" w:author="Victoria Shilina" w:date="2018-10-25T09:45:00Z">
            <w:rPr>
              <w:lang w:val="en-US" w:eastAsia="x-none"/>
            </w:rPr>
          </w:rPrChange>
        </w:rPr>
        <w:fldChar w:fldCharType="end"/>
      </w:r>
      <w:r w:rsidR="000A05E7" w:rsidRPr="00900061">
        <w:rPr>
          <w:highlight w:val="lightGray"/>
          <w:lang w:val="en-US" w:eastAsia="x-none"/>
          <w:rPrChange w:id="857" w:author="Victoria Shilina" w:date="2018-10-25T09:45:00Z">
            <w:rPr>
              <w:lang w:val="en-US" w:eastAsia="x-none"/>
            </w:rPr>
          </w:rPrChange>
        </w:rPr>
        <w:t xml:space="preserve"> </w:t>
      </w:r>
      <w:r w:rsidR="000A05E7" w:rsidRPr="00900061">
        <w:rPr>
          <w:highlight w:val="lightGray"/>
          <w:lang w:val="en-US" w:eastAsia="x-none"/>
          <w:rPrChange w:id="858" w:author="Victoria Shilina" w:date="2018-10-25T09:45:00Z">
            <w:rPr>
              <w:lang w:val="en-US" w:eastAsia="x-none"/>
            </w:rPr>
          </w:rPrChange>
        </w:rPr>
        <w:fldChar w:fldCharType="begin"/>
      </w:r>
      <w:r w:rsidR="000A05E7" w:rsidRPr="00900061">
        <w:rPr>
          <w:highlight w:val="lightGray"/>
          <w:lang w:val="en-US" w:eastAsia="x-none"/>
          <w:rPrChange w:id="859" w:author="Victoria Shilina" w:date="2018-10-25T09:45:00Z">
            <w:rPr>
              <w:lang w:val="en-US" w:eastAsia="x-none"/>
            </w:rPr>
          </w:rPrChange>
        </w:rPr>
        <w:instrText xml:space="preserve"> REF _Ref515009414 \h  \* MERGEFORMAT </w:instrText>
      </w:r>
      <w:r w:rsidR="000A05E7" w:rsidRPr="00900061">
        <w:rPr>
          <w:highlight w:val="lightGray"/>
          <w:lang w:val="en-US" w:eastAsia="x-none"/>
          <w:rPrChange w:id="860" w:author="Victoria Shilina" w:date="2018-10-25T09:45:00Z">
            <w:rPr>
              <w:highlight w:val="lightGray"/>
              <w:lang w:val="en-US" w:eastAsia="x-none"/>
            </w:rPr>
          </w:rPrChange>
        </w:rPr>
      </w:r>
      <w:r w:rsidR="000A05E7" w:rsidRPr="00900061">
        <w:rPr>
          <w:highlight w:val="lightGray"/>
          <w:lang w:val="en-US" w:eastAsia="x-none"/>
          <w:rPrChange w:id="861" w:author="Victoria Shilina" w:date="2018-10-25T09:45:00Z">
            <w:rPr>
              <w:lang w:val="en-US" w:eastAsia="x-none"/>
            </w:rPr>
          </w:rPrChange>
        </w:rPr>
        <w:fldChar w:fldCharType="separate"/>
      </w:r>
      <w:r w:rsidR="003B1748" w:rsidRPr="003B1748">
        <w:rPr>
          <w:highlight w:val="lightGray"/>
        </w:rPr>
        <w:t xml:space="preserve">Рис. </w:t>
      </w:r>
      <w:r w:rsidR="003B1748" w:rsidRPr="003B1748">
        <w:rPr>
          <w:noProof/>
          <w:highlight w:val="lightGray"/>
        </w:rPr>
        <w:t>9</w:t>
      </w:r>
      <w:r w:rsidR="000A05E7" w:rsidRPr="00900061">
        <w:rPr>
          <w:highlight w:val="lightGray"/>
          <w:lang w:val="en-US" w:eastAsia="x-none"/>
          <w:rPrChange w:id="862" w:author="Victoria Shilina" w:date="2018-10-25T09:45:00Z">
            <w:rPr>
              <w:lang w:val="en-US" w:eastAsia="x-none"/>
            </w:rPr>
          </w:rPrChange>
        </w:rPr>
        <w:fldChar w:fldCharType="end"/>
      </w:r>
      <w:r w:rsidRPr="00900061">
        <w:rPr>
          <w:highlight w:val="lightGray"/>
          <w:lang w:eastAsia="x-none"/>
          <w:rPrChange w:id="863" w:author="Victoria Shilina" w:date="2018-10-25T09:45:00Z">
            <w:rPr>
              <w:lang w:eastAsia="x-none"/>
            </w:rPr>
          </w:rPrChange>
        </w:rPr>
        <w:t>)</w:t>
      </w:r>
    </w:p>
    <w:p w14:paraId="6D550BD2" w14:textId="7137A8AE" w:rsidR="002B3403" w:rsidRDefault="002B3403" w:rsidP="002B3403">
      <w:pPr>
        <w:jc w:val="center"/>
        <w:rPr>
          <w:lang w:eastAsia="x-none"/>
        </w:rPr>
      </w:pPr>
      <w:r>
        <w:rPr>
          <w:noProof/>
          <w:lang w:val="uk-UA" w:eastAsia="uk-UA"/>
        </w:rPr>
        <w:drawing>
          <wp:inline distT="0" distB="0" distL="0" distR="0" wp14:anchorId="7F4F0215" wp14:editId="3EFF7FFC">
            <wp:extent cx="6067425" cy="22193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Зона графитации G2_общее_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2B5C" w14:textId="4857DA0D" w:rsidR="00A32628" w:rsidRPr="002B3403" w:rsidRDefault="002B3403" w:rsidP="002B3403">
      <w:pPr>
        <w:ind w:firstLine="708"/>
        <w:jc w:val="center"/>
        <w:rPr>
          <w:lang w:eastAsia="x-none"/>
        </w:rPr>
      </w:pPr>
      <w:r>
        <w:rPr>
          <w:lang w:eastAsia="x-none"/>
        </w:rPr>
        <w:t>Рис.8</w:t>
      </w:r>
    </w:p>
    <w:p w14:paraId="49A83F8F" w14:textId="541891DD" w:rsidR="00A32628" w:rsidRPr="00A32628" w:rsidRDefault="00A32628" w:rsidP="00A32628">
      <w:pPr>
        <w:jc w:val="center"/>
      </w:pPr>
      <w:r>
        <w:rPr>
          <w:noProof/>
          <w:lang w:val="uk-UA" w:eastAsia="uk-UA"/>
        </w:rPr>
        <w:drawing>
          <wp:inline distT="0" distB="0" distL="0" distR="0" wp14:anchorId="5CAE9773" wp14:editId="4DA0BC80">
            <wp:extent cx="6472555" cy="3327400"/>
            <wp:effectExtent l="0" t="0" r="444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Зона графитации G2_ячейки_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F410" w14:textId="5E2B9962" w:rsidR="00A32628" w:rsidRPr="00A32628" w:rsidRDefault="00A32628" w:rsidP="00A32628">
      <w:pPr>
        <w:spacing w:before="120" w:after="0"/>
        <w:ind w:firstLine="539"/>
        <w:jc w:val="center"/>
        <w:rPr>
          <w:highlight w:val="lightGray"/>
        </w:rPr>
      </w:pPr>
      <w:r w:rsidRPr="00A32628">
        <w:t xml:space="preserve">Рис. </w:t>
      </w:r>
      <w:fldSimple w:instr=" SEQ Рис. \* ARABIC ">
        <w:r w:rsidRPr="00A32628">
          <w:rPr>
            <w:noProof/>
          </w:rPr>
          <w:t>9</w:t>
        </w:r>
      </w:fldSimple>
    </w:p>
    <w:p w14:paraId="21D08FB6" w14:textId="2EBA97D8" w:rsidR="002B38AC" w:rsidRPr="004F5B91" w:rsidRDefault="002B38AC" w:rsidP="002B38AC">
      <w:pPr>
        <w:spacing w:before="120" w:after="0"/>
        <w:ind w:firstLine="539"/>
        <w:rPr>
          <w:highlight w:val="lightGray"/>
          <w:rPrChange w:id="864" w:author="Victoria Shilina" w:date="2018-10-25T09:45:00Z">
            <w:rPr/>
          </w:rPrChange>
        </w:rPr>
      </w:pPr>
      <w:r w:rsidRPr="00A32628">
        <w:rPr>
          <w:highlight w:val="lightGray"/>
          <w:rPrChange w:id="865" w:author="Victoria Shilina" w:date="2018-10-25T09:45:00Z">
            <w:rPr/>
          </w:rPrChange>
        </w:rPr>
        <w:lastRenderedPageBreak/>
        <w:t>Ячейкой в WMS</w:t>
      </w:r>
      <w:r w:rsidRPr="004F5B91">
        <w:rPr>
          <w:highlight w:val="lightGray"/>
          <w:rPrChange w:id="866" w:author="Victoria Shilina" w:date="2018-10-25T09:45:00Z">
            <w:rPr/>
          </w:rPrChange>
        </w:rPr>
        <w:t xml:space="preserve"> для данной зоны является одна ячейка гравитации, нумерация следующая: </w:t>
      </w:r>
    </w:p>
    <w:p w14:paraId="59260445" w14:textId="77777777" w:rsidR="002B38AC" w:rsidRPr="004F5B91" w:rsidRDefault="002B38AC" w:rsidP="002B38AC">
      <w:pPr>
        <w:spacing w:before="120" w:after="0"/>
        <w:ind w:firstLine="539"/>
        <w:jc w:val="center"/>
        <w:rPr>
          <w:highlight w:val="lightGray"/>
          <w:rPrChange w:id="867" w:author="Victoria Shilina" w:date="2018-10-25T09:45:00Z">
            <w:rPr/>
          </w:rPrChange>
        </w:rPr>
      </w:pPr>
      <w:r w:rsidRPr="004F5B91">
        <w:rPr>
          <w:i/>
          <w:highlight w:val="lightGray"/>
          <w:lang w:val="en-US"/>
          <w:rPrChange w:id="868" w:author="Victoria Shilina" w:date="2018-10-25T09:45:00Z">
            <w:rPr>
              <w:i/>
              <w:lang w:val="en-US"/>
            </w:rPr>
          </w:rPrChange>
        </w:rPr>
        <w:t>G</w:t>
      </w:r>
      <w:r w:rsidRPr="004F5B91">
        <w:rPr>
          <w:i/>
          <w:highlight w:val="lightGray"/>
          <w:rPrChange w:id="869" w:author="Victoria Shilina" w:date="2018-10-25T09:45:00Z">
            <w:rPr>
              <w:i/>
            </w:rPr>
          </w:rPrChange>
        </w:rPr>
        <w:t>2-</w:t>
      </w:r>
      <w:r w:rsidRPr="004F5B91">
        <w:rPr>
          <w:i/>
          <w:highlight w:val="lightGray"/>
          <w:lang w:val="en-US"/>
          <w:rPrChange w:id="870" w:author="Victoria Shilina" w:date="2018-10-25T09:45:00Z">
            <w:rPr>
              <w:i/>
              <w:lang w:val="en-US"/>
            </w:rPr>
          </w:rPrChange>
        </w:rPr>
        <w:t>YY</w:t>
      </w:r>
      <w:r w:rsidRPr="004F5B91">
        <w:rPr>
          <w:i/>
          <w:highlight w:val="lightGray"/>
          <w:rPrChange w:id="871" w:author="Victoria Shilina" w:date="2018-10-25T09:45:00Z">
            <w:rPr>
              <w:i/>
            </w:rPr>
          </w:rPrChange>
        </w:rPr>
        <w:t>-</w:t>
      </w:r>
      <w:r w:rsidRPr="004F5B91">
        <w:rPr>
          <w:i/>
          <w:highlight w:val="lightGray"/>
          <w:lang w:val="en-US"/>
          <w:rPrChange w:id="872" w:author="Victoria Shilina" w:date="2018-10-25T09:45:00Z">
            <w:rPr>
              <w:i/>
              <w:lang w:val="en-US"/>
            </w:rPr>
          </w:rPrChange>
        </w:rPr>
        <w:t>Z</w:t>
      </w:r>
      <w:r w:rsidRPr="004F5B91">
        <w:rPr>
          <w:highlight w:val="lightGray"/>
          <w:rPrChange w:id="873" w:author="Victoria Shilina" w:date="2018-10-25T09:45:00Z">
            <w:rPr/>
          </w:rPrChange>
        </w:rPr>
        <w:t>,</w:t>
      </w:r>
    </w:p>
    <w:p w14:paraId="227EAC07" w14:textId="2BBF0E36" w:rsidR="002B38AC" w:rsidRPr="004F5B91" w:rsidRDefault="002B38AC" w:rsidP="002B38AC">
      <w:pPr>
        <w:spacing w:before="120"/>
        <w:rPr>
          <w:highlight w:val="lightGray"/>
          <w:rPrChange w:id="874" w:author="Victoria Shilina" w:date="2018-10-25T09:45:00Z">
            <w:rPr/>
          </w:rPrChange>
        </w:rPr>
      </w:pPr>
      <w:r w:rsidRPr="004F5B91">
        <w:rPr>
          <w:highlight w:val="lightGray"/>
          <w:rPrChange w:id="875" w:author="Victoria Shilina" w:date="2018-10-25T09:45:00Z">
            <w:rPr/>
          </w:rPrChange>
        </w:rPr>
        <w:t xml:space="preserve">где, </w:t>
      </w:r>
      <w:r w:rsidRPr="004F5B91">
        <w:rPr>
          <w:i/>
          <w:highlight w:val="lightGray"/>
          <w:lang w:val="en-US"/>
          <w:rPrChange w:id="876" w:author="Victoria Shilina" w:date="2018-10-25T09:45:00Z">
            <w:rPr>
              <w:i/>
              <w:lang w:val="en-US"/>
            </w:rPr>
          </w:rPrChange>
        </w:rPr>
        <w:t>YY</w:t>
      </w:r>
      <w:r w:rsidRPr="004F5B91">
        <w:rPr>
          <w:highlight w:val="lightGray"/>
          <w:rPrChange w:id="877" w:author="Victoria Shilina" w:date="2018-10-25T09:45:00Z">
            <w:rPr/>
          </w:rPrChange>
        </w:rPr>
        <w:t xml:space="preserve"> – номер секции, </w:t>
      </w:r>
      <w:r w:rsidRPr="004F5B91">
        <w:rPr>
          <w:i/>
          <w:highlight w:val="lightGray"/>
          <w:lang w:val="en-US"/>
          <w:rPrChange w:id="878" w:author="Victoria Shilina" w:date="2018-10-25T09:45:00Z">
            <w:rPr>
              <w:i/>
              <w:lang w:val="en-US"/>
            </w:rPr>
          </w:rPrChange>
        </w:rPr>
        <w:t>Z</w:t>
      </w:r>
      <w:r w:rsidRPr="004F5B91">
        <w:rPr>
          <w:highlight w:val="lightGray"/>
          <w:rPrChange w:id="879" w:author="Victoria Shilina" w:date="2018-10-25T09:45:00Z">
            <w:rPr/>
          </w:rPrChange>
        </w:rPr>
        <w:t xml:space="preserve"> – ярус. Направление нумерации стеллажей отражено на </w:t>
      </w:r>
      <w:r w:rsidR="000A05E7" w:rsidRPr="004F5B91">
        <w:rPr>
          <w:highlight w:val="lightGray"/>
          <w:rPrChange w:id="880" w:author="Victoria Shilina" w:date="2018-10-25T09:45:00Z">
            <w:rPr/>
          </w:rPrChange>
        </w:rPr>
        <w:fldChar w:fldCharType="begin"/>
      </w:r>
      <w:r w:rsidR="000A05E7" w:rsidRPr="004F5B91">
        <w:rPr>
          <w:highlight w:val="lightGray"/>
          <w:rPrChange w:id="881" w:author="Victoria Shilina" w:date="2018-10-25T09:45:00Z">
            <w:rPr/>
          </w:rPrChange>
        </w:rPr>
        <w:instrText xml:space="preserve"> REF _Ref515009412 \h  \* MERGEFORMAT </w:instrText>
      </w:r>
      <w:r w:rsidR="000A05E7" w:rsidRPr="004F5B91">
        <w:rPr>
          <w:highlight w:val="lightGray"/>
          <w:rPrChange w:id="882" w:author="Victoria Shilina" w:date="2018-10-25T09:45:00Z">
            <w:rPr>
              <w:highlight w:val="lightGray"/>
            </w:rPr>
          </w:rPrChange>
        </w:rPr>
      </w:r>
      <w:r w:rsidR="000A05E7" w:rsidRPr="004F5B91">
        <w:rPr>
          <w:highlight w:val="lightGray"/>
          <w:rPrChange w:id="883" w:author="Victoria Shilina" w:date="2018-10-25T09:45:00Z">
            <w:rPr/>
          </w:rPrChange>
        </w:rPr>
        <w:fldChar w:fldCharType="separate"/>
      </w:r>
      <w:r w:rsidR="003B1748" w:rsidRPr="003B1748">
        <w:rPr>
          <w:highlight w:val="lightGray"/>
        </w:rPr>
        <w:t xml:space="preserve">Рис. </w:t>
      </w:r>
      <w:r w:rsidR="003B1748" w:rsidRPr="003B1748">
        <w:rPr>
          <w:noProof/>
          <w:highlight w:val="lightGray"/>
        </w:rPr>
        <w:t>8</w:t>
      </w:r>
      <w:r w:rsidR="000A05E7" w:rsidRPr="004F5B91">
        <w:rPr>
          <w:highlight w:val="lightGray"/>
          <w:rPrChange w:id="884" w:author="Victoria Shilina" w:date="2018-10-25T09:45:00Z">
            <w:rPr/>
          </w:rPrChange>
        </w:rPr>
        <w:fldChar w:fldCharType="end"/>
      </w:r>
      <w:r w:rsidR="000A05E7" w:rsidRPr="004F5B91">
        <w:rPr>
          <w:highlight w:val="lightGray"/>
          <w:rPrChange w:id="885" w:author="Victoria Shilina" w:date="2018-10-25T09:45:00Z">
            <w:rPr/>
          </w:rPrChange>
        </w:rPr>
        <w:t xml:space="preserve"> </w:t>
      </w:r>
      <w:r w:rsidRPr="004F5B91">
        <w:rPr>
          <w:highlight w:val="lightGray"/>
          <w:rPrChange w:id="886" w:author="Victoria Shilina" w:date="2018-10-25T09:45:00Z">
            <w:rPr/>
          </w:rPrChange>
        </w:rPr>
        <w:t>белой стрелкой.</w:t>
      </w:r>
    </w:p>
    <w:p w14:paraId="14004BD6" w14:textId="77777777" w:rsidR="00D37C99" w:rsidRPr="004F5B91" w:rsidRDefault="00D37C99" w:rsidP="00D37C99">
      <w:pPr>
        <w:spacing w:before="120"/>
        <w:rPr>
          <w:b/>
          <w:highlight w:val="lightGray"/>
          <w:rPrChange w:id="887" w:author="Victoria Shilina" w:date="2018-10-25T09:45:00Z">
            <w:rPr>
              <w:b/>
            </w:rPr>
          </w:rPrChange>
        </w:rPr>
      </w:pPr>
      <w:r w:rsidRPr="004F5B91">
        <w:rPr>
          <w:b/>
          <w:highlight w:val="lightGray"/>
          <w:rPrChange w:id="888" w:author="Victoria Shilina" w:date="2018-10-25T09:45:00Z">
            <w:rPr>
              <w:b/>
            </w:rPr>
          </w:rPrChange>
        </w:rPr>
        <w:t>Параметры ячеек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1891"/>
        <w:gridCol w:w="1891"/>
        <w:gridCol w:w="1891"/>
        <w:gridCol w:w="1892"/>
      </w:tblGrid>
      <w:tr w:rsidR="00D37C99" w:rsidRPr="004F5B91" w14:paraId="6A4FE86D" w14:textId="77777777" w:rsidTr="00FB4B3C">
        <w:tc>
          <w:tcPr>
            <w:tcW w:w="1891" w:type="dxa"/>
          </w:tcPr>
          <w:p w14:paraId="6A69FE25" w14:textId="77777777" w:rsidR="00D37C99" w:rsidRPr="004F5B91" w:rsidRDefault="00D37C99" w:rsidP="00FB4B3C">
            <w:pPr>
              <w:spacing w:before="120"/>
              <w:rPr>
                <w:highlight w:val="lightGray"/>
                <w:rPrChange w:id="889" w:author="Victoria Shilina" w:date="2018-10-25T09:45:00Z">
                  <w:rPr/>
                </w:rPrChange>
              </w:rPr>
            </w:pPr>
          </w:p>
        </w:tc>
        <w:tc>
          <w:tcPr>
            <w:tcW w:w="1891" w:type="dxa"/>
          </w:tcPr>
          <w:p w14:paraId="7F47D47D" w14:textId="691598E7" w:rsidR="00D37C99" w:rsidRPr="004F5B91" w:rsidRDefault="00D37C99" w:rsidP="00FB4B3C">
            <w:pPr>
              <w:spacing w:before="120"/>
              <w:rPr>
                <w:highlight w:val="lightGray"/>
                <w:lang w:val="en-US"/>
                <w:rPrChange w:id="890" w:author="Victoria Shilina" w:date="2018-10-25T09:45:00Z">
                  <w:rPr>
                    <w:lang w:val="en-US"/>
                  </w:rPr>
                </w:rPrChange>
              </w:rPr>
            </w:pPr>
            <w:r w:rsidRPr="004F5B91">
              <w:rPr>
                <w:highlight w:val="lightGray"/>
                <w:rPrChange w:id="891" w:author="Victoria Shilina" w:date="2018-10-25T09:45:00Z">
                  <w:rPr/>
                </w:rPrChange>
              </w:rPr>
              <w:t>G2-1-1</w:t>
            </w:r>
          </w:p>
        </w:tc>
        <w:tc>
          <w:tcPr>
            <w:tcW w:w="1891" w:type="dxa"/>
          </w:tcPr>
          <w:p w14:paraId="01AFB3B4" w14:textId="677FBA9F" w:rsidR="00D37C99" w:rsidRPr="004F5B91" w:rsidRDefault="00D37C99" w:rsidP="00FB4B3C">
            <w:pPr>
              <w:spacing w:before="120"/>
              <w:rPr>
                <w:highlight w:val="lightGray"/>
                <w:lang w:val="en-US"/>
                <w:rPrChange w:id="892" w:author="Victoria Shilina" w:date="2018-10-25T09:45:00Z">
                  <w:rPr>
                    <w:lang w:val="en-US"/>
                  </w:rPr>
                </w:rPrChange>
              </w:rPr>
            </w:pPr>
            <w:r w:rsidRPr="004F5B91">
              <w:rPr>
                <w:highlight w:val="lightGray"/>
                <w:lang w:val="en-US"/>
                <w:rPrChange w:id="893" w:author="Victoria Shilina" w:date="2018-10-25T09:45:00Z">
                  <w:rPr>
                    <w:lang w:val="en-US"/>
                  </w:rPr>
                </w:rPrChange>
              </w:rPr>
              <w:t>G2-1-2</w:t>
            </w:r>
          </w:p>
        </w:tc>
        <w:tc>
          <w:tcPr>
            <w:tcW w:w="1892" w:type="dxa"/>
          </w:tcPr>
          <w:p w14:paraId="4C8DB045" w14:textId="42E19906" w:rsidR="00D37C99" w:rsidRPr="004F5B91" w:rsidRDefault="00D37C99" w:rsidP="00FB4B3C">
            <w:pPr>
              <w:spacing w:before="120"/>
              <w:rPr>
                <w:highlight w:val="lightGray"/>
                <w:lang w:val="en-US"/>
                <w:rPrChange w:id="894" w:author="Victoria Shilina" w:date="2018-10-25T09:45:00Z">
                  <w:rPr>
                    <w:lang w:val="en-US"/>
                  </w:rPr>
                </w:rPrChange>
              </w:rPr>
            </w:pPr>
            <w:r w:rsidRPr="004F5B91">
              <w:rPr>
                <w:highlight w:val="lightGray"/>
                <w:lang w:val="en-US"/>
                <w:rPrChange w:id="895" w:author="Victoria Shilina" w:date="2018-10-25T09:45:00Z">
                  <w:rPr>
                    <w:lang w:val="en-US"/>
                  </w:rPr>
                </w:rPrChange>
              </w:rPr>
              <w:t>G2-1-3</w:t>
            </w:r>
          </w:p>
        </w:tc>
      </w:tr>
      <w:tr w:rsidR="00D37C99" w:rsidRPr="004F5B91" w14:paraId="15918C2B" w14:textId="77777777" w:rsidTr="00FB4B3C">
        <w:tc>
          <w:tcPr>
            <w:tcW w:w="1891" w:type="dxa"/>
          </w:tcPr>
          <w:p w14:paraId="16949D81" w14:textId="77777777" w:rsidR="00D37C99" w:rsidRPr="004F5B91" w:rsidRDefault="00D37C99" w:rsidP="00FB4B3C">
            <w:pPr>
              <w:spacing w:before="120"/>
              <w:rPr>
                <w:highlight w:val="lightGray"/>
                <w:rPrChange w:id="896" w:author="Victoria Shilina" w:date="2018-10-25T09:45:00Z">
                  <w:rPr/>
                </w:rPrChange>
              </w:rPr>
            </w:pPr>
            <w:r w:rsidRPr="004F5B91">
              <w:rPr>
                <w:highlight w:val="lightGray"/>
                <w:rPrChange w:id="897" w:author="Victoria Shilina" w:date="2018-10-25T09:45:00Z">
                  <w:rPr/>
                </w:rPrChange>
              </w:rPr>
              <w:t>Длина, мм</w:t>
            </w:r>
          </w:p>
        </w:tc>
        <w:tc>
          <w:tcPr>
            <w:tcW w:w="1891" w:type="dxa"/>
          </w:tcPr>
          <w:p w14:paraId="5E6B13A9" w14:textId="00C255DD" w:rsidR="00D37C99" w:rsidRPr="004F5B91" w:rsidRDefault="000C7198" w:rsidP="00FB4B3C">
            <w:pPr>
              <w:spacing w:before="120"/>
              <w:rPr>
                <w:highlight w:val="lightGray"/>
                <w:rPrChange w:id="898" w:author="Victoria Shilina" w:date="2018-10-25T09:45:00Z">
                  <w:rPr/>
                </w:rPrChange>
              </w:rPr>
            </w:pPr>
            <w:r w:rsidRPr="004F5B91">
              <w:rPr>
                <w:highlight w:val="lightGray"/>
                <w:rPrChange w:id="899" w:author="Victoria Shilina" w:date="2018-10-25T09:45:00Z">
                  <w:rPr/>
                </w:rPrChange>
              </w:rPr>
              <w:t>5667</w:t>
            </w:r>
          </w:p>
        </w:tc>
        <w:tc>
          <w:tcPr>
            <w:tcW w:w="1891" w:type="dxa"/>
          </w:tcPr>
          <w:p w14:paraId="4CDE2445" w14:textId="4216EC70" w:rsidR="00D37C99" w:rsidRPr="004F5B91" w:rsidRDefault="000C7198" w:rsidP="00FB4B3C">
            <w:pPr>
              <w:spacing w:before="120"/>
              <w:rPr>
                <w:highlight w:val="lightGray"/>
                <w:rPrChange w:id="900" w:author="Victoria Shilina" w:date="2018-10-25T09:45:00Z">
                  <w:rPr/>
                </w:rPrChange>
              </w:rPr>
            </w:pPr>
            <w:r w:rsidRPr="004F5B91">
              <w:rPr>
                <w:highlight w:val="lightGray"/>
                <w:rPrChange w:id="901" w:author="Victoria Shilina" w:date="2018-10-25T09:45:00Z">
                  <w:rPr/>
                </w:rPrChange>
              </w:rPr>
              <w:t>4596</w:t>
            </w:r>
          </w:p>
        </w:tc>
        <w:tc>
          <w:tcPr>
            <w:tcW w:w="1892" w:type="dxa"/>
          </w:tcPr>
          <w:p w14:paraId="012237CC" w14:textId="4017E81C" w:rsidR="00D37C99" w:rsidRPr="004F5B91" w:rsidRDefault="000C7198" w:rsidP="00FB4B3C">
            <w:pPr>
              <w:spacing w:before="120"/>
              <w:rPr>
                <w:highlight w:val="lightGray"/>
                <w:rPrChange w:id="902" w:author="Victoria Shilina" w:date="2018-10-25T09:45:00Z">
                  <w:rPr/>
                </w:rPrChange>
              </w:rPr>
            </w:pPr>
            <w:r w:rsidRPr="004F5B91">
              <w:rPr>
                <w:highlight w:val="lightGray"/>
                <w:rPrChange w:id="903" w:author="Victoria Shilina" w:date="2018-10-25T09:45:00Z">
                  <w:rPr/>
                </w:rPrChange>
              </w:rPr>
              <w:t>4596</w:t>
            </w:r>
          </w:p>
        </w:tc>
      </w:tr>
      <w:tr w:rsidR="00D37C99" w:rsidRPr="004F5B91" w14:paraId="5D3551C8" w14:textId="77777777" w:rsidTr="00FB4B3C">
        <w:tc>
          <w:tcPr>
            <w:tcW w:w="1891" w:type="dxa"/>
          </w:tcPr>
          <w:p w14:paraId="0BBB0C27" w14:textId="77777777" w:rsidR="00D37C99" w:rsidRPr="004F5B91" w:rsidRDefault="00D37C99" w:rsidP="00FB4B3C">
            <w:pPr>
              <w:spacing w:before="120"/>
              <w:rPr>
                <w:highlight w:val="lightGray"/>
                <w:rPrChange w:id="904" w:author="Victoria Shilina" w:date="2018-10-25T09:45:00Z">
                  <w:rPr/>
                </w:rPrChange>
              </w:rPr>
            </w:pPr>
            <w:r w:rsidRPr="004F5B91">
              <w:rPr>
                <w:highlight w:val="lightGray"/>
                <w:rPrChange w:id="905" w:author="Victoria Shilina" w:date="2018-10-25T09:45:00Z">
                  <w:rPr/>
                </w:rPrChange>
              </w:rPr>
              <w:t>Вместимость, кг</w:t>
            </w:r>
          </w:p>
        </w:tc>
        <w:tc>
          <w:tcPr>
            <w:tcW w:w="1891" w:type="dxa"/>
          </w:tcPr>
          <w:p w14:paraId="21CDEAAE" w14:textId="0ED29C78" w:rsidR="00D37C99" w:rsidRPr="004F5B91" w:rsidRDefault="00D01815" w:rsidP="00FB4B3C">
            <w:pPr>
              <w:spacing w:before="120"/>
              <w:rPr>
                <w:highlight w:val="lightGray"/>
                <w:rPrChange w:id="906" w:author="Victoria Shilina" w:date="2018-10-25T09:45:00Z">
                  <w:rPr/>
                </w:rPrChange>
              </w:rPr>
            </w:pPr>
            <w:r w:rsidRPr="004F5B91">
              <w:rPr>
                <w:highlight w:val="lightGray"/>
                <w:rPrChange w:id="907" w:author="Victoria Shilina" w:date="2018-10-25T09:45:00Z">
                  <w:rPr/>
                </w:rPrChange>
              </w:rPr>
              <w:t>270</w:t>
            </w:r>
          </w:p>
        </w:tc>
        <w:tc>
          <w:tcPr>
            <w:tcW w:w="1891" w:type="dxa"/>
          </w:tcPr>
          <w:p w14:paraId="73B0E15F" w14:textId="40C96FE6" w:rsidR="00D37C99" w:rsidRPr="004F5B91" w:rsidRDefault="00D01815" w:rsidP="00FB4B3C">
            <w:pPr>
              <w:spacing w:before="120"/>
              <w:rPr>
                <w:highlight w:val="lightGray"/>
                <w:rPrChange w:id="908" w:author="Victoria Shilina" w:date="2018-10-25T09:45:00Z">
                  <w:rPr/>
                </w:rPrChange>
              </w:rPr>
            </w:pPr>
            <w:r w:rsidRPr="004F5B91">
              <w:rPr>
                <w:highlight w:val="lightGray"/>
                <w:rPrChange w:id="909" w:author="Victoria Shilina" w:date="2018-10-25T09:45:00Z">
                  <w:rPr/>
                </w:rPrChange>
              </w:rPr>
              <w:t>240</w:t>
            </w:r>
          </w:p>
        </w:tc>
        <w:tc>
          <w:tcPr>
            <w:tcW w:w="1892" w:type="dxa"/>
          </w:tcPr>
          <w:p w14:paraId="63C2FEFF" w14:textId="0AD6AF43" w:rsidR="00D37C99" w:rsidRPr="004F5B91" w:rsidRDefault="00D01815" w:rsidP="00FB4B3C">
            <w:pPr>
              <w:spacing w:before="120"/>
              <w:rPr>
                <w:highlight w:val="lightGray"/>
                <w:rPrChange w:id="910" w:author="Victoria Shilina" w:date="2018-10-25T09:45:00Z">
                  <w:rPr/>
                </w:rPrChange>
              </w:rPr>
            </w:pPr>
            <w:r w:rsidRPr="004F5B91">
              <w:rPr>
                <w:highlight w:val="lightGray"/>
                <w:rPrChange w:id="911" w:author="Victoria Shilina" w:date="2018-10-25T09:45:00Z">
                  <w:rPr/>
                </w:rPrChange>
              </w:rPr>
              <w:t>240</w:t>
            </w:r>
          </w:p>
        </w:tc>
      </w:tr>
      <w:tr w:rsidR="00D37C99" w:rsidRPr="004F5B91" w14:paraId="431857CC" w14:textId="77777777" w:rsidTr="00FB4B3C">
        <w:tc>
          <w:tcPr>
            <w:tcW w:w="1891" w:type="dxa"/>
          </w:tcPr>
          <w:p w14:paraId="618F5F6A" w14:textId="77777777" w:rsidR="00D37C99" w:rsidRPr="004F5B91" w:rsidRDefault="00D37C99" w:rsidP="00FB4B3C">
            <w:pPr>
              <w:spacing w:before="120"/>
              <w:rPr>
                <w:highlight w:val="lightGray"/>
                <w:rPrChange w:id="912" w:author="Victoria Shilina" w:date="2018-10-25T09:45:00Z">
                  <w:rPr/>
                </w:rPrChange>
              </w:rPr>
            </w:pPr>
            <w:r w:rsidRPr="004F5B91">
              <w:rPr>
                <w:highlight w:val="lightGray"/>
                <w:rPrChange w:id="913" w:author="Victoria Shilina" w:date="2018-10-25T09:45:00Z">
                  <w:rPr/>
                </w:rPrChange>
              </w:rPr>
              <w:t>Тип лотка</w:t>
            </w:r>
          </w:p>
        </w:tc>
        <w:tc>
          <w:tcPr>
            <w:tcW w:w="1891" w:type="dxa"/>
          </w:tcPr>
          <w:p w14:paraId="544C45B7" w14:textId="690E559C" w:rsidR="00D37C99" w:rsidRPr="004F5B91" w:rsidRDefault="00D37C99" w:rsidP="00FB4B3C">
            <w:pPr>
              <w:spacing w:before="120"/>
              <w:rPr>
                <w:highlight w:val="lightGray"/>
                <w:rPrChange w:id="914" w:author="Victoria Shilina" w:date="2018-10-25T09:45:00Z">
                  <w:rPr/>
                </w:rPrChange>
              </w:rPr>
            </w:pPr>
            <w:r w:rsidRPr="004F5B91">
              <w:rPr>
                <w:highlight w:val="lightGray"/>
                <w:rPrChange w:id="915" w:author="Victoria Shilina" w:date="2018-10-25T09:45:00Z">
                  <w:rPr/>
                </w:rPrChange>
              </w:rPr>
              <w:t xml:space="preserve">Тип </w:t>
            </w:r>
            <w:r w:rsidR="00D01815" w:rsidRPr="004F5B91">
              <w:rPr>
                <w:highlight w:val="lightGray"/>
                <w:rPrChange w:id="916" w:author="Victoria Shilina" w:date="2018-10-25T09:45:00Z">
                  <w:rPr/>
                </w:rPrChange>
              </w:rPr>
              <w:t>1,2</w:t>
            </w:r>
          </w:p>
        </w:tc>
        <w:tc>
          <w:tcPr>
            <w:tcW w:w="1891" w:type="dxa"/>
          </w:tcPr>
          <w:p w14:paraId="0D1B6004" w14:textId="65F72B52" w:rsidR="00D37C99" w:rsidRPr="004F5B91" w:rsidRDefault="00D37C99" w:rsidP="00FB4B3C">
            <w:pPr>
              <w:spacing w:before="120"/>
              <w:rPr>
                <w:highlight w:val="lightGray"/>
                <w:rPrChange w:id="917" w:author="Victoria Shilina" w:date="2018-10-25T09:45:00Z">
                  <w:rPr/>
                </w:rPrChange>
              </w:rPr>
            </w:pPr>
            <w:r w:rsidRPr="004F5B91">
              <w:rPr>
                <w:highlight w:val="lightGray"/>
                <w:rPrChange w:id="918" w:author="Victoria Shilina" w:date="2018-10-25T09:45:00Z">
                  <w:rPr/>
                </w:rPrChange>
              </w:rPr>
              <w:t xml:space="preserve">Тип </w:t>
            </w:r>
            <w:r w:rsidR="00D01815" w:rsidRPr="004F5B91">
              <w:rPr>
                <w:highlight w:val="lightGray"/>
                <w:rPrChange w:id="919" w:author="Victoria Shilina" w:date="2018-10-25T09:45:00Z">
                  <w:rPr/>
                </w:rPrChange>
              </w:rPr>
              <w:t>1,2</w:t>
            </w:r>
          </w:p>
        </w:tc>
        <w:tc>
          <w:tcPr>
            <w:tcW w:w="1892" w:type="dxa"/>
          </w:tcPr>
          <w:p w14:paraId="6E3F2775" w14:textId="658B15B8" w:rsidR="00D37C99" w:rsidRPr="004F5B91" w:rsidRDefault="00D37C99" w:rsidP="00FB4B3C">
            <w:pPr>
              <w:spacing w:before="120"/>
              <w:rPr>
                <w:highlight w:val="lightGray"/>
                <w:rPrChange w:id="920" w:author="Victoria Shilina" w:date="2018-10-25T09:45:00Z">
                  <w:rPr/>
                </w:rPrChange>
              </w:rPr>
            </w:pPr>
            <w:r w:rsidRPr="004F5B91">
              <w:rPr>
                <w:highlight w:val="lightGray"/>
                <w:rPrChange w:id="921" w:author="Victoria Shilina" w:date="2018-10-25T09:45:00Z">
                  <w:rPr/>
                </w:rPrChange>
              </w:rPr>
              <w:t xml:space="preserve">Тип </w:t>
            </w:r>
            <w:r w:rsidR="000C7198" w:rsidRPr="004F5B91">
              <w:rPr>
                <w:highlight w:val="lightGray"/>
                <w:rPrChange w:id="922" w:author="Victoria Shilina" w:date="2018-10-25T09:45:00Z">
                  <w:rPr/>
                </w:rPrChange>
              </w:rPr>
              <w:t>1</w:t>
            </w:r>
            <w:r w:rsidR="00D01815" w:rsidRPr="004F5B91">
              <w:rPr>
                <w:highlight w:val="lightGray"/>
                <w:rPrChange w:id="923" w:author="Victoria Shilina" w:date="2018-10-25T09:45:00Z">
                  <w:rPr/>
                </w:rPrChange>
              </w:rPr>
              <w:t>,2</w:t>
            </w:r>
          </w:p>
        </w:tc>
      </w:tr>
      <w:tr w:rsidR="00D37C99" w:rsidRPr="002A11A8" w14:paraId="6790E2CC" w14:textId="77777777" w:rsidTr="00FB4B3C">
        <w:tc>
          <w:tcPr>
            <w:tcW w:w="1891" w:type="dxa"/>
          </w:tcPr>
          <w:p w14:paraId="17ED0D52" w14:textId="77777777" w:rsidR="00D37C99" w:rsidRPr="004F5B91" w:rsidRDefault="00D37C99" w:rsidP="00FB4B3C">
            <w:pPr>
              <w:spacing w:before="120"/>
              <w:rPr>
                <w:highlight w:val="lightGray"/>
                <w:rPrChange w:id="924" w:author="Victoria Shilina" w:date="2018-10-25T09:45:00Z">
                  <w:rPr/>
                </w:rPrChange>
              </w:rPr>
            </w:pPr>
            <w:r w:rsidRPr="004F5B91">
              <w:rPr>
                <w:highlight w:val="lightGray"/>
                <w:rPrChange w:id="925" w:author="Victoria Shilina" w:date="2018-10-25T09:45:00Z">
                  <w:rPr/>
                </w:rPrChange>
              </w:rPr>
              <w:t>Количество лотков в ячейке</w:t>
            </w:r>
          </w:p>
        </w:tc>
        <w:tc>
          <w:tcPr>
            <w:tcW w:w="1891" w:type="dxa"/>
          </w:tcPr>
          <w:p w14:paraId="7C24BEF4" w14:textId="7AE37D89" w:rsidR="00D37C99" w:rsidRPr="004F5B91" w:rsidRDefault="000C7198" w:rsidP="00FB4B3C">
            <w:pPr>
              <w:spacing w:before="120"/>
              <w:rPr>
                <w:highlight w:val="lightGray"/>
                <w:rPrChange w:id="926" w:author="Victoria Shilina" w:date="2018-10-25T09:45:00Z">
                  <w:rPr/>
                </w:rPrChange>
              </w:rPr>
            </w:pPr>
            <w:r w:rsidRPr="004F5B91">
              <w:rPr>
                <w:highlight w:val="lightGray"/>
                <w:rPrChange w:id="927" w:author="Victoria Shilina" w:date="2018-10-25T09:45:00Z">
                  <w:rPr/>
                </w:rPrChange>
              </w:rPr>
              <w:t>9</w:t>
            </w:r>
          </w:p>
        </w:tc>
        <w:tc>
          <w:tcPr>
            <w:tcW w:w="1891" w:type="dxa"/>
          </w:tcPr>
          <w:p w14:paraId="28BE9160" w14:textId="21002CD9" w:rsidR="00D37C99" w:rsidRPr="004F5B91" w:rsidRDefault="000C7198" w:rsidP="00FB4B3C">
            <w:pPr>
              <w:spacing w:before="120"/>
              <w:rPr>
                <w:highlight w:val="lightGray"/>
                <w:rPrChange w:id="928" w:author="Victoria Shilina" w:date="2018-10-25T09:45:00Z">
                  <w:rPr/>
                </w:rPrChange>
              </w:rPr>
            </w:pPr>
            <w:r w:rsidRPr="004F5B91">
              <w:rPr>
                <w:highlight w:val="lightGray"/>
                <w:rPrChange w:id="929" w:author="Victoria Shilina" w:date="2018-10-25T09:45:00Z">
                  <w:rPr/>
                </w:rPrChange>
              </w:rPr>
              <w:t>8</w:t>
            </w:r>
          </w:p>
        </w:tc>
        <w:tc>
          <w:tcPr>
            <w:tcW w:w="1892" w:type="dxa"/>
          </w:tcPr>
          <w:p w14:paraId="31DBD7BC" w14:textId="102C5896" w:rsidR="00D37C99" w:rsidRPr="002A11A8" w:rsidRDefault="000C7198" w:rsidP="00FB4B3C">
            <w:pPr>
              <w:spacing w:before="120"/>
            </w:pPr>
            <w:r w:rsidRPr="004F5B91">
              <w:rPr>
                <w:highlight w:val="lightGray"/>
                <w:rPrChange w:id="930" w:author="Victoria Shilina" w:date="2018-10-25T09:45:00Z">
                  <w:rPr/>
                </w:rPrChange>
              </w:rPr>
              <w:t>8</w:t>
            </w:r>
          </w:p>
        </w:tc>
      </w:tr>
    </w:tbl>
    <w:p w14:paraId="271E67D0" w14:textId="10644AEF" w:rsidR="00D37C99" w:rsidDel="003E479B" w:rsidRDefault="00D37C99" w:rsidP="002B38AC">
      <w:pPr>
        <w:spacing w:before="120"/>
        <w:rPr>
          <w:del w:id="931" w:author="Victoria Shilina" w:date="2018-10-24T12:42:00Z"/>
        </w:rPr>
      </w:pPr>
    </w:p>
    <w:p w14:paraId="27A117A5" w14:textId="2C5C5B5D" w:rsidR="00D37C99" w:rsidDel="003E479B" w:rsidRDefault="00D37C99" w:rsidP="002B38AC">
      <w:pPr>
        <w:spacing w:before="120"/>
        <w:rPr>
          <w:del w:id="932" w:author="Victoria Shilina" w:date="2018-10-24T12:42:00Z"/>
        </w:rPr>
      </w:pPr>
    </w:p>
    <w:p w14:paraId="6A14D3BB" w14:textId="6E29D001" w:rsidR="00D37C99" w:rsidDel="003E479B" w:rsidRDefault="00D37C99" w:rsidP="002B38AC">
      <w:pPr>
        <w:spacing w:before="120"/>
        <w:rPr>
          <w:del w:id="933" w:author="Victoria Shilina" w:date="2018-10-24T12:42:00Z"/>
        </w:rPr>
      </w:pPr>
    </w:p>
    <w:p w14:paraId="3C0BA605" w14:textId="5EEFC316" w:rsidR="00D37C99" w:rsidDel="003E479B" w:rsidRDefault="00D37C99" w:rsidP="002B38AC">
      <w:pPr>
        <w:spacing w:before="120"/>
        <w:rPr>
          <w:del w:id="934" w:author="Victoria Shilina" w:date="2018-10-24T12:42:00Z"/>
        </w:rPr>
      </w:pPr>
    </w:p>
    <w:p w14:paraId="25ECD5AD" w14:textId="018D77F9" w:rsidR="00D37C99" w:rsidDel="003E479B" w:rsidRDefault="00D37C99" w:rsidP="002B38AC">
      <w:pPr>
        <w:spacing w:before="120"/>
        <w:rPr>
          <w:del w:id="935" w:author="Victoria Shilina" w:date="2018-10-24T12:42:00Z"/>
        </w:rPr>
      </w:pPr>
    </w:p>
    <w:p w14:paraId="09CE08BF" w14:textId="2B402BC1" w:rsidR="00D37C99" w:rsidDel="003E479B" w:rsidRDefault="00D37C99" w:rsidP="002B38AC">
      <w:pPr>
        <w:spacing w:before="120"/>
        <w:rPr>
          <w:del w:id="936" w:author="Victoria Shilina" w:date="2018-10-24T12:42:00Z"/>
        </w:rPr>
      </w:pPr>
    </w:p>
    <w:p w14:paraId="40323205" w14:textId="6C40695E" w:rsidR="00D37C99" w:rsidRPr="00FD3425" w:rsidDel="003E479B" w:rsidRDefault="00D37C99" w:rsidP="002B38AC">
      <w:pPr>
        <w:spacing w:before="120"/>
        <w:rPr>
          <w:del w:id="937" w:author="Victoria Shilina" w:date="2018-10-24T12:42:00Z"/>
        </w:rPr>
      </w:pPr>
    </w:p>
    <w:p w14:paraId="709A3DAA" w14:textId="4987C3D8" w:rsidR="002B38AC" w:rsidRPr="006A4FFA" w:rsidRDefault="002B38AC" w:rsidP="002B38AC">
      <w:pPr>
        <w:spacing w:before="120" w:after="0"/>
        <w:ind w:firstLine="539"/>
        <w:rPr>
          <w:highlight w:val="lightGray"/>
          <w:rPrChange w:id="938" w:author="Victoria Shilina" w:date="2018-10-24T12:43:00Z">
            <w:rPr/>
          </w:rPrChange>
        </w:rPr>
      </w:pPr>
      <w:r w:rsidRPr="006A4FFA">
        <w:rPr>
          <w:highlight w:val="lightGray"/>
          <w:rPrChange w:id="939" w:author="Victoria Shilina" w:date="2018-10-24T12:43:00Z">
            <w:rPr/>
          </w:rPrChange>
        </w:rPr>
        <w:t xml:space="preserve">Этикетки с именем и </w:t>
      </w:r>
      <w:proofErr w:type="spellStart"/>
      <w:r w:rsidRPr="006A4FFA">
        <w:rPr>
          <w:highlight w:val="lightGray"/>
          <w:rPrChange w:id="940" w:author="Victoria Shilina" w:date="2018-10-24T12:43:00Z">
            <w:rPr/>
          </w:rPrChange>
        </w:rPr>
        <w:t>штрихкодом</w:t>
      </w:r>
      <w:proofErr w:type="spellEnd"/>
      <w:r w:rsidRPr="006A4FFA">
        <w:rPr>
          <w:highlight w:val="lightGray"/>
          <w:rPrChange w:id="941" w:author="Victoria Shilina" w:date="2018-10-24T12:43:00Z">
            <w:rPr/>
          </w:rPrChange>
        </w:rPr>
        <w:t xml:space="preserve"> ячейки располагаются на </w:t>
      </w:r>
      <w:r w:rsidR="00144E70" w:rsidRPr="006A4FFA">
        <w:rPr>
          <w:highlight w:val="lightGray"/>
          <w:rPrChange w:id="942" w:author="Victoria Shilina" w:date="2018-10-24T12:43:00Z">
            <w:rPr/>
          </w:rPrChange>
        </w:rPr>
        <w:t xml:space="preserve">траверсах </w:t>
      </w:r>
      <w:r w:rsidRPr="006A4FFA">
        <w:rPr>
          <w:highlight w:val="lightGray"/>
          <w:rPrChange w:id="943" w:author="Victoria Shilina" w:date="2018-10-24T12:43:00Z">
            <w:rPr/>
          </w:rPrChange>
        </w:rPr>
        <w:t xml:space="preserve">стеллажей. Подтверждение ячейки выполняется в WMS сканированием </w:t>
      </w:r>
      <w:proofErr w:type="spellStart"/>
      <w:r w:rsidRPr="006A4FFA">
        <w:rPr>
          <w:highlight w:val="lightGray"/>
          <w:rPrChange w:id="944" w:author="Victoria Shilina" w:date="2018-10-24T12:43:00Z">
            <w:rPr/>
          </w:rPrChange>
        </w:rPr>
        <w:t>штрихкода</w:t>
      </w:r>
      <w:proofErr w:type="spellEnd"/>
      <w:r w:rsidRPr="006A4FFA">
        <w:rPr>
          <w:highlight w:val="lightGray"/>
          <w:rPrChange w:id="945" w:author="Victoria Shilina" w:date="2018-10-24T12:43:00Z">
            <w:rPr/>
          </w:rPrChange>
        </w:rPr>
        <w:t xml:space="preserve"> этикетки ячейки.</w:t>
      </w:r>
    </w:p>
    <w:p w14:paraId="683C9AA4" w14:textId="77777777" w:rsidR="002B38AC" w:rsidRPr="006A4FFA" w:rsidRDefault="002B38AC" w:rsidP="002B38AC">
      <w:pPr>
        <w:spacing w:before="120" w:after="0"/>
        <w:ind w:firstLine="539"/>
        <w:rPr>
          <w:highlight w:val="lightGray"/>
          <w:rPrChange w:id="946" w:author="Victoria Shilina" w:date="2018-10-24T12:43:00Z">
            <w:rPr/>
          </w:rPrChange>
        </w:rPr>
      </w:pPr>
      <w:r w:rsidRPr="006A4FFA">
        <w:rPr>
          <w:highlight w:val="lightGray"/>
          <w:rPrChange w:id="947" w:author="Victoria Shilina" w:date="2018-10-24T12:43:00Z">
            <w:rPr/>
          </w:rPrChange>
        </w:rPr>
        <w:t>В одной ячейке зоны могут храниться лотки с товаром одного наименования и разных дат производства.</w:t>
      </w:r>
    </w:p>
    <w:p w14:paraId="78057764" w14:textId="6CB9E2C2" w:rsidR="002B38AC" w:rsidRPr="006D1EDF" w:rsidRDefault="006D1EDF" w:rsidP="002B38AC">
      <w:pPr>
        <w:spacing w:before="120" w:after="0"/>
        <w:ind w:firstLine="539"/>
      </w:pPr>
      <w:r w:rsidRPr="006A4FFA">
        <w:rPr>
          <w:highlight w:val="lightGray"/>
          <w:rPrChange w:id="948" w:author="Victoria Shilina" w:date="2018-10-24T12:43:00Z">
            <w:rPr/>
          </w:rPrChange>
        </w:rPr>
        <w:t xml:space="preserve">Зоны </w:t>
      </w:r>
      <w:r w:rsidRPr="006A4FFA">
        <w:rPr>
          <w:highlight w:val="lightGray"/>
          <w:lang w:val="en-US"/>
          <w:rPrChange w:id="949" w:author="Victoria Shilina" w:date="2018-10-24T12:43:00Z">
            <w:rPr>
              <w:lang w:val="en-US"/>
            </w:rPr>
          </w:rPrChange>
        </w:rPr>
        <w:t>G</w:t>
      </w:r>
      <w:r w:rsidRPr="006A4FFA">
        <w:rPr>
          <w:highlight w:val="lightGray"/>
          <w:rPrChange w:id="950" w:author="Victoria Shilina" w:date="2018-10-24T12:43:00Z">
            <w:rPr/>
          </w:rPrChange>
        </w:rPr>
        <w:t xml:space="preserve">1 и </w:t>
      </w:r>
      <w:r w:rsidRPr="006A4FFA">
        <w:rPr>
          <w:highlight w:val="lightGray"/>
          <w:lang w:val="en-US"/>
          <w:rPrChange w:id="951" w:author="Victoria Shilina" w:date="2018-10-24T12:43:00Z">
            <w:rPr>
              <w:lang w:val="en-US"/>
            </w:rPr>
          </w:rPrChange>
        </w:rPr>
        <w:t>G</w:t>
      </w:r>
      <w:r w:rsidRPr="006A4FFA">
        <w:rPr>
          <w:highlight w:val="lightGray"/>
          <w:rPrChange w:id="952" w:author="Victoria Shilina" w:date="2018-10-24T12:43:00Z">
            <w:rPr/>
          </w:rPrChange>
        </w:rPr>
        <w:t>2 в системе будут одной зоной «Зона гравитации»</w:t>
      </w:r>
      <w:ins w:id="953" w:author="Victoria Shilina" w:date="2018-10-25T09:47:00Z">
        <w:r w:rsidR="00496C7C">
          <w:rPr>
            <w:highlight w:val="lightGray"/>
          </w:rPr>
          <w:t>, которая делится на Станции.</w:t>
        </w:r>
      </w:ins>
      <w:del w:id="954" w:author="Victoria Shilina" w:date="2018-10-25T09:47:00Z">
        <w:r w:rsidRPr="006A4FFA" w:rsidDel="00496C7C">
          <w:rPr>
            <w:highlight w:val="lightGray"/>
            <w:rPrChange w:id="955" w:author="Victoria Shilina" w:date="2018-10-24T12:43:00Z">
              <w:rPr/>
            </w:rPrChange>
          </w:rPr>
          <w:delText>.</w:delText>
        </w:r>
        <w:r w:rsidR="00A82B94" w:rsidRPr="006A4FFA" w:rsidDel="004F5B91">
          <w:rPr>
            <w:highlight w:val="lightGray"/>
            <w:rPrChange w:id="956" w:author="Victoria Shilina" w:date="2018-10-24T12:43:00Z">
              <w:rPr/>
            </w:rPrChange>
          </w:rPr>
          <w:delText xml:space="preserve"> В данной зоне будет выделено </w:delText>
        </w:r>
        <w:commentRangeStart w:id="957"/>
        <w:r w:rsidR="00A82B94" w:rsidRPr="006A4FFA" w:rsidDel="004F5B91">
          <w:rPr>
            <w:highlight w:val="lightGray"/>
            <w:rPrChange w:id="958" w:author="Victoria Shilina" w:date="2018-10-24T12:43:00Z">
              <w:rPr/>
            </w:rPrChange>
          </w:rPr>
          <w:delText>4 подзоны (секции)</w:delText>
        </w:r>
        <w:r w:rsidR="009C0715" w:rsidRPr="006A4FFA" w:rsidDel="004F5B91">
          <w:rPr>
            <w:highlight w:val="lightGray"/>
            <w:rPrChange w:id="959" w:author="Victoria Shilina" w:date="2018-10-24T12:43:00Z">
              <w:rPr/>
            </w:rPrChange>
          </w:rPr>
          <w:delText>.</w:delText>
        </w:r>
        <w:commentRangeEnd w:id="957"/>
        <w:r w:rsidR="006A4FFA" w:rsidDel="004F5B91">
          <w:rPr>
            <w:rStyle w:val="aff0"/>
          </w:rPr>
          <w:commentReference w:id="957"/>
        </w:r>
      </w:del>
    </w:p>
    <w:p w14:paraId="04C2342A" w14:textId="77777777" w:rsidR="002B38AC" w:rsidRPr="00FD3425" w:rsidRDefault="002B38AC" w:rsidP="002B38AC">
      <w:pPr>
        <w:jc w:val="center"/>
        <w:rPr>
          <w:lang w:eastAsia="x-none"/>
        </w:rPr>
      </w:pPr>
    </w:p>
    <w:p w14:paraId="2957D40D" w14:textId="154E85F6" w:rsidR="002B38AC" w:rsidRPr="00FD3425" w:rsidRDefault="00584BA7" w:rsidP="002B38AC">
      <w:pPr>
        <w:pStyle w:val="3"/>
      </w:pPr>
      <w:bookmarkStart w:id="960" w:name="_Toc529192709"/>
      <w:r w:rsidRPr="00FD3425">
        <w:rPr>
          <w:lang w:val="ru-RU"/>
        </w:rPr>
        <w:t xml:space="preserve">Зона </w:t>
      </w:r>
      <w:r w:rsidR="002B38AC" w:rsidRPr="00FD3425">
        <w:rPr>
          <w:lang w:val="en-US"/>
        </w:rPr>
        <w:t>G3</w:t>
      </w:r>
      <w:bookmarkEnd w:id="960"/>
    </w:p>
    <w:p w14:paraId="296EB151" w14:textId="1BADECCC" w:rsidR="002B38AC" w:rsidRPr="009C3886" w:rsidRDefault="002B38AC" w:rsidP="002B38AC">
      <w:pPr>
        <w:ind w:firstLine="708"/>
        <w:rPr>
          <w:highlight w:val="lightGray"/>
          <w:lang w:eastAsia="x-none"/>
          <w:rPrChange w:id="961" w:author="Victoria Shilina" w:date="2018-10-25T09:59:00Z">
            <w:rPr>
              <w:lang w:eastAsia="x-none"/>
            </w:rPr>
          </w:rPrChange>
        </w:rPr>
      </w:pPr>
      <w:r w:rsidRPr="009C3886">
        <w:rPr>
          <w:highlight w:val="lightGray"/>
          <w:lang w:eastAsia="x-none"/>
          <w:rPrChange w:id="962" w:author="Victoria Shilina" w:date="2018-10-25T09:59:00Z">
            <w:rPr>
              <w:lang w:eastAsia="x-none"/>
            </w:rPr>
          </w:rPrChange>
        </w:rPr>
        <w:t xml:space="preserve">Зона предназначена </w:t>
      </w:r>
      <w:r w:rsidR="00C8676F" w:rsidRPr="009C3886">
        <w:rPr>
          <w:highlight w:val="lightGray"/>
          <w:rPrChange w:id="963" w:author="Victoria Shilina" w:date="2018-10-25T09:59:00Z">
            <w:rPr/>
          </w:rPrChange>
        </w:rPr>
        <w:t xml:space="preserve">для </w:t>
      </w:r>
      <w:del w:id="964" w:author="Victoria Shilina" w:date="2018-10-25T09:58:00Z">
        <w:r w:rsidR="00C8676F" w:rsidRPr="009C3886" w:rsidDel="009C3886">
          <w:rPr>
            <w:highlight w:val="lightGray"/>
            <w:rPrChange w:id="965" w:author="Victoria Shilina" w:date="2018-10-25T09:59:00Z">
              <w:rPr/>
            </w:rPrChange>
          </w:rPr>
          <w:delText>хранения</w:delText>
        </w:r>
      </w:del>
      <w:ins w:id="966" w:author="Victoria Shilina" w:date="2018-10-25T09:58:00Z">
        <w:r w:rsidR="009C3886" w:rsidRPr="009C3886">
          <w:rPr>
            <w:highlight w:val="lightGray"/>
            <w:rPrChange w:id="967" w:author="Victoria Shilina" w:date="2018-10-25T09:59:00Z">
              <w:rPr>
                <w:highlight w:val="yellow"/>
              </w:rPr>
            </w:rPrChange>
          </w:rPr>
          <w:t>консолидации</w:t>
        </w:r>
      </w:ins>
      <w:r w:rsidR="00C8676F" w:rsidRPr="009C3886">
        <w:rPr>
          <w:highlight w:val="lightGray"/>
          <w:rPrChange w:id="968" w:author="Victoria Shilina" w:date="2018-10-25T09:59:00Z">
            <w:rPr/>
          </w:rPrChange>
        </w:rPr>
        <w:t xml:space="preserve"> </w:t>
      </w:r>
      <w:del w:id="969" w:author="Victoria Shilina" w:date="2018-10-24T12:55:00Z">
        <w:r w:rsidR="00C8676F" w:rsidRPr="009C3886" w:rsidDel="001D7999">
          <w:rPr>
            <w:highlight w:val="lightGray"/>
            <w:rPrChange w:id="970" w:author="Victoria Shilina" w:date="2018-10-25T09:59:00Z">
              <w:rPr/>
            </w:rPrChange>
          </w:rPr>
          <w:delText xml:space="preserve">отобранного </w:delText>
        </w:r>
      </w:del>
      <w:r w:rsidR="00C8676F" w:rsidRPr="009C3886">
        <w:rPr>
          <w:highlight w:val="lightGray"/>
          <w:rPrChange w:id="971" w:author="Victoria Shilina" w:date="2018-10-25T09:59:00Z">
            <w:rPr/>
          </w:rPrChange>
        </w:rPr>
        <w:t xml:space="preserve">товара по </w:t>
      </w:r>
      <w:ins w:id="972" w:author="Victoria Shilina" w:date="2018-10-24T12:56:00Z">
        <w:r w:rsidR="001D7999" w:rsidRPr="009C3886">
          <w:rPr>
            <w:highlight w:val="lightGray"/>
            <w:rPrChange w:id="973" w:author="Victoria Shilina" w:date="2018-10-25T09:59:00Z">
              <w:rPr>
                <w:highlight w:val="yellow"/>
              </w:rPr>
            </w:rPrChange>
          </w:rPr>
          <w:t>З</w:t>
        </w:r>
      </w:ins>
      <w:del w:id="974" w:author="Victoria Shilina" w:date="2018-10-24T12:56:00Z">
        <w:r w:rsidR="00C8676F" w:rsidRPr="009C3886" w:rsidDel="001D7999">
          <w:rPr>
            <w:highlight w:val="lightGray"/>
            <w:rPrChange w:id="975" w:author="Victoria Shilina" w:date="2018-10-25T09:59:00Z">
              <w:rPr/>
            </w:rPrChange>
          </w:rPr>
          <w:delText>з</w:delText>
        </w:r>
      </w:del>
      <w:r w:rsidR="00C8676F" w:rsidRPr="009C3886">
        <w:rPr>
          <w:highlight w:val="lightGray"/>
          <w:rPrChange w:id="976" w:author="Victoria Shilina" w:date="2018-10-25T09:59:00Z">
            <w:rPr/>
          </w:rPrChange>
        </w:rPr>
        <w:t>аказу перед его</w:t>
      </w:r>
      <w:ins w:id="977" w:author="Victoria Shilina" w:date="2018-10-24T12:56:00Z">
        <w:r w:rsidR="001D7999" w:rsidRPr="009C3886">
          <w:rPr>
            <w:highlight w:val="lightGray"/>
            <w:rPrChange w:id="978" w:author="Victoria Shilina" w:date="2018-10-25T09:59:00Z">
              <w:rPr>
                <w:highlight w:val="yellow"/>
              </w:rPr>
            </w:rPrChange>
          </w:rPr>
          <w:t xml:space="preserve"> маркировкой и</w:t>
        </w:r>
      </w:ins>
      <w:r w:rsidR="00C8676F" w:rsidRPr="009C3886">
        <w:rPr>
          <w:highlight w:val="lightGray"/>
          <w:rPrChange w:id="979" w:author="Victoria Shilina" w:date="2018-10-25T09:59:00Z">
            <w:rPr/>
          </w:rPrChange>
        </w:rPr>
        <w:t xml:space="preserve"> упаковкой</w:t>
      </w:r>
      <w:ins w:id="980" w:author="Victoria Shilina" w:date="2018-10-24T12:51:00Z">
        <w:r w:rsidR="00EE147B" w:rsidRPr="009C3886">
          <w:rPr>
            <w:highlight w:val="lightGray"/>
            <w:rPrChange w:id="981" w:author="Victoria Shilina" w:date="2018-10-25T09:59:00Z">
              <w:rPr/>
            </w:rPrChange>
          </w:rPr>
          <w:t>.</w:t>
        </w:r>
      </w:ins>
      <w:r w:rsidR="00C8676F" w:rsidRPr="009C3886" w:rsidDel="00C8676F">
        <w:rPr>
          <w:highlight w:val="lightGray"/>
          <w:lang w:eastAsia="x-none"/>
          <w:rPrChange w:id="982" w:author="Victoria Shilina" w:date="2018-10-25T09:59:00Z">
            <w:rPr>
              <w:lang w:eastAsia="x-none"/>
            </w:rPr>
          </w:rPrChange>
        </w:rPr>
        <w:t xml:space="preserve"> </w:t>
      </w:r>
    </w:p>
    <w:p w14:paraId="16954BEB" w14:textId="72145EFE" w:rsidR="002B38AC" w:rsidRPr="00FD3425" w:rsidRDefault="002B38AC" w:rsidP="002B38AC">
      <w:pPr>
        <w:ind w:firstLine="708"/>
        <w:rPr>
          <w:lang w:eastAsia="x-none"/>
        </w:rPr>
      </w:pPr>
      <w:r w:rsidRPr="009C3886">
        <w:rPr>
          <w:highlight w:val="lightGray"/>
          <w:lang w:eastAsia="x-none"/>
          <w:rPrChange w:id="983" w:author="Victoria Shilina" w:date="2018-10-25T09:59:00Z">
            <w:rPr>
              <w:lang w:eastAsia="x-none"/>
            </w:rPr>
          </w:rPrChange>
        </w:rPr>
        <w:t>Зона состоит из 36-и секций. Каждая секция состоит из четырех ячеек гравитации, емкостью 4-5 лотков (см.</w:t>
      </w:r>
      <w:r w:rsidR="00C71AF5" w:rsidRPr="009C3886">
        <w:rPr>
          <w:highlight w:val="lightGray"/>
          <w:lang w:eastAsia="x-none"/>
          <w:rPrChange w:id="984" w:author="Victoria Shilina" w:date="2018-10-25T09:59:00Z">
            <w:rPr>
              <w:lang w:val="en-US" w:eastAsia="x-none"/>
            </w:rPr>
          </w:rPrChange>
        </w:rPr>
        <w:t xml:space="preserve"> </w:t>
      </w:r>
      <w:r w:rsidR="00C71AF5" w:rsidRPr="009C3886">
        <w:rPr>
          <w:highlight w:val="lightGray"/>
          <w:lang w:val="en-US" w:eastAsia="x-none"/>
          <w:rPrChange w:id="985" w:author="Victoria Shilina" w:date="2018-10-25T09:59:00Z">
            <w:rPr>
              <w:lang w:val="en-US" w:eastAsia="x-none"/>
            </w:rPr>
          </w:rPrChange>
        </w:rPr>
        <w:fldChar w:fldCharType="begin"/>
      </w:r>
      <w:r w:rsidR="00C71AF5" w:rsidRPr="009C3886">
        <w:rPr>
          <w:highlight w:val="lightGray"/>
          <w:lang w:eastAsia="x-none"/>
          <w:rPrChange w:id="986" w:author="Victoria Shilina" w:date="2018-10-25T09:59:00Z">
            <w:rPr>
              <w:lang w:val="en-US" w:eastAsia="x-none"/>
            </w:rPr>
          </w:rPrChange>
        </w:rPr>
        <w:instrText xml:space="preserve"> </w:instrText>
      </w:r>
      <w:r w:rsidR="00C71AF5" w:rsidRPr="009C3886">
        <w:rPr>
          <w:highlight w:val="lightGray"/>
          <w:lang w:val="en-US" w:eastAsia="x-none"/>
          <w:rPrChange w:id="987" w:author="Victoria Shilina" w:date="2018-10-25T09:59:00Z">
            <w:rPr>
              <w:lang w:val="en-US" w:eastAsia="x-none"/>
            </w:rPr>
          </w:rPrChange>
        </w:rPr>
        <w:instrText>REF</w:instrText>
      </w:r>
      <w:r w:rsidR="00C71AF5" w:rsidRPr="009C3886">
        <w:rPr>
          <w:highlight w:val="lightGray"/>
          <w:lang w:eastAsia="x-none"/>
          <w:rPrChange w:id="988" w:author="Victoria Shilina" w:date="2018-10-25T09:59:00Z">
            <w:rPr>
              <w:lang w:val="en-US" w:eastAsia="x-none"/>
            </w:rPr>
          </w:rPrChange>
        </w:rPr>
        <w:instrText xml:space="preserve"> _</w:instrText>
      </w:r>
      <w:r w:rsidR="00C71AF5" w:rsidRPr="009C3886">
        <w:rPr>
          <w:highlight w:val="lightGray"/>
          <w:lang w:val="en-US" w:eastAsia="x-none"/>
          <w:rPrChange w:id="989" w:author="Victoria Shilina" w:date="2018-10-25T09:59:00Z">
            <w:rPr>
              <w:lang w:val="en-US" w:eastAsia="x-none"/>
            </w:rPr>
          </w:rPrChange>
        </w:rPr>
        <w:instrText>Ref</w:instrText>
      </w:r>
      <w:r w:rsidR="00C71AF5" w:rsidRPr="009C3886">
        <w:rPr>
          <w:highlight w:val="lightGray"/>
          <w:lang w:eastAsia="x-none"/>
          <w:rPrChange w:id="990" w:author="Victoria Shilina" w:date="2018-10-25T09:59:00Z">
            <w:rPr>
              <w:lang w:val="en-US" w:eastAsia="x-none"/>
            </w:rPr>
          </w:rPrChange>
        </w:rPr>
        <w:instrText>515009584 \</w:instrText>
      </w:r>
      <w:r w:rsidR="00C71AF5" w:rsidRPr="009C3886">
        <w:rPr>
          <w:highlight w:val="lightGray"/>
          <w:lang w:val="en-US" w:eastAsia="x-none"/>
          <w:rPrChange w:id="991" w:author="Victoria Shilina" w:date="2018-10-25T09:59:00Z">
            <w:rPr>
              <w:lang w:val="en-US" w:eastAsia="x-none"/>
            </w:rPr>
          </w:rPrChange>
        </w:rPr>
        <w:instrText xml:space="preserve">h  \* MERGEFORMAT </w:instrText>
      </w:r>
      <w:r w:rsidR="00C71AF5" w:rsidRPr="009C3886">
        <w:rPr>
          <w:highlight w:val="lightGray"/>
          <w:lang w:val="en-US" w:eastAsia="x-none"/>
          <w:rPrChange w:id="992" w:author="Victoria Shilina" w:date="2018-10-25T09:59:00Z">
            <w:rPr>
              <w:highlight w:val="lightGray"/>
              <w:lang w:val="en-US" w:eastAsia="x-none"/>
            </w:rPr>
          </w:rPrChange>
        </w:rPr>
      </w:r>
      <w:r w:rsidR="00C71AF5" w:rsidRPr="009C3886">
        <w:rPr>
          <w:highlight w:val="lightGray"/>
          <w:lang w:val="en-US" w:eastAsia="x-none"/>
          <w:rPrChange w:id="993" w:author="Victoria Shilina" w:date="2018-10-25T09:59:00Z">
            <w:rPr>
              <w:lang w:val="en-US" w:eastAsia="x-none"/>
            </w:rPr>
          </w:rPrChange>
        </w:rPr>
        <w:fldChar w:fldCharType="separate"/>
      </w:r>
      <w:r w:rsidR="003B1748" w:rsidRPr="003B1748">
        <w:rPr>
          <w:highlight w:val="lightGray"/>
        </w:rPr>
        <w:t xml:space="preserve">Рис. </w:t>
      </w:r>
      <w:r w:rsidR="003B1748" w:rsidRPr="003B1748">
        <w:rPr>
          <w:noProof/>
          <w:highlight w:val="lightGray"/>
        </w:rPr>
        <w:t>10</w:t>
      </w:r>
      <w:r w:rsidR="00C71AF5" w:rsidRPr="009C3886">
        <w:rPr>
          <w:highlight w:val="lightGray"/>
          <w:lang w:val="en-US" w:eastAsia="x-none"/>
          <w:rPrChange w:id="994" w:author="Victoria Shilina" w:date="2018-10-25T09:59:00Z">
            <w:rPr>
              <w:lang w:val="en-US" w:eastAsia="x-none"/>
            </w:rPr>
          </w:rPrChange>
        </w:rPr>
        <w:fldChar w:fldCharType="end"/>
      </w:r>
      <w:r w:rsidR="00C71AF5" w:rsidRPr="009C3886">
        <w:rPr>
          <w:highlight w:val="lightGray"/>
          <w:lang w:val="en-US" w:eastAsia="x-none"/>
          <w:rPrChange w:id="995" w:author="Victoria Shilina" w:date="2018-10-25T09:59:00Z">
            <w:rPr>
              <w:lang w:val="en-US" w:eastAsia="x-none"/>
            </w:rPr>
          </w:rPrChange>
        </w:rPr>
        <w:t xml:space="preserve"> </w:t>
      </w:r>
      <w:r w:rsidR="00C71AF5" w:rsidRPr="009C3886">
        <w:rPr>
          <w:highlight w:val="lightGray"/>
          <w:lang w:val="en-US" w:eastAsia="x-none"/>
          <w:rPrChange w:id="996" w:author="Victoria Shilina" w:date="2018-10-25T09:59:00Z">
            <w:rPr>
              <w:lang w:val="en-US" w:eastAsia="x-none"/>
            </w:rPr>
          </w:rPrChange>
        </w:rPr>
        <w:fldChar w:fldCharType="begin"/>
      </w:r>
      <w:r w:rsidR="00C71AF5" w:rsidRPr="009C3886">
        <w:rPr>
          <w:highlight w:val="lightGray"/>
          <w:lang w:val="en-US" w:eastAsia="x-none"/>
          <w:rPrChange w:id="997" w:author="Victoria Shilina" w:date="2018-10-25T09:59:00Z">
            <w:rPr>
              <w:lang w:val="en-US" w:eastAsia="x-none"/>
            </w:rPr>
          </w:rPrChange>
        </w:rPr>
        <w:instrText xml:space="preserve"> REF _Ref515009585 \h  \* MERGEFORMAT </w:instrText>
      </w:r>
      <w:r w:rsidR="00C71AF5" w:rsidRPr="009C3886">
        <w:rPr>
          <w:highlight w:val="lightGray"/>
          <w:lang w:val="en-US" w:eastAsia="x-none"/>
          <w:rPrChange w:id="998" w:author="Victoria Shilina" w:date="2018-10-25T09:59:00Z">
            <w:rPr>
              <w:highlight w:val="lightGray"/>
              <w:lang w:val="en-US" w:eastAsia="x-none"/>
            </w:rPr>
          </w:rPrChange>
        </w:rPr>
      </w:r>
      <w:r w:rsidR="00C71AF5" w:rsidRPr="009C3886">
        <w:rPr>
          <w:highlight w:val="lightGray"/>
          <w:lang w:val="en-US" w:eastAsia="x-none"/>
          <w:rPrChange w:id="999" w:author="Victoria Shilina" w:date="2018-10-25T09:59:00Z">
            <w:rPr>
              <w:lang w:val="en-US" w:eastAsia="x-none"/>
            </w:rPr>
          </w:rPrChange>
        </w:rPr>
        <w:fldChar w:fldCharType="separate"/>
      </w:r>
      <w:r w:rsidR="003B1748" w:rsidRPr="003B1748">
        <w:rPr>
          <w:highlight w:val="lightGray"/>
        </w:rPr>
        <w:t xml:space="preserve">Рис. </w:t>
      </w:r>
      <w:r w:rsidR="003B1748" w:rsidRPr="003B1748">
        <w:rPr>
          <w:noProof/>
          <w:highlight w:val="lightGray"/>
        </w:rPr>
        <w:t>11</w:t>
      </w:r>
      <w:r w:rsidR="00C71AF5" w:rsidRPr="009C3886">
        <w:rPr>
          <w:highlight w:val="lightGray"/>
          <w:lang w:val="en-US" w:eastAsia="x-none"/>
          <w:rPrChange w:id="1000" w:author="Victoria Shilina" w:date="2018-10-25T09:59:00Z">
            <w:rPr>
              <w:lang w:val="en-US" w:eastAsia="x-none"/>
            </w:rPr>
          </w:rPrChange>
        </w:rPr>
        <w:fldChar w:fldCharType="end"/>
      </w:r>
      <w:r w:rsidRPr="009C3886">
        <w:rPr>
          <w:highlight w:val="lightGray"/>
          <w:lang w:eastAsia="x-none"/>
          <w:rPrChange w:id="1001" w:author="Victoria Shilina" w:date="2018-10-25T09:59:00Z">
            <w:rPr>
              <w:lang w:eastAsia="x-none"/>
            </w:rPr>
          </w:rPrChange>
        </w:rPr>
        <w:t>).</w:t>
      </w:r>
    </w:p>
    <w:p w14:paraId="788E2187" w14:textId="01EAA4EB" w:rsidR="002B38AC" w:rsidRPr="00FD3425" w:rsidRDefault="00584BA7">
      <w:pPr>
        <w:rPr>
          <w:lang w:eastAsia="x-none"/>
        </w:rPr>
        <w:pPrChange w:id="1002" w:author="Victoria Shilina" w:date="2018-10-24T12:45:00Z">
          <w:pPr>
            <w:ind w:firstLine="708"/>
          </w:pPr>
        </w:pPrChange>
      </w:pPr>
      <w:r w:rsidRPr="00FD3425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0B5309" wp14:editId="3EB4E03B">
                <wp:simplePos x="0" y="0"/>
                <wp:positionH relativeFrom="column">
                  <wp:posOffset>-139700</wp:posOffset>
                </wp:positionH>
                <wp:positionV relativeFrom="paragraph">
                  <wp:posOffset>1645285</wp:posOffset>
                </wp:positionV>
                <wp:extent cx="6011545" cy="262255"/>
                <wp:effectExtent l="0" t="0" r="8255" b="4445"/>
                <wp:wrapThrough wrapText="bothSides">
                  <wp:wrapPolygon edited="0">
                    <wp:start x="0" y="0"/>
                    <wp:lineTo x="0" y="20397"/>
                    <wp:lineTo x="21561" y="20397"/>
                    <wp:lineTo x="21561" y="0"/>
                    <wp:lineTo x="0" y="0"/>
                  </wp:wrapPolygon>
                </wp:wrapThrough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1545" cy="2622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FC8EEEC" w14:textId="2D6B97DF" w:rsidR="007A1FD9" w:rsidRPr="00584BA7" w:rsidRDefault="007A1FD9" w:rsidP="00584BA7">
                            <w:pPr>
                              <w:pStyle w:val="ab"/>
                              <w:rPr>
                                <w:rFonts w:ascii="Times New Roman" w:hAnsi="Times New Roman"/>
                                <w:b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03" w:name="_Ref515009584"/>
                            <w:r w:rsidRPr="00584BA7">
                              <w:rPr>
                                <w:rFonts w:ascii="Times New Roman" w:hAnsi="Times New Roman"/>
                                <w:b w:val="0"/>
                              </w:rPr>
                              <w:t xml:space="preserve">Рис. </w:t>
                            </w:r>
                            <w:r w:rsidRPr="00584BA7">
                              <w:rPr>
                                <w:rFonts w:ascii="Times New Roman" w:hAnsi="Times New Roman"/>
                                <w:b w:val="0"/>
                              </w:rPr>
                              <w:fldChar w:fldCharType="begin"/>
                            </w:r>
                            <w:r w:rsidRPr="00584BA7">
                              <w:rPr>
                                <w:rFonts w:ascii="Times New Roman" w:hAnsi="Times New Roman"/>
                                <w:b w:val="0"/>
                              </w:rPr>
                              <w:instrText xml:space="preserve"> SEQ Рис. \* ARABIC </w:instrText>
                            </w:r>
                            <w:r w:rsidRPr="00584BA7">
                              <w:rPr>
                                <w:rFonts w:ascii="Times New Roman" w:hAnsi="Times New Roman"/>
                                <w:b w:val="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noProof/>
                              </w:rPr>
                              <w:t>10</w:t>
                            </w:r>
                            <w:r w:rsidRPr="00584BA7">
                              <w:rPr>
                                <w:rFonts w:ascii="Times New Roman" w:hAnsi="Times New Roman"/>
                                <w:b w:val="0"/>
                              </w:rPr>
                              <w:fldChar w:fldCharType="end"/>
                            </w:r>
                            <w:bookmarkEnd w:id="10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B5309" id="Надпись 25" o:spid="_x0000_s1028" type="#_x0000_t202" style="position:absolute;left:0;text-align:left;margin-left:-11pt;margin-top:129.55pt;width:473.35pt;height:20.6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" stroked="f">
                <v:textbox inset="0,0,0,0">
                  <w:txbxContent>
                    <w:p w14:paraId="2FC8EEEC" w14:textId="2D6B97DF" w:rsidR="007A1FD9" w:rsidRPr="00584BA7" w:rsidRDefault="007A1FD9" w:rsidP="00584BA7">
                      <w:pPr>
                        <w:pStyle w:val="ab"/>
                        <w:rPr>
                          <w:rFonts w:ascii="Times New Roman" w:hAnsi="Times New Roman"/>
                          <w:b w:val="0"/>
                          <w:noProof/>
                          <w:sz w:val="24"/>
                          <w:szCs w:val="24"/>
                        </w:rPr>
                      </w:pPr>
                      <w:bookmarkStart w:id="1004" w:name="_Ref515009584"/>
                      <w:r w:rsidRPr="00584BA7">
                        <w:rPr>
                          <w:rFonts w:ascii="Times New Roman" w:hAnsi="Times New Roman"/>
                          <w:b w:val="0"/>
                        </w:rPr>
                        <w:t xml:space="preserve">Рис. </w:t>
                      </w:r>
                      <w:r w:rsidRPr="00584BA7">
                        <w:rPr>
                          <w:rFonts w:ascii="Times New Roman" w:hAnsi="Times New Roman"/>
                          <w:b w:val="0"/>
                        </w:rPr>
                        <w:fldChar w:fldCharType="begin"/>
                      </w:r>
                      <w:r w:rsidRPr="00584BA7">
                        <w:rPr>
                          <w:rFonts w:ascii="Times New Roman" w:hAnsi="Times New Roman"/>
                          <w:b w:val="0"/>
                        </w:rPr>
                        <w:instrText xml:space="preserve"> SEQ Рис. \* ARABIC </w:instrText>
                      </w:r>
                      <w:r w:rsidRPr="00584BA7">
                        <w:rPr>
                          <w:rFonts w:ascii="Times New Roman" w:hAnsi="Times New Roman"/>
                          <w:b w:val="0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b w:val="0"/>
                          <w:noProof/>
                        </w:rPr>
                        <w:t>10</w:t>
                      </w:r>
                      <w:r w:rsidRPr="00584BA7">
                        <w:rPr>
                          <w:rFonts w:ascii="Times New Roman" w:hAnsi="Times New Roman"/>
                          <w:b w:val="0"/>
                        </w:rPr>
                        <w:fldChar w:fldCharType="end"/>
                      </w:r>
                      <w:bookmarkEnd w:id="1004"/>
                    </w:p>
                  </w:txbxContent>
                </v:textbox>
                <w10:wrap type="through"/>
              </v:shape>
            </w:pict>
          </mc:Fallback>
        </mc:AlternateContent>
      </w:r>
      <w:r w:rsidRPr="00FD3425">
        <w:rPr>
          <w:noProof/>
          <w:lang w:val="uk-UA" w:eastAsia="uk-UA"/>
        </w:rPr>
        <w:drawing>
          <wp:anchor distT="0" distB="0" distL="114300" distR="114300" simplePos="0" relativeHeight="251671552" behindDoc="0" locked="0" layoutInCell="1" allowOverlap="1" wp14:anchorId="271F24B5" wp14:editId="2FF9E642">
            <wp:simplePos x="0" y="0"/>
            <wp:positionH relativeFrom="column">
              <wp:posOffset>-141646</wp:posOffset>
            </wp:positionH>
            <wp:positionV relativeFrom="paragraph">
              <wp:posOffset>184290</wp:posOffset>
            </wp:positionV>
            <wp:extent cx="6011545" cy="1403350"/>
            <wp:effectExtent l="0" t="0" r="8255" b="6350"/>
            <wp:wrapThrough wrapText="bothSides">
              <wp:wrapPolygon edited="0">
                <wp:start x="0" y="0"/>
                <wp:lineTo x="0" y="21405"/>
                <wp:lineTo x="21561" y="21405"/>
                <wp:lineTo x="21561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A929DB" w14:textId="5A1DCF56" w:rsidR="002B38AC" w:rsidRPr="00FD3425" w:rsidDel="006A4FFA" w:rsidRDefault="002B38AC" w:rsidP="002B38AC">
      <w:pPr>
        <w:ind w:firstLine="708"/>
        <w:jc w:val="center"/>
        <w:rPr>
          <w:del w:id="1005" w:author="Victoria Shilina" w:date="2018-10-24T12:45:00Z"/>
          <w:lang w:eastAsia="x-none"/>
        </w:rPr>
      </w:pPr>
    </w:p>
    <w:p w14:paraId="7D6CAE46" w14:textId="44A7FA92" w:rsidR="002B38AC" w:rsidRPr="00FD3425" w:rsidDel="006A4FFA" w:rsidRDefault="002B38AC" w:rsidP="002B38AC">
      <w:pPr>
        <w:jc w:val="center"/>
        <w:rPr>
          <w:del w:id="1006" w:author="Victoria Shilina" w:date="2018-10-24T12:45:00Z"/>
          <w:lang w:eastAsia="x-none"/>
        </w:rPr>
      </w:pPr>
    </w:p>
    <w:p w14:paraId="410E26A1" w14:textId="39BC4750" w:rsidR="00584BA7" w:rsidRPr="00FD3425" w:rsidRDefault="00581704" w:rsidP="00584BA7">
      <w:pPr>
        <w:keepNext/>
        <w:spacing w:before="120" w:after="0"/>
        <w:ind w:firstLine="539"/>
      </w:pPr>
      <w:r>
        <w:rPr>
          <w:noProof/>
          <w:lang w:val="uk-UA" w:eastAsia="uk-UA"/>
        </w:rPr>
        <w:drawing>
          <wp:inline distT="0" distB="0" distL="0" distR="0" wp14:anchorId="07089F22" wp14:editId="636DABCE">
            <wp:extent cx="5796501" cy="33779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9779" cy="337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C686" w14:textId="0A85BD6B" w:rsidR="002B38AC" w:rsidRPr="00FD3425" w:rsidRDefault="00584BA7" w:rsidP="00584BA7">
      <w:pPr>
        <w:pStyle w:val="ab"/>
        <w:rPr>
          <w:rFonts w:ascii="Times New Roman" w:hAnsi="Times New Roman"/>
          <w:b w:val="0"/>
        </w:rPr>
      </w:pPr>
      <w:bookmarkStart w:id="1007" w:name="_Ref515009585"/>
      <w:r w:rsidRPr="00FD3425">
        <w:rPr>
          <w:rFonts w:ascii="Times New Roman" w:hAnsi="Times New Roman"/>
          <w:b w:val="0"/>
        </w:rPr>
        <w:t xml:space="preserve">Рис. </w:t>
      </w:r>
      <w:r w:rsidRPr="00FD3425">
        <w:rPr>
          <w:rFonts w:ascii="Times New Roman" w:hAnsi="Times New Roman"/>
          <w:b w:val="0"/>
        </w:rPr>
        <w:fldChar w:fldCharType="begin"/>
      </w:r>
      <w:r w:rsidRPr="00FD3425">
        <w:rPr>
          <w:rFonts w:ascii="Times New Roman" w:hAnsi="Times New Roman"/>
          <w:b w:val="0"/>
        </w:rPr>
        <w:instrText xml:space="preserve"> SEQ Рис. \* ARABIC </w:instrText>
      </w:r>
      <w:r w:rsidRPr="00FD3425">
        <w:rPr>
          <w:rFonts w:ascii="Times New Roman" w:hAnsi="Times New Roman"/>
          <w:b w:val="0"/>
        </w:rPr>
        <w:fldChar w:fldCharType="separate"/>
      </w:r>
      <w:r w:rsidR="003B1748">
        <w:rPr>
          <w:rFonts w:ascii="Times New Roman" w:hAnsi="Times New Roman"/>
          <w:b w:val="0"/>
          <w:noProof/>
        </w:rPr>
        <w:t>11</w:t>
      </w:r>
      <w:r w:rsidRPr="00FD3425">
        <w:rPr>
          <w:rFonts w:ascii="Times New Roman" w:hAnsi="Times New Roman"/>
          <w:b w:val="0"/>
        </w:rPr>
        <w:fldChar w:fldCharType="end"/>
      </w:r>
      <w:bookmarkEnd w:id="1007"/>
    </w:p>
    <w:p w14:paraId="4966049B" w14:textId="77777777" w:rsidR="002B38AC" w:rsidRPr="006A4FFA" w:rsidRDefault="002B38AC" w:rsidP="002B38AC">
      <w:pPr>
        <w:spacing w:before="120" w:after="0"/>
        <w:ind w:firstLine="539"/>
        <w:rPr>
          <w:highlight w:val="lightGray"/>
          <w:rPrChange w:id="1008" w:author="Victoria Shilina" w:date="2018-10-24T12:46:00Z">
            <w:rPr/>
          </w:rPrChange>
        </w:rPr>
      </w:pPr>
      <w:r w:rsidRPr="006A4FFA">
        <w:rPr>
          <w:highlight w:val="lightGray"/>
          <w:rPrChange w:id="1009" w:author="Victoria Shilina" w:date="2018-10-24T12:46:00Z">
            <w:rPr/>
          </w:rPrChange>
        </w:rPr>
        <w:t xml:space="preserve">Ячейкой в WMS для данной зоны является одна ячейка гравитации, нумерация следующая: </w:t>
      </w:r>
    </w:p>
    <w:p w14:paraId="69CB86F2" w14:textId="77777777" w:rsidR="002B38AC" w:rsidRPr="006A4FFA" w:rsidRDefault="002B38AC" w:rsidP="002B38AC">
      <w:pPr>
        <w:spacing w:before="120" w:after="0"/>
        <w:ind w:firstLine="539"/>
        <w:jc w:val="center"/>
        <w:rPr>
          <w:highlight w:val="lightGray"/>
          <w:rPrChange w:id="1010" w:author="Victoria Shilina" w:date="2018-10-24T12:46:00Z">
            <w:rPr/>
          </w:rPrChange>
        </w:rPr>
      </w:pPr>
      <w:r w:rsidRPr="006A4FFA">
        <w:rPr>
          <w:i/>
          <w:highlight w:val="lightGray"/>
          <w:lang w:val="en-US"/>
          <w:rPrChange w:id="1011" w:author="Victoria Shilina" w:date="2018-10-24T12:46:00Z">
            <w:rPr>
              <w:i/>
              <w:lang w:val="en-US"/>
            </w:rPr>
          </w:rPrChange>
        </w:rPr>
        <w:t>G</w:t>
      </w:r>
      <w:r w:rsidRPr="006A4FFA">
        <w:rPr>
          <w:i/>
          <w:highlight w:val="lightGray"/>
          <w:rPrChange w:id="1012" w:author="Victoria Shilina" w:date="2018-10-24T12:46:00Z">
            <w:rPr>
              <w:i/>
            </w:rPr>
          </w:rPrChange>
        </w:rPr>
        <w:t>3-</w:t>
      </w:r>
      <w:r w:rsidRPr="006A4FFA">
        <w:rPr>
          <w:i/>
          <w:highlight w:val="lightGray"/>
          <w:lang w:val="en-US"/>
          <w:rPrChange w:id="1013" w:author="Victoria Shilina" w:date="2018-10-24T12:46:00Z">
            <w:rPr>
              <w:i/>
              <w:lang w:val="en-US"/>
            </w:rPr>
          </w:rPrChange>
        </w:rPr>
        <w:t>YY</w:t>
      </w:r>
      <w:r w:rsidRPr="006A4FFA">
        <w:rPr>
          <w:i/>
          <w:highlight w:val="lightGray"/>
          <w:rPrChange w:id="1014" w:author="Victoria Shilina" w:date="2018-10-24T12:46:00Z">
            <w:rPr>
              <w:i/>
            </w:rPr>
          </w:rPrChange>
        </w:rPr>
        <w:t>-</w:t>
      </w:r>
      <w:r w:rsidRPr="006A4FFA">
        <w:rPr>
          <w:i/>
          <w:highlight w:val="lightGray"/>
          <w:lang w:val="en-US"/>
          <w:rPrChange w:id="1015" w:author="Victoria Shilina" w:date="2018-10-24T12:46:00Z">
            <w:rPr>
              <w:i/>
              <w:lang w:val="en-US"/>
            </w:rPr>
          </w:rPrChange>
        </w:rPr>
        <w:t>Z</w:t>
      </w:r>
      <w:r w:rsidRPr="006A4FFA">
        <w:rPr>
          <w:highlight w:val="lightGray"/>
          <w:rPrChange w:id="1016" w:author="Victoria Shilina" w:date="2018-10-24T12:46:00Z">
            <w:rPr/>
          </w:rPrChange>
        </w:rPr>
        <w:t>,</w:t>
      </w:r>
    </w:p>
    <w:p w14:paraId="4004ED8C" w14:textId="7CF7CE16" w:rsidR="002B38AC" w:rsidRPr="006A4FFA" w:rsidRDefault="002B38AC" w:rsidP="002B38AC">
      <w:pPr>
        <w:spacing w:before="120"/>
        <w:rPr>
          <w:highlight w:val="lightGray"/>
          <w:rPrChange w:id="1017" w:author="Victoria Shilina" w:date="2018-10-24T12:46:00Z">
            <w:rPr/>
          </w:rPrChange>
        </w:rPr>
      </w:pPr>
      <w:r w:rsidRPr="006A4FFA">
        <w:rPr>
          <w:highlight w:val="lightGray"/>
          <w:rPrChange w:id="1018" w:author="Victoria Shilina" w:date="2018-10-24T12:46:00Z">
            <w:rPr/>
          </w:rPrChange>
        </w:rPr>
        <w:t xml:space="preserve">где, </w:t>
      </w:r>
      <w:r w:rsidRPr="006A4FFA">
        <w:rPr>
          <w:i/>
          <w:highlight w:val="lightGray"/>
          <w:lang w:val="en-US"/>
          <w:rPrChange w:id="1019" w:author="Victoria Shilina" w:date="2018-10-24T12:46:00Z">
            <w:rPr>
              <w:i/>
              <w:lang w:val="en-US"/>
            </w:rPr>
          </w:rPrChange>
        </w:rPr>
        <w:t>YY</w:t>
      </w:r>
      <w:r w:rsidRPr="006A4FFA">
        <w:rPr>
          <w:highlight w:val="lightGray"/>
          <w:rPrChange w:id="1020" w:author="Victoria Shilina" w:date="2018-10-24T12:46:00Z">
            <w:rPr/>
          </w:rPrChange>
        </w:rPr>
        <w:t xml:space="preserve"> – номер секции, </w:t>
      </w:r>
      <w:r w:rsidRPr="006A4FFA">
        <w:rPr>
          <w:i/>
          <w:highlight w:val="lightGray"/>
          <w:lang w:val="en-US"/>
          <w:rPrChange w:id="1021" w:author="Victoria Shilina" w:date="2018-10-24T12:46:00Z">
            <w:rPr>
              <w:i/>
              <w:lang w:val="en-US"/>
            </w:rPr>
          </w:rPrChange>
        </w:rPr>
        <w:t>Z</w:t>
      </w:r>
      <w:r w:rsidRPr="006A4FFA">
        <w:rPr>
          <w:highlight w:val="lightGray"/>
          <w:rPrChange w:id="1022" w:author="Victoria Shilina" w:date="2018-10-24T12:46:00Z">
            <w:rPr/>
          </w:rPrChange>
        </w:rPr>
        <w:t xml:space="preserve"> – ярус. Направление нумерации стеллажей отражено на </w:t>
      </w:r>
      <w:r w:rsidR="00C71AF5" w:rsidRPr="006A4FFA">
        <w:rPr>
          <w:highlight w:val="lightGray"/>
          <w:rPrChange w:id="1023" w:author="Victoria Shilina" w:date="2018-10-24T12:46:00Z">
            <w:rPr/>
          </w:rPrChange>
        </w:rPr>
        <w:fldChar w:fldCharType="begin"/>
      </w:r>
      <w:r w:rsidR="00C71AF5" w:rsidRPr="006A4FFA">
        <w:rPr>
          <w:highlight w:val="lightGray"/>
          <w:rPrChange w:id="1024" w:author="Victoria Shilina" w:date="2018-10-24T12:46:00Z">
            <w:rPr/>
          </w:rPrChange>
        </w:rPr>
        <w:instrText xml:space="preserve"> REF _Ref515009584 \h  \* MERGEFORMAT </w:instrText>
      </w:r>
      <w:r w:rsidR="00C71AF5" w:rsidRPr="006A4FFA">
        <w:rPr>
          <w:highlight w:val="lightGray"/>
          <w:rPrChange w:id="1025" w:author="Victoria Shilina" w:date="2018-10-24T12:46:00Z">
            <w:rPr>
              <w:highlight w:val="lightGray"/>
            </w:rPr>
          </w:rPrChange>
        </w:rPr>
      </w:r>
      <w:r w:rsidR="00C71AF5" w:rsidRPr="006A4FFA">
        <w:rPr>
          <w:highlight w:val="lightGray"/>
          <w:rPrChange w:id="1026" w:author="Victoria Shilina" w:date="2018-10-24T12:46:00Z">
            <w:rPr/>
          </w:rPrChange>
        </w:rPr>
        <w:fldChar w:fldCharType="separate"/>
      </w:r>
      <w:r w:rsidR="003B1748" w:rsidRPr="003B1748">
        <w:rPr>
          <w:highlight w:val="lightGray"/>
        </w:rPr>
        <w:t xml:space="preserve">Рис. </w:t>
      </w:r>
      <w:r w:rsidR="003B1748" w:rsidRPr="003B1748">
        <w:rPr>
          <w:noProof/>
          <w:highlight w:val="lightGray"/>
        </w:rPr>
        <w:t>10</w:t>
      </w:r>
      <w:r w:rsidR="00C71AF5" w:rsidRPr="006A4FFA">
        <w:rPr>
          <w:highlight w:val="lightGray"/>
          <w:rPrChange w:id="1027" w:author="Victoria Shilina" w:date="2018-10-24T12:46:00Z">
            <w:rPr/>
          </w:rPrChange>
        </w:rPr>
        <w:fldChar w:fldCharType="end"/>
      </w:r>
      <w:r w:rsidR="00C71AF5" w:rsidRPr="006A4FFA">
        <w:rPr>
          <w:highlight w:val="lightGray"/>
          <w:rPrChange w:id="1028" w:author="Victoria Shilina" w:date="2018-10-24T12:46:00Z">
            <w:rPr/>
          </w:rPrChange>
        </w:rPr>
        <w:t xml:space="preserve"> </w:t>
      </w:r>
      <w:r w:rsidRPr="006A4FFA">
        <w:rPr>
          <w:highlight w:val="lightGray"/>
          <w:rPrChange w:id="1029" w:author="Victoria Shilina" w:date="2018-10-24T12:46:00Z">
            <w:rPr/>
          </w:rPrChange>
        </w:rPr>
        <w:t>белой стрелкой.</w:t>
      </w:r>
    </w:p>
    <w:p w14:paraId="572C7764" w14:textId="77777777" w:rsidR="00287DAD" w:rsidRPr="006A4FFA" w:rsidRDefault="00287DAD" w:rsidP="00287DAD">
      <w:pPr>
        <w:spacing w:before="120"/>
        <w:rPr>
          <w:b/>
          <w:highlight w:val="lightGray"/>
          <w:rPrChange w:id="1030" w:author="Victoria Shilina" w:date="2018-10-24T12:46:00Z">
            <w:rPr>
              <w:b/>
            </w:rPr>
          </w:rPrChange>
        </w:rPr>
      </w:pPr>
      <w:r w:rsidRPr="006A4FFA">
        <w:rPr>
          <w:b/>
          <w:highlight w:val="lightGray"/>
          <w:rPrChange w:id="1031" w:author="Victoria Shilina" w:date="2018-10-24T12:46:00Z">
            <w:rPr>
              <w:b/>
            </w:rPr>
          </w:rPrChange>
        </w:rPr>
        <w:t>Параметры ячеек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1891"/>
        <w:gridCol w:w="1891"/>
        <w:gridCol w:w="1891"/>
        <w:gridCol w:w="1892"/>
        <w:gridCol w:w="1892"/>
      </w:tblGrid>
      <w:tr w:rsidR="00287DAD" w:rsidRPr="006A4FFA" w14:paraId="027B4A15" w14:textId="77777777" w:rsidTr="00FB4B3C">
        <w:tc>
          <w:tcPr>
            <w:tcW w:w="1891" w:type="dxa"/>
          </w:tcPr>
          <w:p w14:paraId="5FED2AA4" w14:textId="77777777" w:rsidR="00287DAD" w:rsidRPr="006A4FFA" w:rsidRDefault="00287DAD" w:rsidP="00FB4B3C">
            <w:pPr>
              <w:spacing w:before="120"/>
              <w:rPr>
                <w:highlight w:val="lightGray"/>
                <w:rPrChange w:id="1032" w:author="Victoria Shilina" w:date="2018-10-24T12:46:00Z">
                  <w:rPr/>
                </w:rPrChange>
              </w:rPr>
            </w:pPr>
          </w:p>
        </w:tc>
        <w:tc>
          <w:tcPr>
            <w:tcW w:w="1891" w:type="dxa"/>
          </w:tcPr>
          <w:p w14:paraId="2889C453" w14:textId="258D9E8E" w:rsidR="00287DAD" w:rsidRPr="006A4FFA" w:rsidRDefault="00287DAD" w:rsidP="00FB4B3C">
            <w:pPr>
              <w:spacing w:before="120"/>
              <w:rPr>
                <w:highlight w:val="lightGray"/>
                <w:lang w:val="en-US"/>
                <w:rPrChange w:id="1033" w:author="Victoria Shilina" w:date="2018-10-24T12:46:00Z">
                  <w:rPr>
                    <w:lang w:val="en-US"/>
                  </w:rPr>
                </w:rPrChange>
              </w:rPr>
            </w:pPr>
            <w:r w:rsidRPr="006A4FFA">
              <w:rPr>
                <w:highlight w:val="lightGray"/>
                <w:rPrChange w:id="1034" w:author="Victoria Shilina" w:date="2018-10-24T12:46:00Z">
                  <w:rPr/>
                </w:rPrChange>
              </w:rPr>
              <w:t>G3-1-1</w:t>
            </w:r>
          </w:p>
        </w:tc>
        <w:tc>
          <w:tcPr>
            <w:tcW w:w="1891" w:type="dxa"/>
          </w:tcPr>
          <w:p w14:paraId="483D6976" w14:textId="6E410BD1" w:rsidR="00287DAD" w:rsidRPr="006A4FFA" w:rsidRDefault="00287DAD" w:rsidP="00FB4B3C">
            <w:pPr>
              <w:spacing w:before="120"/>
              <w:rPr>
                <w:highlight w:val="lightGray"/>
                <w:lang w:val="en-US"/>
                <w:rPrChange w:id="1035" w:author="Victoria Shilina" w:date="2018-10-24T12:46:00Z">
                  <w:rPr>
                    <w:lang w:val="en-US"/>
                  </w:rPr>
                </w:rPrChange>
              </w:rPr>
            </w:pPr>
            <w:r w:rsidRPr="006A4FFA">
              <w:rPr>
                <w:highlight w:val="lightGray"/>
                <w:lang w:val="en-US"/>
                <w:rPrChange w:id="1036" w:author="Victoria Shilina" w:date="2018-10-24T12:46:00Z">
                  <w:rPr>
                    <w:lang w:val="en-US"/>
                  </w:rPr>
                </w:rPrChange>
              </w:rPr>
              <w:t>G3-1-2</w:t>
            </w:r>
          </w:p>
        </w:tc>
        <w:tc>
          <w:tcPr>
            <w:tcW w:w="1892" w:type="dxa"/>
          </w:tcPr>
          <w:p w14:paraId="7703AE61" w14:textId="58549E7F" w:rsidR="00287DAD" w:rsidRPr="006A4FFA" w:rsidRDefault="00287DAD" w:rsidP="00FB4B3C">
            <w:pPr>
              <w:spacing w:before="120"/>
              <w:rPr>
                <w:highlight w:val="lightGray"/>
                <w:lang w:val="en-US"/>
                <w:rPrChange w:id="1037" w:author="Victoria Shilina" w:date="2018-10-24T12:46:00Z">
                  <w:rPr>
                    <w:lang w:val="en-US"/>
                  </w:rPr>
                </w:rPrChange>
              </w:rPr>
            </w:pPr>
            <w:r w:rsidRPr="006A4FFA">
              <w:rPr>
                <w:highlight w:val="lightGray"/>
                <w:lang w:val="en-US"/>
                <w:rPrChange w:id="1038" w:author="Victoria Shilina" w:date="2018-10-24T12:46:00Z">
                  <w:rPr>
                    <w:lang w:val="en-US"/>
                  </w:rPr>
                </w:rPrChange>
              </w:rPr>
              <w:t>G3-1-3</w:t>
            </w:r>
          </w:p>
        </w:tc>
        <w:tc>
          <w:tcPr>
            <w:tcW w:w="1892" w:type="dxa"/>
          </w:tcPr>
          <w:p w14:paraId="6345A943" w14:textId="6909138C" w:rsidR="00287DAD" w:rsidRPr="006A4FFA" w:rsidRDefault="00287DAD" w:rsidP="00FB4B3C">
            <w:pPr>
              <w:spacing w:before="120"/>
              <w:rPr>
                <w:highlight w:val="lightGray"/>
                <w:lang w:val="en-US"/>
                <w:rPrChange w:id="1039" w:author="Victoria Shilina" w:date="2018-10-24T12:46:00Z">
                  <w:rPr>
                    <w:lang w:val="en-US"/>
                  </w:rPr>
                </w:rPrChange>
              </w:rPr>
            </w:pPr>
            <w:r w:rsidRPr="006A4FFA">
              <w:rPr>
                <w:highlight w:val="lightGray"/>
                <w:lang w:val="en-US"/>
                <w:rPrChange w:id="1040" w:author="Victoria Shilina" w:date="2018-10-24T12:46:00Z">
                  <w:rPr>
                    <w:lang w:val="en-US"/>
                  </w:rPr>
                </w:rPrChange>
              </w:rPr>
              <w:t>G3-1-4</w:t>
            </w:r>
          </w:p>
        </w:tc>
      </w:tr>
      <w:tr w:rsidR="00287DAD" w:rsidRPr="006A4FFA" w14:paraId="69FC27BB" w14:textId="77777777" w:rsidTr="00FB4B3C">
        <w:tc>
          <w:tcPr>
            <w:tcW w:w="1891" w:type="dxa"/>
          </w:tcPr>
          <w:p w14:paraId="4ED5B9D5" w14:textId="77777777" w:rsidR="00287DAD" w:rsidRPr="006A4FFA" w:rsidRDefault="00287DAD" w:rsidP="00FB4B3C">
            <w:pPr>
              <w:spacing w:before="120"/>
              <w:rPr>
                <w:highlight w:val="lightGray"/>
                <w:rPrChange w:id="1041" w:author="Victoria Shilina" w:date="2018-10-24T12:46:00Z">
                  <w:rPr/>
                </w:rPrChange>
              </w:rPr>
            </w:pPr>
            <w:r w:rsidRPr="006A4FFA">
              <w:rPr>
                <w:highlight w:val="lightGray"/>
                <w:rPrChange w:id="1042" w:author="Victoria Shilina" w:date="2018-10-24T12:46:00Z">
                  <w:rPr/>
                </w:rPrChange>
              </w:rPr>
              <w:t>Длина, мм</w:t>
            </w:r>
          </w:p>
        </w:tc>
        <w:tc>
          <w:tcPr>
            <w:tcW w:w="1891" w:type="dxa"/>
          </w:tcPr>
          <w:p w14:paraId="7846EEAE" w14:textId="35DF9D34" w:rsidR="00287DAD" w:rsidRPr="006A4FFA" w:rsidRDefault="003613A5" w:rsidP="00FB4B3C">
            <w:pPr>
              <w:spacing w:before="120"/>
              <w:rPr>
                <w:highlight w:val="lightGray"/>
                <w:rPrChange w:id="1043" w:author="Victoria Shilina" w:date="2018-10-24T12:46:00Z">
                  <w:rPr/>
                </w:rPrChange>
              </w:rPr>
            </w:pPr>
            <w:r w:rsidRPr="006A4FFA">
              <w:rPr>
                <w:highlight w:val="lightGray"/>
                <w:rPrChange w:id="1044" w:author="Victoria Shilina" w:date="2018-10-24T12:46:00Z">
                  <w:rPr/>
                </w:rPrChange>
              </w:rPr>
              <w:t>3167</w:t>
            </w:r>
          </w:p>
        </w:tc>
        <w:tc>
          <w:tcPr>
            <w:tcW w:w="1891" w:type="dxa"/>
          </w:tcPr>
          <w:p w14:paraId="543F72EF" w14:textId="0590523C" w:rsidR="00287DAD" w:rsidRPr="006A4FFA" w:rsidRDefault="003613A5" w:rsidP="00FB4B3C">
            <w:pPr>
              <w:spacing w:before="120"/>
              <w:rPr>
                <w:highlight w:val="lightGray"/>
                <w:rPrChange w:id="1045" w:author="Victoria Shilina" w:date="2018-10-24T12:46:00Z">
                  <w:rPr/>
                </w:rPrChange>
              </w:rPr>
            </w:pPr>
            <w:r w:rsidRPr="006A4FFA">
              <w:rPr>
                <w:highlight w:val="lightGray"/>
                <w:rPrChange w:id="1046" w:author="Victoria Shilina" w:date="2018-10-24T12:46:00Z">
                  <w:rPr/>
                </w:rPrChange>
              </w:rPr>
              <w:t>2492</w:t>
            </w:r>
          </w:p>
        </w:tc>
        <w:tc>
          <w:tcPr>
            <w:tcW w:w="1892" w:type="dxa"/>
          </w:tcPr>
          <w:p w14:paraId="2129200E" w14:textId="42A04389" w:rsidR="00287DAD" w:rsidRPr="006A4FFA" w:rsidRDefault="003613A5" w:rsidP="00FB4B3C">
            <w:pPr>
              <w:spacing w:before="120"/>
              <w:rPr>
                <w:highlight w:val="lightGray"/>
                <w:rPrChange w:id="1047" w:author="Victoria Shilina" w:date="2018-10-24T12:46:00Z">
                  <w:rPr/>
                </w:rPrChange>
              </w:rPr>
            </w:pPr>
            <w:r w:rsidRPr="006A4FFA">
              <w:rPr>
                <w:highlight w:val="lightGray"/>
                <w:rPrChange w:id="1048" w:author="Victoria Shilina" w:date="2018-10-24T12:46:00Z">
                  <w:rPr/>
                </w:rPrChange>
              </w:rPr>
              <w:t>2492</w:t>
            </w:r>
          </w:p>
        </w:tc>
        <w:tc>
          <w:tcPr>
            <w:tcW w:w="1892" w:type="dxa"/>
          </w:tcPr>
          <w:p w14:paraId="41BF7BC6" w14:textId="06162B74" w:rsidR="00287DAD" w:rsidRPr="006A4FFA" w:rsidRDefault="003613A5" w:rsidP="00FB4B3C">
            <w:pPr>
              <w:spacing w:before="120"/>
              <w:rPr>
                <w:highlight w:val="lightGray"/>
                <w:rPrChange w:id="1049" w:author="Victoria Shilina" w:date="2018-10-24T12:46:00Z">
                  <w:rPr/>
                </w:rPrChange>
              </w:rPr>
            </w:pPr>
            <w:r w:rsidRPr="006A4FFA">
              <w:rPr>
                <w:highlight w:val="lightGray"/>
                <w:rPrChange w:id="1050" w:author="Victoria Shilina" w:date="2018-10-24T12:46:00Z">
                  <w:rPr/>
                </w:rPrChange>
              </w:rPr>
              <w:t>2492</w:t>
            </w:r>
          </w:p>
        </w:tc>
      </w:tr>
      <w:tr w:rsidR="00287DAD" w:rsidRPr="006A4FFA" w14:paraId="2E95847B" w14:textId="77777777" w:rsidTr="00FB4B3C">
        <w:tc>
          <w:tcPr>
            <w:tcW w:w="1891" w:type="dxa"/>
          </w:tcPr>
          <w:p w14:paraId="098D11BF" w14:textId="77777777" w:rsidR="00287DAD" w:rsidRPr="006A4FFA" w:rsidRDefault="00287DAD" w:rsidP="00FB4B3C">
            <w:pPr>
              <w:spacing w:before="120"/>
              <w:rPr>
                <w:highlight w:val="lightGray"/>
                <w:rPrChange w:id="1051" w:author="Victoria Shilina" w:date="2018-10-24T12:46:00Z">
                  <w:rPr/>
                </w:rPrChange>
              </w:rPr>
            </w:pPr>
            <w:r w:rsidRPr="006A4FFA">
              <w:rPr>
                <w:highlight w:val="lightGray"/>
                <w:rPrChange w:id="1052" w:author="Victoria Shilina" w:date="2018-10-24T12:46:00Z">
                  <w:rPr/>
                </w:rPrChange>
              </w:rPr>
              <w:t>Вместимость, кг</w:t>
            </w:r>
          </w:p>
        </w:tc>
        <w:tc>
          <w:tcPr>
            <w:tcW w:w="1891" w:type="dxa"/>
          </w:tcPr>
          <w:p w14:paraId="03EE7394" w14:textId="7CFB0925" w:rsidR="00287DAD" w:rsidRPr="006A4FFA" w:rsidRDefault="00951135" w:rsidP="00FB4B3C">
            <w:pPr>
              <w:spacing w:before="120"/>
              <w:rPr>
                <w:highlight w:val="lightGray"/>
                <w:rPrChange w:id="1053" w:author="Victoria Shilina" w:date="2018-10-24T12:46:00Z">
                  <w:rPr/>
                </w:rPrChange>
              </w:rPr>
            </w:pPr>
            <w:r w:rsidRPr="006A4FFA">
              <w:rPr>
                <w:highlight w:val="lightGray"/>
                <w:rPrChange w:id="1054" w:author="Victoria Shilina" w:date="2018-10-24T12:46:00Z">
                  <w:rPr/>
                </w:rPrChange>
              </w:rPr>
              <w:t>150</w:t>
            </w:r>
          </w:p>
        </w:tc>
        <w:tc>
          <w:tcPr>
            <w:tcW w:w="1891" w:type="dxa"/>
          </w:tcPr>
          <w:p w14:paraId="6DD4A82A" w14:textId="459AD956" w:rsidR="00287DAD" w:rsidRPr="006A4FFA" w:rsidRDefault="00951135" w:rsidP="00FB4B3C">
            <w:pPr>
              <w:spacing w:before="120"/>
              <w:rPr>
                <w:highlight w:val="lightGray"/>
                <w:rPrChange w:id="1055" w:author="Victoria Shilina" w:date="2018-10-24T12:46:00Z">
                  <w:rPr/>
                </w:rPrChange>
              </w:rPr>
            </w:pPr>
            <w:r w:rsidRPr="006A4FFA">
              <w:rPr>
                <w:highlight w:val="lightGray"/>
                <w:rPrChange w:id="1056" w:author="Victoria Shilina" w:date="2018-10-24T12:46:00Z">
                  <w:rPr/>
                </w:rPrChange>
              </w:rPr>
              <w:t>120</w:t>
            </w:r>
          </w:p>
        </w:tc>
        <w:tc>
          <w:tcPr>
            <w:tcW w:w="1892" w:type="dxa"/>
          </w:tcPr>
          <w:p w14:paraId="12444454" w14:textId="60908CAF" w:rsidR="00287DAD" w:rsidRPr="006A4FFA" w:rsidRDefault="00951135" w:rsidP="00FB4B3C">
            <w:pPr>
              <w:spacing w:before="120"/>
              <w:rPr>
                <w:highlight w:val="lightGray"/>
                <w:rPrChange w:id="1057" w:author="Victoria Shilina" w:date="2018-10-24T12:46:00Z">
                  <w:rPr/>
                </w:rPrChange>
              </w:rPr>
            </w:pPr>
            <w:r w:rsidRPr="006A4FFA">
              <w:rPr>
                <w:highlight w:val="lightGray"/>
                <w:rPrChange w:id="1058" w:author="Victoria Shilina" w:date="2018-10-24T12:46:00Z">
                  <w:rPr/>
                </w:rPrChange>
              </w:rPr>
              <w:t>120</w:t>
            </w:r>
          </w:p>
        </w:tc>
        <w:tc>
          <w:tcPr>
            <w:tcW w:w="1892" w:type="dxa"/>
          </w:tcPr>
          <w:p w14:paraId="5FFE01BC" w14:textId="460DF83C" w:rsidR="00287DAD" w:rsidRPr="006A4FFA" w:rsidRDefault="00951135" w:rsidP="00FB4B3C">
            <w:pPr>
              <w:spacing w:before="120"/>
              <w:rPr>
                <w:highlight w:val="lightGray"/>
                <w:rPrChange w:id="1059" w:author="Victoria Shilina" w:date="2018-10-24T12:46:00Z">
                  <w:rPr/>
                </w:rPrChange>
              </w:rPr>
            </w:pPr>
            <w:r w:rsidRPr="006A4FFA">
              <w:rPr>
                <w:highlight w:val="lightGray"/>
                <w:rPrChange w:id="1060" w:author="Victoria Shilina" w:date="2018-10-24T12:46:00Z">
                  <w:rPr/>
                </w:rPrChange>
              </w:rPr>
              <w:t>120</w:t>
            </w:r>
          </w:p>
        </w:tc>
      </w:tr>
      <w:tr w:rsidR="00287DAD" w:rsidRPr="006A4FFA" w14:paraId="71372B65" w14:textId="77777777" w:rsidTr="00FB4B3C">
        <w:tc>
          <w:tcPr>
            <w:tcW w:w="1891" w:type="dxa"/>
          </w:tcPr>
          <w:p w14:paraId="39082DD6" w14:textId="77777777" w:rsidR="00287DAD" w:rsidRPr="006A4FFA" w:rsidRDefault="00287DAD" w:rsidP="00FB4B3C">
            <w:pPr>
              <w:spacing w:before="120"/>
              <w:rPr>
                <w:highlight w:val="lightGray"/>
                <w:rPrChange w:id="1061" w:author="Victoria Shilina" w:date="2018-10-24T12:46:00Z">
                  <w:rPr/>
                </w:rPrChange>
              </w:rPr>
            </w:pPr>
            <w:r w:rsidRPr="006A4FFA">
              <w:rPr>
                <w:highlight w:val="lightGray"/>
                <w:rPrChange w:id="1062" w:author="Victoria Shilina" w:date="2018-10-24T12:46:00Z">
                  <w:rPr/>
                </w:rPrChange>
              </w:rPr>
              <w:t>Тип лотка</w:t>
            </w:r>
          </w:p>
        </w:tc>
        <w:tc>
          <w:tcPr>
            <w:tcW w:w="1891" w:type="dxa"/>
          </w:tcPr>
          <w:p w14:paraId="09D34BB4" w14:textId="20F8EF6A" w:rsidR="00287DAD" w:rsidRPr="006A4FFA" w:rsidRDefault="00287DAD" w:rsidP="00FB4B3C">
            <w:pPr>
              <w:spacing w:before="120"/>
              <w:rPr>
                <w:highlight w:val="lightGray"/>
                <w:rPrChange w:id="1063" w:author="Victoria Shilina" w:date="2018-10-24T12:46:00Z">
                  <w:rPr/>
                </w:rPrChange>
              </w:rPr>
            </w:pPr>
            <w:r w:rsidRPr="006A4FFA">
              <w:rPr>
                <w:highlight w:val="lightGray"/>
                <w:rPrChange w:id="1064" w:author="Victoria Shilina" w:date="2018-10-24T12:46:00Z">
                  <w:rPr/>
                </w:rPrChange>
              </w:rPr>
              <w:t xml:space="preserve">Тип </w:t>
            </w:r>
            <w:r w:rsidR="00951135" w:rsidRPr="006A4FFA">
              <w:rPr>
                <w:highlight w:val="lightGray"/>
                <w:rPrChange w:id="1065" w:author="Victoria Shilina" w:date="2018-10-24T12:46:00Z">
                  <w:rPr/>
                </w:rPrChange>
              </w:rPr>
              <w:t>1,2</w:t>
            </w:r>
          </w:p>
        </w:tc>
        <w:tc>
          <w:tcPr>
            <w:tcW w:w="1891" w:type="dxa"/>
          </w:tcPr>
          <w:p w14:paraId="0A0BED85" w14:textId="09057247" w:rsidR="00287DAD" w:rsidRPr="006A4FFA" w:rsidRDefault="00287DAD" w:rsidP="00FB4B3C">
            <w:pPr>
              <w:spacing w:before="120"/>
              <w:rPr>
                <w:highlight w:val="lightGray"/>
                <w:rPrChange w:id="1066" w:author="Victoria Shilina" w:date="2018-10-24T12:46:00Z">
                  <w:rPr/>
                </w:rPrChange>
              </w:rPr>
            </w:pPr>
            <w:r w:rsidRPr="006A4FFA">
              <w:rPr>
                <w:highlight w:val="lightGray"/>
                <w:rPrChange w:id="1067" w:author="Victoria Shilina" w:date="2018-10-24T12:46:00Z">
                  <w:rPr/>
                </w:rPrChange>
              </w:rPr>
              <w:t xml:space="preserve">Тип </w:t>
            </w:r>
            <w:r w:rsidR="00951135" w:rsidRPr="006A4FFA">
              <w:rPr>
                <w:highlight w:val="lightGray"/>
                <w:rPrChange w:id="1068" w:author="Victoria Shilina" w:date="2018-10-24T12:46:00Z">
                  <w:rPr/>
                </w:rPrChange>
              </w:rPr>
              <w:t>1,2</w:t>
            </w:r>
          </w:p>
        </w:tc>
        <w:tc>
          <w:tcPr>
            <w:tcW w:w="1892" w:type="dxa"/>
          </w:tcPr>
          <w:p w14:paraId="06A3B27B" w14:textId="30FDCD2F" w:rsidR="00287DAD" w:rsidRPr="006A4FFA" w:rsidRDefault="00287DAD" w:rsidP="00FB4B3C">
            <w:pPr>
              <w:spacing w:before="120"/>
              <w:rPr>
                <w:highlight w:val="lightGray"/>
                <w:rPrChange w:id="1069" w:author="Victoria Shilina" w:date="2018-10-24T12:46:00Z">
                  <w:rPr/>
                </w:rPrChange>
              </w:rPr>
            </w:pPr>
            <w:r w:rsidRPr="006A4FFA">
              <w:rPr>
                <w:highlight w:val="lightGray"/>
                <w:rPrChange w:id="1070" w:author="Victoria Shilina" w:date="2018-10-24T12:46:00Z">
                  <w:rPr/>
                </w:rPrChange>
              </w:rPr>
              <w:t xml:space="preserve">Тип </w:t>
            </w:r>
            <w:r w:rsidR="00951135" w:rsidRPr="006A4FFA">
              <w:rPr>
                <w:highlight w:val="lightGray"/>
                <w:rPrChange w:id="1071" w:author="Victoria Shilina" w:date="2018-10-24T12:46:00Z">
                  <w:rPr/>
                </w:rPrChange>
              </w:rPr>
              <w:t>1,2</w:t>
            </w:r>
          </w:p>
        </w:tc>
        <w:tc>
          <w:tcPr>
            <w:tcW w:w="1892" w:type="dxa"/>
          </w:tcPr>
          <w:p w14:paraId="5102BDC6" w14:textId="70F6D5F5" w:rsidR="00287DAD" w:rsidRPr="006A4FFA" w:rsidRDefault="00287DAD" w:rsidP="00FB4B3C">
            <w:pPr>
              <w:spacing w:before="120"/>
              <w:rPr>
                <w:highlight w:val="lightGray"/>
                <w:rPrChange w:id="1072" w:author="Victoria Shilina" w:date="2018-10-24T12:46:00Z">
                  <w:rPr/>
                </w:rPrChange>
              </w:rPr>
            </w:pPr>
            <w:r w:rsidRPr="006A4FFA">
              <w:rPr>
                <w:highlight w:val="lightGray"/>
                <w:rPrChange w:id="1073" w:author="Victoria Shilina" w:date="2018-10-24T12:46:00Z">
                  <w:rPr/>
                </w:rPrChange>
              </w:rPr>
              <w:t>Тип 1</w:t>
            </w:r>
            <w:r w:rsidR="00951135" w:rsidRPr="006A4FFA">
              <w:rPr>
                <w:highlight w:val="lightGray"/>
                <w:rPrChange w:id="1074" w:author="Victoria Shilina" w:date="2018-10-24T12:46:00Z">
                  <w:rPr/>
                </w:rPrChange>
              </w:rPr>
              <w:t>,2</w:t>
            </w:r>
          </w:p>
        </w:tc>
      </w:tr>
      <w:tr w:rsidR="00287DAD" w:rsidRPr="002A11A8" w14:paraId="3FD70A1B" w14:textId="77777777" w:rsidTr="00FB4B3C">
        <w:tc>
          <w:tcPr>
            <w:tcW w:w="1891" w:type="dxa"/>
          </w:tcPr>
          <w:p w14:paraId="6C88B30E" w14:textId="77777777" w:rsidR="00287DAD" w:rsidRPr="006A4FFA" w:rsidRDefault="00287DAD" w:rsidP="00FB4B3C">
            <w:pPr>
              <w:spacing w:before="120"/>
              <w:rPr>
                <w:highlight w:val="lightGray"/>
                <w:rPrChange w:id="1075" w:author="Victoria Shilina" w:date="2018-10-24T12:46:00Z">
                  <w:rPr/>
                </w:rPrChange>
              </w:rPr>
            </w:pPr>
            <w:r w:rsidRPr="006A4FFA">
              <w:rPr>
                <w:highlight w:val="lightGray"/>
                <w:rPrChange w:id="1076" w:author="Victoria Shilina" w:date="2018-10-24T12:46:00Z">
                  <w:rPr/>
                </w:rPrChange>
              </w:rPr>
              <w:t>Количество лотков в ячейке</w:t>
            </w:r>
          </w:p>
        </w:tc>
        <w:tc>
          <w:tcPr>
            <w:tcW w:w="1891" w:type="dxa"/>
          </w:tcPr>
          <w:p w14:paraId="534A198B" w14:textId="3182C46B" w:rsidR="00287DAD" w:rsidRPr="006A4FFA" w:rsidRDefault="003613A5" w:rsidP="00FB4B3C">
            <w:pPr>
              <w:spacing w:before="120"/>
              <w:rPr>
                <w:highlight w:val="lightGray"/>
                <w:rPrChange w:id="1077" w:author="Victoria Shilina" w:date="2018-10-24T12:46:00Z">
                  <w:rPr/>
                </w:rPrChange>
              </w:rPr>
            </w:pPr>
            <w:r w:rsidRPr="006A4FFA">
              <w:rPr>
                <w:highlight w:val="lightGray"/>
                <w:rPrChange w:id="1078" w:author="Victoria Shilina" w:date="2018-10-24T12:46:00Z">
                  <w:rPr/>
                </w:rPrChange>
              </w:rPr>
              <w:t>5</w:t>
            </w:r>
          </w:p>
        </w:tc>
        <w:tc>
          <w:tcPr>
            <w:tcW w:w="1891" w:type="dxa"/>
          </w:tcPr>
          <w:p w14:paraId="5CC2D444" w14:textId="64E851E8" w:rsidR="00287DAD" w:rsidRPr="006A4FFA" w:rsidRDefault="003613A5" w:rsidP="00FB4B3C">
            <w:pPr>
              <w:spacing w:before="120"/>
              <w:rPr>
                <w:highlight w:val="lightGray"/>
                <w:rPrChange w:id="1079" w:author="Victoria Shilina" w:date="2018-10-24T12:46:00Z">
                  <w:rPr/>
                </w:rPrChange>
              </w:rPr>
            </w:pPr>
            <w:r w:rsidRPr="006A4FFA">
              <w:rPr>
                <w:highlight w:val="lightGray"/>
                <w:rPrChange w:id="1080" w:author="Victoria Shilina" w:date="2018-10-24T12:46:00Z">
                  <w:rPr/>
                </w:rPrChange>
              </w:rPr>
              <w:t>4</w:t>
            </w:r>
          </w:p>
        </w:tc>
        <w:tc>
          <w:tcPr>
            <w:tcW w:w="1892" w:type="dxa"/>
          </w:tcPr>
          <w:p w14:paraId="39562EB0" w14:textId="3E6D4EB4" w:rsidR="00287DAD" w:rsidRPr="006A4FFA" w:rsidRDefault="003613A5" w:rsidP="00FB4B3C">
            <w:pPr>
              <w:spacing w:before="120"/>
              <w:rPr>
                <w:highlight w:val="lightGray"/>
                <w:rPrChange w:id="1081" w:author="Victoria Shilina" w:date="2018-10-24T12:46:00Z">
                  <w:rPr/>
                </w:rPrChange>
              </w:rPr>
            </w:pPr>
            <w:r w:rsidRPr="006A4FFA">
              <w:rPr>
                <w:highlight w:val="lightGray"/>
                <w:rPrChange w:id="1082" w:author="Victoria Shilina" w:date="2018-10-24T12:46:00Z">
                  <w:rPr/>
                </w:rPrChange>
              </w:rPr>
              <w:t>4</w:t>
            </w:r>
          </w:p>
        </w:tc>
        <w:tc>
          <w:tcPr>
            <w:tcW w:w="1892" w:type="dxa"/>
          </w:tcPr>
          <w:p w14:paraId="3A49E4B0" w14:textId="4861C3F6" w:rsidR="00287DAD" w:rsidRPr="002A11A8" w:rsidRDefault="003613A5" w:rsidP="00FB4B3C">
            <w:pPr>
              <w:spacing w:before="120"/>
            </w:pPr>
            <w:r w:rsidRPr="006A4FFA">
              <w:rPr>
                <w:highlight w:val="lightGray"/>
                <w:rPrChange w:id="1083" w:author="Victoria Shilina" w:date="2018-10-24T12:46:00Z">
                  <w:rPr/>
                </w:rPrChange>
              </w:rPr>
              <w:t>4</w:t>
            </w:r>
          </w:p>
        </w:tc>
      </w:tr>
    </w:tbl>
    <w:p w14:paraId="37AB834D" w14:textId="76CB0135" w:rsidR="00287DAD" w:rsidDel="006A4FFA" w:rsidRDefault="00287DAD" w:rsidP="006109EA">
      <w:pPr>
        <w:spacing w:before="120" w:after="0"/>
        <w:rPr>
          <w:del w:id="1084" w:author="Victoria Shilina" w:date="2018-10-24T12:46:00Z"/>
        </w:rPr>
      </w:pPr>
    </w:p>
    <w:p w14:paraId="1F4BE503" w14:textId="64FA4A42" w:rsidR="00287DAD" w:rsidDel="006A4FFA" w:rsidRDefault="00287DAD">
      <w:pPr>
        <w:spacing w:before="120" w:after="0"/>
        <w:rPr>
          <w:del w:id="1085" w:author="Victoria Shilina" w:date="2018-10-24T12:46:00Z"/>
        </w:rPr>
        <w:pPrChange w:id="1086" w:author="Victoria Shilina" w:date="2018-10-24T12:53:00Z">
          <w:pPr>
            <w:spacing w:before="120" w:after="0"/>
            <w:ind w:firstLine="539"/>
          </w:pPr>
        </w:pPrChange>
      </w:pPr>
    </w:p>
    <w:p w14:paraId="3D9D6C3F" w14:textId="70FFB77E" w:rsidR="00287DAD" w:rsidDel="006A4FFA" w:rsidRDefault="00287DAD">
      <w:pPr>
        <w:spacing w:before="120" w:after="0"/>
        <w:rPr>
          <w:del w:id="1087" w:author="Victoria Shilina" w:date="2018-10-24T12:46:00Z"/>
        </w:rPr>
        <w:pPrChange w:id="1088" w:author="Victoria Shilina" w:date="2018-10-24T12:53:00Z">
          <w:pPr>
            <w:spacing w:before="120" w:after="0"/>
            <w:ind w:firstLine="539"/>
          </w:pPr>
        </w:pPrChange>
      </w:pPr>
    </w:p>
    <w:p w14:paraId="5B4E83A7" w14:textId="1D2F3DBC" w:rsidR="00287DAD" w:rsidDel="006A4FFA" w:rsidRDefault="00287DAD">
      <w:pPr>
        <w:spacing w:before="120" w:after="0"/>
        <w:rPr>
          <w:del w:id="1089" w:author="Victoria Shilina" w:date="2018-10-24T12:46:00Z"/>
        </w:rPr>
        <w:pPrChange w:id="1090" w:author="Victoria Shilina" w:date="2018-10-24T12:53:00Z">
          <w:pPr>
            <w:spacing w:before="120" w:after="0"/>
            <w:ind w:firstLine="539"/>
          </w:pPr>
        </w:pPrChange>
      </w:pPr>
    </w:p>
    <w:p w14:paraId="6E1D848B" w14:textId="38600A92" w:rsidR="00287DAD" w:rsidDel="006A4FFA" w:rsidRDefault="00287DAD">
      <w:pPr>
        <w:spacing w:before="120" w:after="0"/>
        <w:rPr>
          <w:del w:id="1091" w:author="Victoria Shilina" w:date="2018-10-24T12:46:00Z"/>
        </w:rPr>
        <w:pPrChange w:id="1092" w:author="Victoria Shilina" w:date="2018-10-24T12:53:00Z">
          <w:pPr>
            <w:spacing w:before="120" w:after="0"/>
            <w:ind w:firstLine="539"/>
          </w:pPr>
        </w:pPrChange>
      </w:pPr>
    </w:p>
    <w:p w14:paraId="7D72B164" w14:textId="5782627F" w:rsidR="00287DAD" w:rsidDel="006A4FFA" w:rsidRDefault="00287DAD">
      <w:pPr>
        <w:spacing w:before="120" w:after="0"/>
        <w:rPr>
          <w:del w:id="1093" w:author="Victoria Shilina" w:date="2018-10-24T12:46:00Z"/>
        </w:rPr>
        <w:pPrChange w:id="1094" w:author="Victoria Shilina" w:date="2018-10-24T12:53:00Z">
          <w:pPr>
            <w:spacing w:before="120" w:after="0"/>
            <w:ind w:firstLine="539"/>
          </w:pPr>
        </w:pPrChange>
      </w:pPr>
    </w:p>
    <w:p w14:paraId="340C54EC" w14:textId="40098BB6" w:rsidR="00287DAD" w:rsidDel="006A4FFA" w:rsidRDefault="00287DAD">
      <w:pPr>
        <w:spacing w:before="120" w:after="0"/>
        <w:rPr>
          <w:del w:id="1095" w:author="Victoria Shilina" w:date="2018-10-24T12:46:00Z"/>
        </w:rPr>
        <w:pPrChange w:id="1096" w:author="Victoria Shilina" w:date="2018-10-24T12:53:00Z">
          <w:pPr>
            <w:spacing w:before="120" w:after="0"/>
            <w:ind w:firstLine="539"/>
          </w:pPr>
        </w:pPrChange>
      </w:pPr>
    </w:p>
    <w:p w14:paraId="5822A47F" w14:textId="49419C55" w:rsidR="00287DAD" w:rsidDel="006A4FFA" w:rsidRDefault="00287DAD">
      <w:pPr>
        <w:spacing w:before="120" w:after="0"/>
        <w:rPr>
          <w:del w:id="1097" w:author="Victoria Shilina" w:date="2018-10-24T12:46:00Z"/>
        </w:rPr>
        <w:pPrChange w:id="1098" w:author="Victoria Shilina" w:date="2018-10-24T12:53:00Z">
          <w:pPr>
            <w:spacing w:before="120" w:after="0"/>
            <w:ind w:firstLine="539"/>
          </w:pPr>
        </w:pPrChange>
      </w:pPr>
    </w:p>
    <w:p w14:paraId="1819E276" w14:textId="58E422A4" w:rsidR="002B38AC" w:rsidRPr="00FD3425" w:rsidRDefault="002B38AC" w:rsidP="002B38AC">
      <w:pPr>
        <w:spacing w:before="120" w:after="0"/>
        <w:ind w:firstLine="539"/>
      </w:pPr>
      <w:r w:rsidRPr="00F54A43">
        <w:rPr>
          <w:highlight w:val="lightGray"/>
          <w:rPrChange w:id="1099" w:author="Victoria Shilina" w:date="2018-10-24T12:46:00Z">
            <w:rPr/>
          </w:rPrChange>
        </w:rPr>
        <w:t xml:space="preserve">Этикетки с именем и </w:t>
      </w:r>
      <w:proofErr w:type="spellStart"/>
      <w:r w:rsidRPr="00F54A43">
        <w:rPr>
          <w:highlight w:val="lightGray"/>
          <w:rPrChange w:id="1100" w:author="Victoria Shilina" w:date="2018-10-24T12:46:00Z">
            <w:rPr/>
          </w:rPrChange>
        </w:rPr>
        <w:t>штрихкодом</w:t>
      </w:r>
      <w:proofErr w:type="spellEnd"/>
      <w:r w:rsidRPr="00F54A43">
        <w:rPr>
          <w:highlight w:val="lightGray"/>
          <w:rPrChange w:id="1101" w:author="Victoria Shilina" w:date="2018-10-24T12:46:00Z">
            <w:rPr/>
          </w:rPrChange>
        </w:rPr>
        <w:t xml:space="preserve"> ячейки располагаются на </w:t>
      </w:r>
      <w:r w:rsidR="002818A3" w:rsidRPr="00F54A43">
        <w:rPr>
          <w:highlight w:val="lightGray"/>
          <w:rPrChange w:id="1102" w:author="Victoria Shilina" w:date="2018-10-24T12:46:00Z">
            <w:rPr/>
          </w:rPrChange>
        </w:rPr>
        <w:t xml:space="preserve">траверсах </w:t>
      </w:r>
      <w:r w:rsidRPr="00F54A43">
        <w:rPr>
          <w:highlight w:val="lightGray"/>
          <w:rPrChange w:id="1103" w:author="Victoria Shilina" w:date="2018-10-24T12:46:00Z">
            <w:rPr/>
          </w:rPrChange>
        </w:rPr>
        <w:t xml:space="preserve">стеллажей. Подтверждение ячейки выполняется в WMS сканированием </w:t>
      </w:r>
      <w:proofErr w:type="spellStart"/>
      <w:r w:rsidRPr="00F54A43">
        <w:rPr>
          <w:highlight w:val="lightGray"/>
          <w:rPrChange w:id="1104" w:author="Victoria Shilina" w:date="2018-10-24T12:46:00Z">
            <w:rPr/>
          </w:rPrChange>
        </w:rPr>
        <w:t>штрихкода</w:t>
      </w:r>
      <w:proofErr w:type="spellEnd"/>
      <w:r w:rsidRPr="00F54A43">
        <w:rPr>
          <w:highlight w:val="lightGray"/>
          <w:rPrChange w:id="1105" w:author="Victoria Shilina" w:date="2018-10-24T12:46:00Z">
            <w:rPr/>
          </w:rPrChange>
        </w:rPr>
        <w:t xml:space="preserve"> этикетки ячейки.</w:t>
      </w:r>
    </w:p>
    <w:p w14:paraId="34119119" w14:textId="554DDC9E" w:rsidR="002B38AC" w:rsidRPr="00FD3425" w:rsidRDefault="002B38AC" w:rsidP="002B38AC">
      <w:pPr>
        <w:spacing w:before="120" w:after="0"/>
        <w:ind w:firstLine="539"/>
      </w:pPr>
      <w:r w:rsidRPr="00757829">
        <w:rPr>
          <w:highlight w:val="lightGray"/>
          <w:rPrChange w:id="1106" w:author="Victoria Shilina" w:date="2018-10-24T12:47:00Z">
            <w:rPr/>
          </w:rPrChange>
        </w:rPr>
        <w:t>В одной ячейке зоны могут хранитьс</w:t>
      </w:r>
      <w:r w:rsidR="00C71AF5" w:rsidRPr="00757829">
        <w:rPr>
          <w:highlight w:val="lightGray"/>
          <w:rPrChange w:id="1107" w:author="Victoria Shilina" w:date="2018-10-24T12:47:00Z">
            <w:rPr/>
          </w:rPrChange>
        </w:rPr>
        <w:t xml:space="preserve">я лотки с товаром одного </w:t>
      </w:r>
      <w:ins w:id="1108" w:author="Victoria Shilina" w:date="2018-10-24T12:52:00Z">
        <w:r w:rsidR="00FD42F6" w:rsidRPr="00757829">
          <w:rPr>
            <w:highlight w:val="lightGray"/>
          </w:rPr>
          <w:t>З</w:t>
        </w:r>
      </w:ins>
      <w:del w:id="1109" w:author="Victoria Shilina" w:date="2018-10-24T12:52:00Z">
        <w:r w:rsidR="00C71AF5" w:rsidRPr="00757829" w:rsidDel="00FD42F6">
          <w:rPr>
            <w:highlight w:val="lightGray"/>
            <w:rPrChange w:id="1110" w:author="Victoria Shilina" w:date="2018-10-24T12:47:00Z">
              <w:rPr/>
            </w:rPrChange>
          </w:rPr>
          <w:delText>з</w:delText>
        </w:r>
      </w:del>
      <w:r w:rsidR="00C71AF5" w:rsidRPr="00757829">
        <w:rPr>
          <w:highlight w:val="lightGray"/>
          <w:rPrChange w:id="1111" w:author="Victoria Shilina" w:date="2018-10-24T12:47:00Z">
            <w:rPr/>
          </w:rPrChange>
        </w:rPr>
        <w:t xml:space="preserve">аказа и </w:t>
      </w:r>
      <w:r w:rsidR="00C71AF5" w:rsidRPr="00757829">
        <w:rPr>
          <w:highlight w:val="lightGray"/>
        </w:rPr>
        <w:t>одно</w:t>
      </w:r>
      <w:ins w:id="1112" w:author="Victoria Shilina" w:date="2018-10-24T12:46:00Z">
        <w:r w:rsidR="003256C5" w:rsidRPr="00757829">
          <w:rPr>
            <w:highlight w:val="lightGray"/>
          </w:rPr>
          <w:t>го</w:t>
        </w:r>
      </w:ins>
      <w:r w:rsidR="00724318" w:rsidRPr="00757829">
        <w:rPr>
          <w:highlight w:val="lightGray"/>
        </w:rPr>
        <w:t xml:space="preserve"> или нескольких</w:t>
      </w:r>
      <w:ins w:id="1113" w:author="Victoria Shilina" w:date="2018-10-24T12:46:00Z">
        <w:r w:rsidR="003256C5" w:rsidRPr="00757829">
          <w:rPr>
            <w:highlight w:val="lightGray"/>
          </w:rPr>
          <w:t xml:space="preserve"> Товар</w:t>
        </w:r>
      </w:ins>
      <w:r w:rsidR="00724318" w:rsidRPr="00757829">
        <w:rPr>
          <w:highlight w:val="lightGray"/>
        </w:rPr>
        <w:t>ов</w:t>
      </w:r>
      <w:ins w:id="1114" w:author="Victoria Shilina" w:date="2018-10-24T12:46:00Z">
        <w:r w:rsidR="003256C5" w:rsidRPr="00757829">
          <w:rPr>
            <w:highlight w:val="lightGray"/>
          </w:rPr>
          <w:t xml:space="preserve"> </w:t>
        </w:r>
      </w:ins>
      <w:r w:rsidR="00757829" w:rsidRPr="00757829">
        <w:rPr>
          <w:highlight w:val="lightGray"/>
        </w:rPr>
        <w:t>(кодов товаро</w:t>
      </w:r>
      <w:r w:rsidR="00724318" w:rsidRPr="00757829">
        <w:rPr>
          <w:highlight w:val="lightGray"/>
        </w:rPr>
        <w:t>в</w:t>
      </w:r>
      <w:ins w:id="1115" w:author="Victoria Shilina" w:date="2018-10-24T12:46:00Z">
        <w:r w:rsidR="003256C5" w:rsidRPr="00757829">
          <w:rPr>
            <w:highlight w:val="lightGray"/>
          </w:rPr>
          <w:t>)</w:t>
        </w:r>
      </w:ins>
      <w:del w:id="1116" w:author="Victoria Shilina" w:date="2018-10-24T12:46:00Z">
        <w:r w:rsidR="00C71AF5" w:rsidRPr="00757829" w:rsidDel="00F54A43">
          <w:rPr>
            <w:highlight w:val="lightGray"/>
          </w:rPr>
          <w:delText>й торговой марки</w:delText>
        </w:r>
      </w:del>
      <w:r w:rsidR="00C71AF5" w:rsidRPr="00757829">
        <w:rPr>
          <w:highlight w:val="lightGray"/>
        </w:rPr>
        <w:t>.</w:t>
      </w:r>
    </w:p>
    <w:p w14:paraId="20F849D2" w14:textId="4407738B" w:rsidR="002B38AC" w:rsidRPr="00FD3425" w:rsidRDefault="00E72370" w:rsidP="002B38AC">
      <w:pPr>
        <w:pStyle w:val="3"/>
      </w:pPr>
      <w:bookmarkStart w:id="1117" w:name="_Toc529192710"/>
      <w:r w:rsidRPr="00FD3425">
        <w:rPr>
          <w:lang w:val="ru-RU"/>
        </w:rPr>
        <w:lastRenderedPageBreak/>
        <w:t xml:space="preserve">Зона </w:t>
      </w:r>
      <w:r w:rsidR="002B38AC" w:rsidRPr="00FD3425">
        <w:rPr>
          <w:lang w:val="en-US"/>
        </w:rPr>
        <w:t>G4</w:t>
      </w:r>
      <w:bookmarkEnd w:id="1117"/>
    </w:p>
    <w:p w14:paraId="7034B9AE" w14:textId="09B3479E" w:rsidR="002B38AC" w:rsidRPr="00FD3425" w:rsidRDefault="002B38AC" w:rsidP="002B38AC">
      <w:pPr>
        <w:ind w:firstLine="708"/>
        <w:rPr>
          <w:lang w:eastAsia="x-none"/>
        </w:rPr>
      </w:pPr>
      <w:r w:rsidRPr="000308BD">
        <w:rPr>
          <w:highlight w:val="lightGray"/>
          <w:lang w:eastAsia="x-none"/>
          <w:rPrChange w:id="1118" w:author="Victoria Shilina" w:date="2018-10-24T12:54:00Z">
            <w:rPr>
              <w:lang w:eastAsia="x-none"/>
            </w:rPr>
          </w:rPrChange>
        </w:rPr>
        <w:t xml:space="preserve">Зона предназначена для хранения и отбора </w:t>
      </w:r>
      <w:del w:id="1119" w:author="Victoria Shilina" w:date="2018-10-24T12:55:00Z">
        <w:r w:rsidRPr="000308BD" w:rsidDel="000308BD">
          <w:rPr>
            <w:highlight w:val="lightGray"/>
            <w:lang w:eastAsia="x-none"/>
            <w:rPrChange w:id="1120" w:author="Victoria Shilina" w:date="2018-10-24T12:54:00Z">
              <w:rPr>
                <w:lang w:eastAsia="x-none"/>
              </w:rPr>
            </w:rPrChange>
          </w:rPr>
          <w:delText>готовой продукции</w:delText>
        </w:r>
      </w:del>
      <w:ins w:id="1121" w:author="Victoria Shilina" w:date="2018-10-24T12:55:00Z">
        <w:r w:rsidR="000308BD">
          <w:rPr>
            <w:highlight w:val="lightGray"/>
            <w:lang w:eastAsia="x-none"/>
          </w:rPr>
          <w:t>товара</w:t>
        </w:r>
      </w:ins>
      <w:ins w:id="1122" w:author="Victoria Shilina" w:date="2018-10-24T12:57:00Z">
        <w:r w:rsidR="001A5600">
          <w:rPr>
            <w:highlight w:val="lightGray"/>
            <w:lang w:eastAsia="x-none"/>
          </w:rPr>
          <w:t xml:space="preserve"> по Заказу</w:t>
        </w:r>
      </w:ins>
      <w:r w:rsidRPr="000308BD">
        <w:rPr>
          <w:highlight w:val="lightGray"/>
          <w:lang w:eastAsia="x-none"/>
          <w:rPrChange w:id="1123" w:author="Victoria Shilina" w:date="2018-10-24T12:54:00Z">
            <w:rPr>
              <w:lang w:eastAsia="x-none"/>
            </w:rPr>
          </w:rPrChange>
        </w:rPr>
        <w:t xml:space="preserve"> в транспортной таре.</w:t>
      </w:r>
    </w:p>
    <w:p w14:paraId="31C4317D" w14:textId="3BFDA424" w:rsidR="002B38AC" w:rsidRPr="00FD3425" w:rsidDel="001A5600" w:rsidRDefault="00B0188D" w:rsidP="002B38AC">
      <w:pPr>
        <w:ind w:firstLine="708"/>
        <w:rPr>
          <w:del w:id="1124" w:author="Victoria Shilina" w:date="2018-10-24T12:57:00Z"/>
          <w:lang w:eastAsia="x-none"/>
        </w:rPr>
      </w:pPr>
      <w:r w:rsidRPr="00521557">
        <w:rPr>
          <w:noProof/>
          <w:highlight w:val="lightGray"/>
          <w:lang w:val="uk-UA" w:eastAsia="uk-UA"/>
          <w:rPrChange w:id="1125" w:author="Victoria Shilina" w:date="2018-10-25T10:03:00Z">
            <w:rPr>
              <w:noProof/>
              <w:lang w:val="uk-UA" w:eastAsia="uk-UA"/>
            </w:rPr>
          </w:rPrChange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DB5123C" wp14:editId="1875802D">
                <wp:simplePos x="0" y="0"/>
                <wp:positionH relativeFrom="column">
                  <wp:posOffset>130617</wp:posOffset>
                </wp:positionH>
                <wp:positionV relativeFrom="paragraph">
                  <wp:posOffset>2618409</wp:posOffset>
                </wp:positionV>
                <wp:extent cx="5972175" cy="238125"/>
                <wp:effectExtent l="0" t="0" r="9525" b="9525"/>
                <wp:wrapThrough wrapText="bothSides">
                  <wp:wrapPolygon edited="0">
                    <wp:start x="0" y="0"/>
                    <wp:lineTo x="0" y="20736"/>
                    <wp:lineTo x="21566" y="20736"/>
                    <wp:lineTo x="21566" y="0"/>
                    <wp:lineTo x="0" y="0"/>
                  </wp:wrapPolygon>
                </wp:wrapThrough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5D8081B" w14:textId="632395C5" w:rsidR="007A1FD9" w:rsidRPr="00B0188D" w:rsidRDefault="007A1FD9" w:rsidP="00230AC6">
                            <w:pPr>
                              <w:pStyle w:val="ab"/>
                              <w:rPr>
                                <w:rFonts w:ascii="Times New Roman" w:hAnsi="Times New Roman"/>
                                <w:b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126" w:name="_Ref515009871"/>
                            <w:r w:rsidRPr="00B0188D">
                              <w:rPr>
                                <w:rFonts w:ascii="Times New Roman" w:hAnsi="Times New Roman"/>
                                <w:b w:val="0"/>
                              </w:rPr>
                              <w:t xml:space="preserve">Рис. </w:t>
                            </w:r>
                            <w:r w:rsidRPr="00B0188D">
                              <w:rPr>
                                <w:rFonts w:ascii="Times New Roman" w:hAnsi="Times New Roman"/>
                                <w:b w:val="0"/>
                              </w:rPr>
                              <w:fldChar w:fldCharType="begin"/>
                            </w:r>
                            <w:r w:rsidRPr="00B0188D">
                              <w:rPr>
                                <w:rFonts w:ascii="Times New Roman" w:hAnsi="Times New Roman"/>
                                <w:b w:val="0"/>
                              </w:rPr>
                              <w:instrText xml:space="preserve"> SEQ Рис. \* ARABIC </w:instrText>
                            </w:r>
                            <w:r w:rsidRPr="00B0188D">
                              <w:rPr>
                                <w:rFonts w:ascii="Times New Roman" w:hAnsi="Times New Roman"/>
                                <w:b w:val="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noProof/>
                              </w:rPr>
                              <w:t>12</w:t>
                            </w:r>
                            <w:r w:rsidRPr="00B0188D">
                              <w:rPr>
                                <w:rFonts w:ascii="Times New Roman" w:hAnsi="Times New Roman"/>
                                <w:b w:val="0"/>
                              </w:rPr>
                              <w:fldChar w:fldCharType="end"/>
                            </w:r>
                            <w:bookmarkEnd w:id="11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5123C" id="Надпись 27" o:spid="_x0000_s1029" type="#_x0000_t202" style="position:absolute;left:0;text-align:left;margin-left:10.3pt;margin-top:206.15pt;width:470.25pt;height:18.7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" stroked="f">
                <v:textbox inset="0,0,0,0">
                  <w:txbxContent>
                    <w:p w14:paraId="25D8081B" w14:textId="632395C5" w:rsidR="007A1FD9" w:rsidRPr="00B0188D" w:rsidRDefault="007A1FD9" w:rsidP="00230AC6">
                      <w:pPr>
                        <w:pStyle w:val="ab"/>
                        <w:rPr>
                          <w:rFonts w:ascii="Times New Roman" w:hAnsi="Times New Roman"/>
                          <w:b w:val="0"/>
                          <w:noProof/>
                          <w:sz w:val="24"/>
                          <w:szCs w:val="24"/>
                        </w:rPr>
                      </w:pPr>
                      <w:bookmarkStart w:id="1127" w:name="_Ref515009871"/>
                      <w:r w:rsidRPr="00B0188D">
                        <w:rPr>
                          <w:rFonts w:ascii="Times New Roman" w:hAnsi="Times New Roman"/>
                          <w:b w:val="0"/>
                        </w:rPr>
                        <w:t xml:space="preserve">Рис. </w:t>
                      </w:r>
                      <w:r w:rsidRPr="00B0188D">
                        <w:rPr>
                          <w:rFonts w:ascii="Times New Roman" w:hAnsi="Times New Roman"/>
                          <w:b w:val="0"/>
                        </w:rPr>
                        <w:fldChar w:fldCharType="begin"/>
                      </w:r>
                      <w:r w:rsidRPr="00B0188D">
                        <w:rPr>
                          <w:rFonts w:ascii="Times New Roman" w:hAnsi="Times New Roman"/>
                          <w:b w:val="0"/>
                        </w:rPr>
                        <w:instrText xml:space="preserve"> SEQ Рис. \* ARABIC </w:instrText>
                      </w:r>
                      <w:r w:rsidRPr="00B0188D">
                        <w:rPr>
                          <w:rFonts w:ascii="Times New Roman" w:hAnsi="Times New Roman"/>
                          <w:b w:val="0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b w:val="0"/>
                          <w:noProof/>
                        </w:rPr>
                        <w:t>12</w:t>
                      </w:r>
                      <w:r w:rsidRPr="00B0188D">
                        <w:rPr>
                          <w:rFonts w:ascii="Times New Roman" w:hAnsi="Times New Roman"/>
                          <w:b w:val="0"/>
                        </w:rPr>
                        <w:fldChar w:fldCharType="end"/>
                      </w:r>
                      <w:bookmarkEnd w:id="1127"/>
                    </w:p>
                  </w:txbxContent>
                </v:textbox>
                <w10:wrap type="through"/>
              </v:shape>
            </w:pict>
          </mc:Fallback>
        </mc:AlternateContent>
      </w:r>
      <w:r w:rsidRPr="00521557">
        <w:rPr>
          <w:noProof/>
          <w:highlight w:val="lightGray"/>
          <w:lang w:val="uk-UA" w:eastAsia="uk-UA"/>
          <w:rPrChange w:id="1128" w:author="Victoria Shilina" w:date="2018-10-25T10:03:00Z">
            <w:rPr>
              <w:noProof/>
              <w:lang w:val="uk-UA" w:eastAsia="uk-UA"/>
            </w:rPr>
          </w:rPrChange>
        </w:rPr>
        <w:drawing>
          <wp:anchor distT="0" distB="0" distL="114300" distR="114300" simplePos="0" relativeHeight="251674624" behindDoc="0" locked="0" layoutInCell="1" allowOverlap="1" wp14:anchorId="4FD63489" wp14:editId="5E05006C">
            <wp:simplePos x="0" y="0"/>
            <wp:positionH relativeFrom="column">
              <wp:posOffset>60235</wp:posOffset>
            </wp:positionH>
            <wp:positionV relativeFrom="paragraph">
              <wp:posOffset>529590</wp:posOffset>
            </wp:positionV>
            <wp:extent cx="5972175" cy="2143125"/>
            <wp:effectExtent l="0" t="0" r="9525" b="9525"/>
            <wp:wrapThrough wrapText="bothSides">
              <wp:wrapPolygon edited="0">
                <wp:start x="0" y="0"/>
                <wp:lineTo x="0" y="21504"/>
                <wp:lineTo x="21566" y="21504"/>
                <wp:lineTo x="21566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38AC" w:rsidRPr="00521557">
        <w:rPr>
          <w:highlight w:val="lightGray"/>
          <w:lang w:eastAsia="x-none"/>
          <w:rPrChange w:id="1129" w:author="Victoria Shilina" w:date="2018-10-25T10:03:00Z">
            <w:rPr>
              <w:lang w:eastAsia="x-none"/>
            </w:rPr>
          </w:rPrChange>
        </w:rPr>
        <w:t xml:space="preserve">Зона состоит из 28-и секций и оборудована системой </w:t>
      </w:r>
      <w:proofErr w:type="spellStart"/>
      <w:r w:rsidR="002B38AC" w:rsidRPr="00521557">
        <w:rPr>
          <w:highlight w:val="lightGray"/>
          <w:lang w:eastAsia="x-none"/>
          <w:rPrChange w:id="1130" w:author="Victoria Shilina" w:date="2018-10-25T10:03:00Z">
            <w:rPr>
              <w:lang w:eastAsia="x-none"/>
            </w:rPr>
          </w:rPrChange>
        </w:rPr>
        <w:t>Put-to-Light</w:t>
      </w:r>
      <w:proofErr w:type="spellEnd"/>
      <w:r w:rsidR="002B38AC" w:rsidRPr="00521557">
        <w:rPr>
          <w:highlight w:val="lightGray"/>
          <w:lang w:eastAsia="x-none"/>
          <w:rPrChange w:id="1131" w:author="Victoria Shilina" w:date="2018-10-25T10:03:00Z">
            <w:rPr>
              <w:lang w:eastAsia="x-none"/>
            </w:rPr>
          </w:rPrChange>
        </w:rPr>
        <w:t>. Каждая секция состоит из четырех ячеек г</w:t>
      </w:r>
      <w:r w:rsidRPr="00521557">
        <w:rPr>
          <w:highlight w:val="lightGray"/>
          <w:lang w:eastAsia="x-none"/>
          <w:rPrChange w:id="1132" w:author="Victoria Shilina" w:date="2018-10-25T10:03:00Z">
            <w:rPr>
              <w:lang w:eastAsia="x-none"/>
            </w:rPr>
          </w:rPrChange>
        </w:rPr>
        <w:t>равитации, емкостью 4-5 лотков</w:t>
      </w:r>
      <w:r w:rsidRPr="00FD3425">
        <w:rPr>
          <w:lang w:eastAsia="x-none"/>
        </w:rPr>
        <w:t xml:space="preserve"> </w:t>
      </w:r>
    </w:p>
    <w:p w14:paraId="4EAB43D4" w14:textId="6B6227F3" w:rsidR="002B38AC" w:rsidRPr="00FD3425" w:rsidDel="001A5600" w:rsidRDefault="002B38AC" w:rsidP="002B38AC">
      <w:pPr>
        <w:ind w:firstLine="708"/>
        <w:rPr>
          <w:del w:id="1133" w:author="Victoria Shilina" w:date="2018-10-24T12:57:00Z"/>
          <w:lang w:eastAsia="x-none"/>
        </w:rPr>
      </w:pPr>
    </w:p>
    <w:p w14:paraId="1B55F76E" w14:textId="08CE0D05" w:rsidR="002B38AC" w:rsidRPr="00FD3425" w:rsidRDefault="002B38AC">
      <w:pPr>
        <w:ind w:firstLine="708"/>
        <w:rPr>
          <w:lang w:eastAsia="x-none"/>
        </w:rPr>
        <w:pPrChange w:id="1134" w:author="Victoria Shilina" w:date="2018-10-24T12:57:00Z">
          <w:pPr>
            <w:ind w:firstLine="708"/>
            <w:jc w:val="center"/>
          </w:pPr>
        </w:pPrChange>
      </w:pPr>
    </w:p>
    <w:p w14:paraId="4F9098CA" w14:textId="021A7311" w:rsidR="00B0188D" w:rsidRDefault="00B0188D">
      <w:pPr>
        <w:keepNext/>
        <w:rPr>
          <w:noProof/>
        </w:rPr>
        <w:pPrChange w:id="1135" w:author="Victoria Shilina" w:date="2018-10-25T09:11:00Z">
          <w:pPr>
            <w:keepNext/>
            <w:jc w:val="center"/>
          </w:pPr>
        </w:pPrChange>
      </w:pPr>
    </w:p>
    <w:p w14:paraId="4BBD163C" w14:textId="7F66F093" w:rsidR="00994C89" w:rsidRPr="00FD3425" w:rsidRDefault="00994C89" w:rsidP="00B0188D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2B2829F8" wp14:editId="29729785">
            <wp:extent cx="4705350" cy="2707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0143" cy="271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F488" w14:textId="71E9F280" w:rsidR="002B38AC" w:rsidRPr="00FD3425" w:rsidRDefault="00B0188D" w:rsidP="00B0188D">
      <w:pPr>
        <w:pStyle w:val="ab"/>
        <w:rPr>
          <w:rFonts w:ascii="Times New Roman" w:hAnsi="Times New Roman"/>
          <w:b w:val="0"/>
          <w:lang w:eastAsia="x-none"/>
        </w:rPr>
      </w:pPr>
      <w:r w:rsidRPr="00FD3425">
        <w:rPr>
          <w:rFonts w:ascii="Times New Roman" w:hAnsi="Times New Roman"/>
          <w:b w:val="0"/>
        </w:rPr>
        <w:t xml:space="preserve">Рис. </w:t>
      </w:r>
      <w:r w:rsidRPr="00FD3425">
        <w:rPr>
          <w:rFonts w:ascii="Times New Roman" w:hAnsi="Times New Roman"/>
          <w:b w:val="0"/>
        </w:rPr>
        <w:fldChar w:fldCharType="begin"/>
      </w:r>
      <w:r w:rsidRPr="00FD3425">
        <w:rPr>
          <w:rFonts w:ascii="Times New Roman" w:hAnsi="Times New Roman"/>
          <w:b w:val="0"/>
        </w:rPr>
        <w:instrText xml:space="preserve"> SEQ Рис. \* ARABIC </w:instrText>
      </w:r>
      <w:r w:rsidRPr="00FD3425">
        <w:rPr>
          <w:rFonts w:ascii="Times New Roman" w:hAnsi="Times New Roman"/>
          <w:b w:val="0"/>
        </w:rPr>
        <w:fldChar w:fldCharType="separate"/>
      </w:r>
      <w:r w:rsidR="003B1748">
        <w:rPr>
          <w:rFonts w:ascii="Times New Roman" w:hAnsi="Times New Roman"/>
          <w:b w:val="0"/>
          <w:noProof/>
        </w:rPr>
        <w:t>13</w:t>
      </w:r>
      <w:r w:rsidRPr="00FD3425">
        <w:rPr>
          <w:rFonts w:ascii="Times New Roman" w:hAnsi="Times New Roman"/>
          <w:b w:val="0"/>
        </w:rPr>
        <w:fldChar w:fldCharType="end"/>
      </w:r>
    </w:p>
    <w:p w14:paraId="437ECE3D" w14:textId="77777777" w:rsidR="002B38AC" w:rsidRPr="00FD3425" w:rsidRDefault="002B38AC" w:rsidP="002B38AC">
      <w:pPr>
        <w:spacing w:before="120" w:after="0"/>
        <w:ind w:firstLine="539"/>
      </w:pPr>
    </w:p>
    <w:p w14:paraId="72BAE1C9" w14:textId="77777777" w:rsidR="002B38AC" w:rsidRPr="001F0320" w:rsidRDefault="002B38AC" w:rsidP="002B38AC">
      <w:pPr>
        <w:spacing w:before="120" w:after="0"/>
        <w:ind w:firstLine="539"/>
        <w:rPr>
          <w:highlight w:val="lightGray"/>
          <w:rPrChange w:id="1136" w:author="Victoria Shilina" w:date="2018-10-24T14:19:00Z">
            <w:rPr/>
          </w:rPrChange>
        </w:rPr>
      </w:pPr>
      <w:r w:rsidRPr="001F0320">
        <w:rPr>
          <w:highlight w:val="lightGray"/>
          <w:rPrChange w:id="1137" w:author="Victoria Shilina" w:date="2018-10-24T14:19:00Z">
            <w:rPr/>
          </w:rPrChange>
        </w:rPr>
        <w:t xml:space="preserve">Ячейкой в WMS для данной зоны является одна ячейка гравитации, нумерация следующая: </w:t>
      </w:r>
    </w:p>
    <w:p w14:paraId="0674BDE1" w14:textId="77777777" w:rsidR="002B38AC" w:rsidRPr="001F0320" w:rsidRDefault="002B38AC" w:rsidP="002B38AC">
      <w:pPr>
        <w:spacing w:before="120" w:after="0"/>
        <w:ind w:firstLine="539"/>
        <w:jc w:val="center"/>
        <w:rPr>
          <w:highlight w:val="lightGray"/>
          <w:rPrChange w:id="1138" w:author="Victoria Shilina" w:date="2018-10-24T14:19:00Z">
            <w:rPr/>
          </w:rPrChange>
        </w:rPr>
      </w:pPr>
      <w:r w:rsidRPr="001F0320">
        <w:rPr>
          <w:i/>
          <w:highlight w:val="lightGray"/>
          <w:lang w:val="en-US"/>
          <w:rPrChange w:id="1139" w:author="Victoria Shilina" w:date="2018-10-24T14:19:00Z">
            <w:rPr>
              <w:i/>
              <w:lang w:val="en-US"/>
            </w:rPr>
          </w:rPrChange>
        </w:rPr>
        <w:t>G</w:t>
      </w:r>
      <w:r w:rsidRPr="001F0320">
        <w:rPr>
          <w:i/>
          <w:highlight w:val="lightGray"/>
          <w:rPrChange w:id="1140" w:author="Victoria Shilina" w:date="2018-10-24T14:19:00Z">
            <w:rPr>
              <w:i/>
            </w:rPr>
          </w:rPrChange>
        </w:rPr>
        <w:t>4-</w:t>
      </w:r>
      <w:r w:rsidRPr="001F0320">
        <w:rPr>
          <w:i/>
          <w:highlight w:val="lightGray"/>
          <w:lang w:val="en-US"/>
          <w:rPrChange w:id="1141" w:author="Victoria Shilina" w:date="2018-10-24T14:19:00Z">
            <w:rPr>
              <w:i/>
              <w:lang w:val="en-US"/>
            </w:rPr>
          </w:rPrChange>
        </w:rPr>
        <w:t>YY</w:t>
      </w:r>
      <w:r w:rsidRPr="001F0320">
        <w:rPr>
          <w:i/>
          <w:highlight w:val="lightGray"/>
          <w:rPrChange w:id="1142" w:author="Victoria Shilina" w:date="2018-10-24T14:19:00Z">
            <w:rPr>
              <w:i/>
            </w:rPr>
          </w:rPrChange>
        </w:rPr>
        <w:t>-</w:t>
      </w:r>
      <w:r w:rsidRPr="001F0320">
        <w:rPr>
          <w:i/>
          <w:highlight w:val="lightGray"/>
          <w:lang w:val="en-US"/>
          <w:rPrChange w:id="1143" w:author="Victoria Shilina" w:date="2018-10-24T14:19:00Z">
            <w:rPr>
              <w:i/>
              <w:lang w:val="en-US"/>
            </w:rPr>
          </w:rPrChange>
        </w:rPr>
        <w:t>Z</w:t>
      </w:r>
      <w:r w:rsidRPr="001F0320">
        <w:rPr>
          <w:highlight w:val="lightGray"/>
          <w:rPrChange w:id="1144" w:author="Victoria Shilina" w:date="2018-10-24T14:19:00Z">
            <w:rPr/>
          </w:rPrChange>
        </w:rPr>
        <w:t>,</w:t>
      </w:r>
    </w:p>
    <w:p w14:paraId="47A51CE8" w14:textId="68B177F4" w:rsidR="002B38AC" w:rsidRPr="001F0320" w:rsidRDefault="002B38AC" w:rsidP="002B38AC">
      <w:pPr>
        <w:spacing w:before="120"/>
        <w:rPr>
          <w:highlight w:val="lightGray"/>
          <w:rPrChange w:id="1145" w:author="Victoria Shilina" w:date="2018-10-24T14:19:00Z">
            <w:rPr/>
          </w:rPrChange>
        </w:rPr>
      </w:pPr>
      <w:r w:rsidRPr="001F0320">
        <w:rPr>
          <w:highlight w:val="lightGray"/>
          <w:rPrChange w:id="1146" w:author="Victoria Shilina" w:date="2018-10-24T14:19:00Z">
            <w:rPr/>
          </w:rPrChange>
        </w:rPr>
        <w:lastRenderedPageBreak/>
        <w:t xml:space="preserve">где, </w:t>
      </w:r>
      <w:r w:rsidRPr="001F0320">
        <w:rPr>
          <w:i/>
          <w:highlight w:val="lightGray"/>
          <w:lang w:val="en-US"/>
          <w:rPrChange w:id="1147" w:author="Victoria Shilina" w:date="2018-10-24T14:19:00Z">
            <w:rPr>
              <w:i/>
              <w:lang w:val="en-US"/>
            </w:rPr>
          </w:rPrChange>
        </w:rPr>
        <w:t>YY</w:t>
      </w:r>
      <w:r w:rsidRPr="001F0320">
        <w:rPr>
          <w:highlight w:val="lightGray"/>
          <w:rPrChange w:id="1148" w:author="Victoria Shilina" w:date="2018-10-24T14:19:00Z">
            <w:rPr/>
          </w:rPrChange>
        </w:rPr>
        <w:t xml:space="preserve"> – номер секции, </w:t>
      </w:r>
      <w:r w:rsidRPr="001F0320">
        <w:rPr>
          <w:i/>
          <w:highlight w:val="lightGray"/>
          <w:lang w:val="en-US"/>
          <w:rPrChange w:id="1149" w:author="Victoria Shilina" w:date="2018-10-24T14:19:00Z">
            <w:rPr>
              <w:i/>
              <w:lang w:val="en-US"/>
            </w:rPr>
          </w:rPrChange>
        </w:rPr>
        <w:t>Z</w:t>
      </w:r>
      <w:r w:rsidRPr="001F0320">
        <w:rPr>
          <w:highlight w:val="lightGray"/>
          <w:rPrChange w:id="1150" w:author="Victoria Shilina" w:date="2018-10-24T14:19:00Z">
            <w:rPr/>
          </w:rPrChange>
        </w:rPr>
        <w:t xml:space="preserve"> – ярус. Направление нумерации стеллажей отражено на </w:t>
      </w:r>
      <w:r w:rsidR="00B0188D" w:rsidRPr="001F0320">
        <w:rPr>
          <w:highlight w:val="lightGray"/>
          <w:rPrChange w:id="1151" w:author="Victoria Shilina" w:date="2018-10-24T14:19:00Z">
            <w:rPr/>
          </w:rPrChange>
        </w:rPr>
        <w:fldChar w:fldCharType="begin"/>
      </w:r>
      <w:r w:rsidR="00B0188D" w:rsidRPr="001F0320">
        <w:rPr>
          <w:highlight w:val="lightGray"/>
          <w:rPrChange w:id="1152" w:author="Victoria Shilina" w:date="2018-10-24T14:19:00Z">
            <w:rPr/>
          </w:rPrChange>
        </w:rPr>
        <w:instrText xml:space="preserve"> REF _Ref515009871 \h  \* MERGEFORMAT </w:instrText>
      </w:r>
      <w:r w:rsidR="00B0188D" w:rsidRPr="001F0320">
        <w:rPr>
          <w:highlight w:val="lightGray"/>
          <w:rPrChange w:id="1153" w:author="Victoria Shilina" w:date="2018-10-24T14:19:00Z">
            <w:rPr>
              <w:highlight w:val="lightGray"/>
            </w:rPr>
          </w:rPrChange>
        </w:rPr>
      </w:r>
      <w:r w:rsidR="00B0188D" w:rsidRPr="001F0320">
        <w:rPr>
          <w:highlight w:val="lightGray"/>
          <w:rPrChange w:id="1154" w:author="Victoria Shilina" w:date="2018-10-24T14:19:00Z">
            <w:rPr/>
          </w:rPrChange>
        </w:rPr>
        <w:fldChar w:fldCharType="separate"/>
      </w:r>
      <w:r w:rsidR="003B1748" w:rsidRPr="003B1748">
        <w:rPr>
          <w:highlight w:val="lightGray"/>
        </w:rPr>
        <w:t xml:space="preserve">Рис. </w:t>
      </w:r>
      <w:r w:rsidR="003B1748" w:rsidRPr="003B1748">
        <w:rPr>
          <w:noProof/>
          <w:highlight w:val="lightGray"/>
        </w:rPr>
        <w:t>12</w:t>
      </w:r>
      <w:r w:rsidR="00B0188D" w:rsidRPr="001F0320">
        <w:rPr>
          <w:highlight w:val="lightGray"/>
          <w:rPrChange w:id="1155" w:author="Victoria Shilina" w:date="2018-10-24T14:19:00Z">
            <w:rPr/>
          </w:rPrChange>
        </w:rPr>
        <w:fldChar w:fldCharType="end"/>
      </w:r>
      <w:r w:rsidR="00B0188D" w:rsidRPr="001F0320">
        <w:rPr>
          <w:highlight w:val="lightGray"/>
          <w:rPrChange w:id="1156" w:author="Victoria Shilina" w:date="2018-10-24T14:19:00Z">
            <w:rPr/>
          </w:rPrChange>
        </w:rPr>
        <w:t xml:space="preserve"> </w:t>
      </w:r>
      <w:r w:rsidRPr="001F0320">
        <w:rPr>
          <w:highlight w:val="lightGray"/>
          <w:rPrChange w:id="1157" w:author="Victoria Shilina" w:date="2018-10-24T14:19:00Z">
            <w:rPr/>
          </w:rPrChange>
        </w:rPr>
        <w:t>белой стрелкой.</w:t>
      </w:r>
    </w:p>
    <w:p w14:paraId="5EBB56D6" w14:textId="77777777" w:rsidR="00994C89" w:rsidRPr="001F0320" w:rsidRDefault="00994C89" w:rsidP="00994C89">
      <w:pPr>
        <w:spacing w:before="120"/>
        <w:rPr>
          <w:b/>
          <w:highlight w:val="lightGray"/>
          <w:rPrChange w:id="1158" w:author="Victoria Shilina" w:date="2018-10-24T14:19:00Z">
            <w:rPr>
              <w:b/>
            </w:rPr>
          </w:rPrChange>
        </w:rPr>
      </w:pPr>
      <w:r w:rsidRPr="001F0320">
        <w:rPr>
          <w:b/>
          <w:highlight w:val="lightGray"/>
          <w:rPrChange w:id="1159" w:author="Victoria Shilina" w:date="2018-10-24T14:19:00Z">
            <w:rPr>
              <w:b/>
            </w:rPr>
          </w:rPrChange>
        </w:rPr>
        <w:t>Параметры ячеек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1891"/>
        <w:gridCol w:w="1891"/>
        <w:gridCol w:w="1891"/>
        <w:gridCol w:w="1892"/>
        <w:gridCol w:w="1892"/>
      </w:tblGrid>
      <w:tr w:rsidR="00994C89" w:rsidRPr="001F0320" w14:paraId="549E44DA" w14:textId="77777777" w:rsidTr="00FB4B3C">
        <w:tc>
          <w:tcPr>
            <w:tcW w:w="1891" w:type="dxa"/>
          </w:tcPr>
          <w:p w14:paraId="53FF30EC" w14:textId="77777777" w:rsidR="00994C89" w:rsidRPr="001F0320" w:rsidRDefault="00994C89" w:rsidP="00FB4B3C">
            <w:pPr>
              <w:spacing w:before="120"/>
              <w:rPr>
                <w:highlight w:val="lightGray"/>
                <w:rPrChange w:id="1160" w:author="Victoria Shilina" w:date="2018-10-24T14:19:00Z">
                  <w:rPr/>
                </w:rPrChange>
              </w:rPr>
            </w:pPr>
          </w:p>
        </w:tc>
        <w:tc>
          <w:tcPr>
            <w:tcW w:w="1891" w:type="dxa"/>
          </w:tcPr>
          <w:p w14:paraId="0004BE22" w14:textId="25EE2792" w:rsidR="00994C89" w:rsidRPr="001F0320" w:rsidRDefault="00994C89" w:rsidP="00FB4B3C">
            <w:pPr>
              <w:spacing w:before="120"/>
              <w:rPr>
                <w:highlight w:val="lightGray"/>
                <w:lang w:val="en-US"/>
                <w:rPrChange w:id="1161" w:author="Victoria Shilina" w:date="2018-10-24T14:19:00Z">
                  <w:rPr>
                    <w:lang w:val="en-US"/>
                  </w:rPr>
                </w:rPrChange>
              </w:rPr>
            </w:pPr>
            <w:r w:rsidRPr="001F0320">
              <w:rPr>
                <w:highlight w:val="lightGray"/>
                <w:rPrChange w:id="1162" w:author="Victoria Shilina" w:date="2018-10-24T14:19:00Z">
                  <w:rPr/>
                </w:rPrChange>
              </w:rPr>
              <w:t>G4-1-1</w:t>
            </w:r>
          </w:p>
        </w:tc>
        <w:tc>
          <w:tcPr>
            <w:tcW w:w="1891" w:type="dxa"/>
          </w:tcPr>
          <w:p w14:paraId="50FEBD25" w14:textId="4EAEE2C2" w:rsidR="00994C89" w:rsidRPr="001F0320" w:rsidRDefault="00994C89" w:rsidP="00FB4B3C">
            <w:pPr>
              <w:spacing w:before="120"/>
              <w:rPr>
                <w:highlight w:val="lightGray"/>
                <w:lang w:val="en-US"/>
                <w:rPrChange w:id="1163" w:author="Victoria Shilina" w:date="2018-10-24T14:19:00Z">
                  <w:rPr>
                    <w:lang w:val="en-US"/>
                  </w:rPr>
                </w:rPrChange>
              </w:rPr>
            </w:pPr>
            <w:r w:rsidRPr="001F0320">
              <w:rPr>
                <w:highlight w:val="lightGray"/>
                <w:lang w:val="en-US"/>
                <w:rPrChange w:id="1164" w:author="Victoria Shilina" w:date="2018-10-24T14:19:00Z">
                  <w:rPr>
                    <w:lang w:val="en-US"/>
                  </w:rPr>
                </w:rPrChange>
              </w:rPr>
              <w:t>G4-1-2</w:t>
            </w:r>
          </w:p>
        </w:tc>
        <w:tc>
          <w:tcPr>
            <w:tcW w:w="1892" w:type="dxa"/>
          </w:tcPr>
          <w:p w14:paraId="57AB2762" w14:textId="6845F735" w:rsidR="00994C89" w:rsidRPr="001F0320" w:rsidRDefault="00994C89" w:rsidP="00FB4B3C">
            <w:pPr>
              <w:spacing w:before="120"/>
              <w:rPr>
                <w:highlight w:val="lightGray"/>
                <w:lang w:val="en-US"/>
                <w:rPrChange w:id="1165" w:author="Victoria Shilina" w:date="2018-10-24T14:19:00Z">
                  <w:rPr>
                    <w:lang w:val="en-US"/>
                  </w:rPr>
                </w:rPrChange>
              </w:rPr>
            </w:pPr>
            <w:r w:rsidRPr="001F0320">
              <w:rPr>
                <w:highlight w:val="lightGray"/>
                <w:lang w:val="en-US"/>
                <w:rPrChange w:id="1166" w:author="Victoria Shilina" w:date="2018-10-24T14:19:00Z">
                  <w:rPr>
                    <w:lang w:val="en-US"/>
                  </w:rPr>
                </w:rPrChange>
              </w:rPr>
              <w:t>G</w:t>
            </w:r>
            <w:r w:rsidRPr="001F0320">
              <w:rPr>
                <w:highlight w:val="lightGray"/>
                <w:rPrChange w:id="1167" w:author="Victoria Shilina" w:date="2018-10-24T14:19:00Z">
                  <w:rPr/>
                </w:rPrChange>
              </w:rPr>
              <w:t>4</w:t>
            </w:r>
            <w:r w:rsidRPr="001F0320">
              <w:rPr>
                <w:highlight w:val="lightGray"/>
                <w:lang w:val="en-US"/>
                <w:rPrChange w:id="1168" w:author="Victoria Shilina" w:date="2018-10-24T14:19:00Z">
                  <w:rPr>
                    <w:lang w:val="en-US"/>
                  </w:rPr>
                </w:rPrChange>
              </w:rPr>
              <w:t>-1-3</w:t>
            </w:r>
          </w:p>
        </w:tc>
        <w:tc>
          <w:tcPr>
            <w:tcW w:w="1892" w:type="dxa"/>
          </w:tcPr>
          <w:p w14:paraId="5C12B45D" w14:textId="5CE694E2" w:rsidR="00994C89" w:rsidRPr="001F0320" w:rsidRDefault="00994C89" w:rsidP="00FB4B3C">
            <w:pPr>
              <w:spacing w:before="120"/>
              <w:rPr>
                <w:highlight w:val="lightGray"/>
                <w:lang w:val="en-US"/>
                <w:rPrChange w:id="1169" w:author="Victoria Shilina" w:date="2018-10-24T14:19:00Z">
                  <w:rPr>
                    <w:lang w:val="en-US"/>
                  </w:rPr>
                </w:rPrChange>
              </w:rPr>
            </w:pPr>
            <w:r w:rsidRPr="001F0320">
              <w:rPr>
                <w:highlight w:val="lightGray"/>
                <w:lang w:val="en-US"/>
                <w:rPrChange w:id="1170" w:author="Victoria Shilina" w:date="2018-10-24T14:19:00Z">
                  <w:rPr>
                    <w:lang w:val="en-US"/>
                  </w:rPr>
                </w:rPrChange>
              </w:rPr>
              <w:t>G4-1-4</w:t>
            </w:r>
          </w:p>
        </w:tc>
      </w:tr>
      <w:tr w:rsidR="00994C89" w:rsidRPr="001F0320" w14:paraId="33982CC1" w14:textId="77777777" w:rsidTr="00FB4B3C">
        <w:tc>
          <w:tcPr>
            <w:tcW w:w="1891" w:type="dxa"/>
          </w:tcPr>
          <w:p w14:paraId="56C43CB4" w14:textId="77777777" w:rsidR="00994C89" w:rsidRPr="001F0320" w:rsidRDefault="00994C89" w:rsidP="00FB4B3C">
            <w:pPr>
              <w:spacing w:before="120"/>
              <w:rPr>
                <w:highlight w:val="lightGray"/>
                <w:rPrChange w:id="1171" w:author="Victoria Shilina" w:date="2018-10-24T14:19:00Z">
                  <w:rPr/>
                </w:rPrChange>
              </w:rPr>
            </w:pPr>
            <w:r w:rsidRPr="001F0320">
              <w:rPr>
                <w:highlight w:val="lightGray"/>
                <w:rPrChange w:id="1172" w:author="Victoria Shilina" w:date="2018-10-24T14:19:00Z">
                  <w:rPr/>
                </w:rPrChange>
              </w:rPr>
              <w:t>Длина, мм</w:t>
            </w:r>
          </w:p>
        </w:tc>
        <w:tc>
          <w:tcPr>
            <w:tcW w:w="1891" w:type="dxa"/>
          </w:tcPr>
          <w:p w14:paraId="4159B99B" w14:textId="022323EB" w:rsidR="00994C89" w:rsidRPr="001F0320" w:rsidRDefault="00994C89" w:rsidP="00FB4B3C">
            <w:pPr>
              <w:spacing w:before="120"/>
              <w:rPr>
                <w:highlight w:val="lightGray"/>
                <w:rPrChange w:id="1173" w:author="Victoria Shilina" w:date="2018-10-24T14:19:00Z">
                  <w:rPr/>
                </w:rPrChange>
              </w:rPr>
            </w:pPr>
            <w:r w:rsidRPr="001F0320">
              <w:rPr>
                <w:highlight w:val="lightGray"/>
                <w:rPrChange w:id="1174" w:author="Victoria Shilina" w:date="2018-10-24T14:19:00Z">
                  <w:rPr/>
                </w:rPrChange>
              </w:rPr>
              <w:t>3267</w:t>
            </w:r>
          </w:p>
        </w:tc>
        <w:tc>
          <w:tcPr>
            <w:tcW w:w="1891" w:type="dxa"/>
          </w:tcPr>
          <w:p w14:paraId="2A323E96" w14:textId="521B2663" w:rsidR="00994C89" w:rsidRPr="001F0320" w:rsidRDefault="00994C89" w:rsidP="00FB4B3C">
            <w:pPr>
              <w:spacing w:before="120"/>
              <w:rPr>
                <w:highlight w:val="lightGray"/>
                <w:rPrChange w:id="1175" w:author="Victoria Shilina" w:date="2018-10-24T14:19:00Z">
                  <w:rPr/>
                </w:rPrChange>
              </w:rPr>
            </w:pPr>
            <w:r w:rsidRPr="001F0320">
              <w:rPr>
                <w:highlight w:val="lightGray"/>
                <w:rPrChange w:id="1176" w:author="Victoria Shilina" w:date="2018-10-24T14:19:00Z">
                  <w:rPr/>
                </w:rPrChange>
              </w:rPr>
              <w:t>2492</w:t>
            </w:r>
          </w:p>
        </w:tc>
        <w:tc>
          <w:tcPr>
            <w:tcW w:w="1892" w:type="dxa"/>
          </w:tcPr>
          <w:p w14:paraId="6497BAB6" w14:textId="6E22A787" w:rsidR="00994C89" w:rsidRPr="001F0320" w:rsidRDefault="00994C89" w:rsidP="00FB4B3C">
            <w:pPr>
              <w:spacing w:before="120"/>
              <w:rPr>
                <w:highlight w:val="lightGray"/>
                <w:rPrChange w:id="1177" w:author="Victoria Shilina" w:date="2018-10-24T14:19:00Z">
                  <w:rPr/>
                </w:rPrChange>
              </w:rPr>
            </w:pPr>
            <w:r w:rsidRPr="001F0320">
              <w:rPr>
                <w:highlight w:val="lightGray"/>
                <w:rPrChange w:id="1178" w:author="Victoria Shilina" w:date="2018-10-24T14:19:00Z">
                  <w:rPr/>
                </w:rPrChange>
              </w:rPr>
              <w:t>2492</w:t>
            </w:r>
          </w:p>
        </w:tc>
        <w:tc>
          <w:tcPr>
            <w:tcW w:w="1892" w:type="dxa"/>
          </w:tcPr>
          <w:p w14:paraId="2BE2B721" w14:textId="77777777" w:rsidR="00994C89" w:rsidRPr="001F0320" w:rsidRDefault="00994C89" w:rsidP="00FB4B3C">
            <w:pPr>
              <w:spacing w:before="120"/>
              <w:rPr>
                <w:highlight w:val="lightGray"/>
                <w:rPrChange w:id="1179" w:author="Victoria Shilina" w:date="2018-10-24T14:19:00Z">
                  <w:rPr/>
                </w:rPrChange>
              </w:rPr>
            </w:pPr>
            <w:r w:rsidRPr="001F0320">
              <w:rPr>
                <w:highlight w:val="lightGray"/>
                <w:rPrChange w:id="1180" w:author="Victoria Shilina" w:date="2018-10-24T14:19:00Z">
                  <w:rPr/>
                </w:rPrChange>
              </w:rPr>
              <w:t>2492</w:t>
            </w:r>
          </w:p>
        </w:tc>
      </w:tr>
      <w:tr w:rsidR="00994C89" w:rsidRPr="001F0320" w14:paraId="5E794D66" w14:textId="77777777" w:rsidTr="00FB4B3C">
        <w:tc>
          <w:tcPr>
            <w:tcW w:w="1891" w:type="dxa"/>
          </w:tcPr>
          <w:p w14:paraId="6FF9B1B1" w14:textId="77777777" w:rsidR="00994C89" w:rsidRPr="001F0320" w:rsidRDefault="00994C89" w:rsidP="00FB4B3C">
            <w:pPr>
              <w:spacing w:before="120"/>
              <w:rPr>
                <w:highlight w:val="lightGray"/>
                <w:rPrChange w:id="1181" w:author="Victoria Shilina" w:date="2018-10-24T14:19:00Z">
                  <w:rPr/>
                </w:rPrChange>
              </w:rPr>
            </w:pPr>
            <w:r w:rsidRPr="001F0320">
              <w:rPr>
                <w:highlight w:val="lightGray"/>
                <w:rPrChange w:id="1182" w:author="Victoria Shilina" w:date="2018-10-24T14:19:00Z">
                  <w:rPr/>
                </w:rPrChange>
              </w:rPr>
              <w:t>Вместимость, кг</w:t>
            </w:r>
          </w:p>
        </w:tc>
        <w:tc>
          <w:tcPr>
            <w:tcW w:w="1891" w:type="dxa"/>
          </w:tcPr>
          <w:p w14:paraId="5922BB60" w14:textId="32CB2413" w:rsidR="00994C89" w:rsidRPr="001F0320" w:rsidRDefault="009F6E9D" w:rsidP="00FB4B3C">
            <w:pPr>
              <w:spacing w:before="120"/>
              <w:rPr>
                <w:highlight w:val="lightGray"/>
                <w:rPrChange w:id="1183" w:author="Victoria Shilina" w:date="2018-10-24T14:19:00Z">
                  <w:rPr/>
                </w:rPrChange>
              </w:rPr>
            </w:pPr>
            <w:r w:rsidRPr="001F0320">
              <w:rPr>
                <w:highlight w:val="lightGray"/>
                <w:rPrChange w:id="1184" w:author="Victoria Shilina" w:date="2018-10-24T14:19:00Z">
                  <w:rPr/>
                </w:rPrChange>
              </w:rPr>
              <w:t>150</w:t>
            </w:r>
          </w:p>
        </w:tc>
        <w:tc>
          <w:tcPr>
            <w:tcW w:w="1891" w:type="dxa"/>
          </w:tcPr>
          <w:p w14:paraId="247B3741" w14:textId="79E68981" w:rsidR="00994C89" w:rsidRPr="001F0320" w:rsidRDefault="009F6E9D" w:rsidP="00FB4B3C">
            <w:pPr>
              <w:spacing w:before="120"/>
              <w:rPr>
                <w:highlight w:val="lightGray"/>
                <w:rPrChange w:id="1185" w:author="Victoria Shilina" w:date="2018-10-24T14:19:00Z">
                  <w:rPr/>
                </w:rPrChange>
              </w:rPr>
            </w:pPr>
            <w:r w:rsidRPr="001F0320">
              <w:rPr>
                <w:highlight w:val="lightGray"/>
                <w:rPrChange w:id="1186" w:author="Victoria Shilina" w:date="2018-10-24T14:19:00Z">
                  <w:rPr/>
                </w:rPrChange>
              </w:rPr>
              <w:t>120</w:t>
            </w:r>
          </w:p>
        </w:tc>
        <w:tc>
          <w:tcPr>
            <w:tcW w:w="1892" w:type="dxa"/>
          </w:tcPr>
          <w:p w14:paraId="2603893D" w14:textId="1C361845" w:rsidR="00994C89" w:rsidRPr="001F0320" w:rsidRDefault="009F6E9D" w:rsidP="00FB4B3C">
            <w:pPr>
              <w:spacing w:before="120"/>
              <w:rPr>
                <w:highlight w:val="lightGray"/>
                <w:rPrChange w:id="1187" w:author="Victoria Shilina" w:date="2018-10-24T14:19:00Z">
                  <w:rPr/>
                </w:rPrChange>
              </w:rPr>
            </w:pPr>
            <w:r w:rsidRPr="001F0320">
              <w:rPr>
                <w:highlight w:val="lightGray"/>
                <w:rPrChange w:id="1188" w:author="Victoria Shilina" w:date="2018-10-24T14:19:00Z">
                  <w:rPr/>
                </w:rPrChange>
              </w:rPr>
              <w:t>120</w:t>
            </w:r>
          </w:p>
        </w:tc>
        <w:tc>
          <w:tcPr>
            <w:tcW w:w="1892" w:type="dxa"/>
          </w:tcPr>
          <w:p w14:paraId="70B4ADB8" w14:textId="5EA583B7" w:rsidR="00994C89" w:rsidRPr="001F0320" w:rsidRDefault="009F6E9D" w:rsidP="00FB4B3C">
            <w:pPr>
              <w:spacing w:before="120"/>
              <w:rPr>
                <w:highlight w:val="lightGray"/>
                <w:rPrChange w:id="1189" w:author="Victoria Shilina" w:date="2018-10-24T14:19:00Z">
                  <w:rPr/>
                </w:rPrChange>
              </w:rPr>
            </w:pPr>
            <w:r w:rsidRPr="001F0320">
              <w:rPr>
                <w:highlight w:val="lightGray"/>
                <w:rPrChange w:id="1190" w:author="Victoria Shilina" w:date="2018-10-24T14:19:00Z">
                  <w:rPr/>
                </w:rPrChange>
              </w:rPr>
              <w:t>120</w:t>
            </w:r>
          </w:p>
        </w:tc>
      </w:tr>
      <w:tr w:rsidR="00994C89" w:rsidRPr="001F0320" w14:paraId="32F27C77" w14:textId="77777777" w:rsidTr="00FB4B3C">
        <w:tc>
          <w:tcPr>
            <w:tcW w:w="1891" w:type="dxa"/>
          </w:tcPr>
          <w:p w14:paraId="6E9B2F13" w14:textId="77777777" w:rsidR="00994C89" w:rsidRPr="001F0320" w:rsidRDefault="00994C89" w:rsidP="00FB4B3C">
            <w:pPr>
              <w:spacing w:before="120"/>
              <w:rPr>
                <w:highlight w:val="lightGray"/>
                <w:rPrChange w:id="1191" w:author="Victoria Shilina" w:date="2018-10-24T14:19:00Z">
                  <w:rPr/>
                </w:rPrChange>
              </w:rPr>
            </w:pPr>
            <w:r w:rsidRPr="001F0320">
              <w:rPr>
                <w:highlight w:val="lightGray"/>
                <w:rPrChange w:id="1192" w:author="Victoria Shilina" w:date="2018-10-24T14:19:00Z">
                  <w:rPr/>
                </w:rPrChange>
              </w:rPr>
              <w:t>Тип лотка</w:t>
            </w:r>
          </w:p>
        </w:tc>
        <w:tc>
          <w:tcPr>
            <w:tcW w:w="1891" w:type="dxa"/>
          </w:tcPr>
          <w:p w14:paraId="5269D0C1" w14:textId="0DEDFCFA" w:rsidR="00994C89" w:rsidRPr="001F0320" w:rsidRDefault="00994C89" w:rsidP="00FB4B3C">
            <w:pPr>
              <w:spacing w:before="120"/>
              <w:rPr>
                <w:highlight w:val="lightGray"/>
                <w:rPrChange w:id="1193" w:author="Victoria Shilina" w:date="2018-10-24T14:19:00Z">
                  <w:rPr/>
                </w:rPrChange>
              </w:rPr>
            </w:pPr>
            <w:r w:rsidRPr="001F0320">
              <w:rPr>
                <w:highlight w:val="lightGray"/>
                <w:rPrChange w:id="1194" w:author="Victoria Shilina" w:date="2018-10-24T14:19:00Z">
                  <w:rPr/>
                </w:rPrChange>
              </w:rPr>
              <w:t xml:space="preserve">Тип </w:t>
            </w:r>
            <w:r w:rsidR="009F6E9D" w:rsidRPr="001F0320">
              <w:rPr>
                <w:highlight w:val="lightGray"/>
                <w:rPrChange w:id="1195" w:author="Victoria Shilina" w:date="2018-10-24T14:19:00Z">
                  <w:rPr/>
                </w:rPrChange>
              </w:rPr>
              <w:t>1,</w:t>
            </w:r>
            <w:r w:rsidRPr="001F0320">
              <w:rPr>
                <w:highlight w:val="lightGray"/>
                <w:rPrChange w:id="1196" w:author="Victoria Shilina" w:date="2018-10-24T14:19:00Z">
                  <w:rPr/>
                </w:rPrChange>
              </w:rPr>
              <w:t>2,3</w:t>
            </w:r>
          </w:p>
        </w:tc>
        <w:tc>
          <w:tcPr>
            <w:tcW w:w="1891" w:type="dxa"/>
          </w:tcPr>
          <w:p w14:paraId="407A68D6" w14:textId="7E0EC7AD" w:rsidR="00994C89" w:rsidRPr="001F0320" w:rsidRDefault="00994C89" w:rsidP="00FB4B3C">
            <w:pPr>
              <w:spacing w:before="120"/>
              <w:rPr>
                <w:highlight w:val="lightGray"/>
                <w:rPrChange w:id="1197" w:author="Victoria Shilina" w:date="2018-10-24T14:19:00Z">
                  <w:rPr/>
                </w:rPrChange>
              </w:rPr>
            </w:pPr>
            <w:r w:rsidRPr="001F0320">
              <w:rPr>
                <w:highlight w:val="lightGray"/>
                <w:rPrChange w:id="1198" w:author="Victoria Shilina" w:date="2018-10-24T14:19:00Z">
                  <w:rPr/>
                </w:rPrChange>
              </w:rPr>
              <w:t xml:space="preserve">Тип </w:t>
            </w:r>
            <w:r w:rsidR="009F6E9D" w:rsidRPr="001F0320">
              <w:rPr>
                <w:highlight w:val="lightGray"/>
                <w:rPrChange w:id="1199" w:author="Victoria Shilina" w:date="2018-10-24T14:19:00Z">
                  <w:rPr/>
                </w:rPrChange>
              </w:rPr>
              <w:t>1,</w:t>
            </w:r>
            <w:r w:rsidRPr="001F0320">
              <w:rPr>
                <w:highlight w:val="lightGray"/>
                <w:rPrChange w:id="1200" w:author="Victoria Shilina" w:date="2018-10-24T14:19:00Z">
                  <w:rPr/>
                </w:rPrChange>
              </w:rPr>
              <w:t>2,3</w:t>
            </w:r>
          </w:p>
        </w:tc>
        <w:tc>
          <w:tcPr>
            <w:tcW w:w="1892" w:type="dxa"/>
          </w:tcPr>
          <w:p w14:paraId="3314A2B9" w14:textId="180F3548" w:rsidR="00994C89" w:rsidRPr="001F0320" w:rsidRDefault="00994C89" w:rsidP="00FB4B3C">
            <w:pPr>
              <w:spacing w:before="120"/>
              <w:rPr>
                <w:highlight w:val="lightGray"/>
                <w:rPrChange w:id="1201" w:author="Victoria Shilina" w:date="2018-10-24T14:19:00Z">
                  <w:rPr/>
                </w:rPrChange>
              </w:rPr>
            </w:pPr>
            <w:r w:rsidRPr="001F0320">
              <w:rPr>
                <w:highlight w:val="lightGray"/>
                <w:rPrChange w:id="1202" w:author="Victoria Shilina" w:date="2018-10-24T14:19:00Z">
                  <w:rPr/>
                </w:rPrChange>
              </w:rPr>
              <w:t xml:space="preserve">Тип </w:t>
            </w:r>
            <w:r w:rsidR="009F6E9D" w:rsidRPr="001F0320">
              <w:rPr>
                <w:highlight w:val="lightGray"/>
                <w:rPrChange w:id="1203" w:author="Victoria Shilina" w:date="2018-10-24T14:19:00Z">
                  <w:rPr/>
                </w:rPrChange>
              </w:rPr>
              <w:t>1,</w:t>
            </w:r>
            <w:r w:rsidRPr="001F0320">
              <w:rPr>
                <w:highlight w:val="lightGray"/>
                <w:rPrChange w:id="1204" w:author="Victoria Shilina" w:date="2018-10-24T14:19:00Z">
                  <w:rPr/>
                </w:rPrChange>
              </w:rPr>
              <w:t>2,3</w:t>
            </w:r>
          </w:p>
        </w:tc>
        <w:tc>
          <w:tcPr>
            <w:tcW w:w="1892" w:type="dxa"/>
          </w:tcPr>
          <w:p w14:paraId="39B369E6" w14:textId="18B499DF" w:rsidR="00994C89" w:rsidRPr="001F0320" w:rsidRDefault="00994C89" w:rsidP="00FB4B3C">
            <w:pPr>
              <w:spacing w:before="120"/>
              <w:rPr>
                <w:highlight w:val="lightGray"/>
                <w:rPrChange w:id="1205" w:author="Victoria Shilina" w:date="2018-10-24T14:19:00Z">
                  <w:rPr/>
                </w:rPrChange>
              </w:rPr>
            </w:pPr>
            <w:r w:rsidRPr="001F0320">
              <w:rPr>
                <w:highlight w:val="lightGray"/>
                <w:rPrChange w:id="1206" w:author="Victoria Shilina" w:date="2018-10-24T14:19:00Z">
                  <w:rPr/>
                </w:rPrChange>
              </w:rPr>
              <w:t>Тип 1</w:t>
            </w:r>
            <w:r w:rsidR="009F6E9D" w:rsidRPr="001F0320">
              <w:rPr>
                <w:highlight w:val="lightGray"/>
                <w:rPrChange w:id="1207" w:author="Victoria Shilina" w:date="2018-10-24T14:19:00Z">
                  <w:rPr/>
                </w:rPrChange>
              </w:rPr>
              <w:t>,2</w:t>
            </w:r>
            <w:r w:rsidRPr="001F0320">
              <w:rPr>
                <w:highlight w:val="lightGray"/>
                <w:rPrChange w:id="1208" w:author="Victoria Shilina" w:date="2018-10-24T14:19:00Z">
                  <w:rPr/>
                </w:rPrChange>
              </w:rPr>
              <w:t>,3</w:t>
            </w:r>
          </w:p>
        </w:tc>
      </w:tr>
      <w:tr w:rsidR="00994C89" w:rsidRPr="001F0320" w14:paraId="15BC749F" w14:textId="77777777" w:rsidTr="00FB4B3C">
        <w:tc>
          <w:tcPr>
            <w:tcW w:w="1891" w:type="dxa"/>
          </w:tcPr>
          <w:p w14:paraId="1B9DA7E4" w14:textId="77777777" w:rsidR="00994C89" w:rsidRPr="001F0320" w:rsidRDefault="00994C89" w:rsidP="00FB4B3C">
            <w:pPr>
              <w:spacing w:before="120"/>
              <w:rPr>
                <w:highlight w:val="lightGray"/>
                <w:rPrChange w:id="1209" w:author="Victoria Shilina" w:date="2018-10-24T14:19:00Z">
                  <w:rPr/>
                </w:rPrChange>
              </w:rPr>
            </w:pPr>
            <w:r w:rsidRPr="001F0320">
              <w:rPr>
                <w:highlight w:val="lightGray"/>
                <w:rPrChange w:id="1210" w:author="Victoria Shilina" w:date="2018-10-24T14:19:00Z">
                  <w:rPr/>
                </w:rPrChange>
              </w:rPr>
              <w:t>Количество лотков в ячейке</w:t>
            </w:r>
          </w:p>
        </w:tc>
        <w:tc>
          <w:tcPr>
            <w:tcW w:w="1891" w:type="dxa"/>
          </w:tcPr>
          <w:p w14:paraId="0A3E9452" w14:textId="77777777" w:rsidR="00994C89" w:rsidRPr="001F0320" w:rsidRDefault="00994C89" w:rsidP="00FB4B3C">
            <w:pPr>
              <w:spacing w:before="120"/>
              <w:rPr>
                <w:highlight w:val="lightGray"/>
                <w:rPrChange w:id="1211" w:author="Victoria Shilina" w:date="2018-10-24T14:19:00Z">
                  <w:rPr/>
                </w:rPrChange>
              </w:rPr>
            </w:pPr>
            <w:r w:rsidRPr="001F0320">
              <w:rPr>
                <w:highlight w:val="lightGray"/>
                <w:rPrChange w:id="1212" w:author="Victoria Shilina" w:date="2018-10-24T14:19:00Z">
                  <w:rPr/>
                </w:rPrChange>
              </w:rPr>
              <w:t>5</w:t>
            </w:r>
          </w:p>
        </w:tc>
        <w:tc>
          <w:tcPr>
            <w:tcW w:w="1891" w:type="dxa"/>
          </w:tcPr>
          <w:p w14:paraId="1DCCD400" w14:textId="77777777" w:rsidR="00994C89" w:rsidRPr="001F0320" w:rsidRDefault="00994C89" w:rsidP="00FB4B3C">
            <w:pPr>
              <w:spacing w:before="120"/>
              <w:rPr>
                <w:highlight w:val="lightGray"/>
                <w:rPrChange w:id="1213" w:author="Victoria Shilina" w:date="2018-10-24T14:19:00Z">
                  <w:rPr/>
                </w:rPrChange>
              </w:rPr>
            </w:pPr>
            <w:r w:rsidRPr="001F0320">
              <w:rPr>
                <w:highlight w:val="lightGray"/>
                <w:rPrChange w:id="1214" w:author="Victoria Shilina" w:date="2018-10-24T14:19:00Z">
                  <w:rPr/>
                </w:rPrChange>
              </w:rPr>
              <w:t>4</w:t>
            </w:r>
          </w:p>
        </w:tc>
        <w:tc>
          <w:tcPr>
            <w:tcW w:w="1892" w:type="dxa"/>
          </w:tcPr>
          <w:p w14:paraId="55EDBF0B" w14:textId="77777777" w:rsidR="00994C89" w:rsidRPr="001F0320" w:rsidRDefault="00994C89" w:rsidP="00FB4B3C">
            <w:pPr>
              <w:spacing w:before="120"/>
              <w:rPr>
                <w:highlight w:val="lightGray"/>
                <w:rPrChange w:id="1215" w:author="Victoria Shilina" w:date="2018-10-24T14:19:00Z">
                  <w:rPr/>
                </w:rPrChange>
              </w:rPr>
            </w:pPr>
            <w:r w:rsidRPr="001F0320">
              <w:rPr>
                <w:highlight w:val="lightGray"/>
                <w:rPrChange w:id="1216" w:author="Victoria Shilina" w:date="2018-10-24T14:19:00Z">
                  <w:rPr/>
                </w:rPrChange>
              </w:rPr>
              <w:t>4</w:t>
            </w:r>
          </w:p>
        </w:tc>
        <w:tc>
          <w:tcPr>
            <w:tcW w:w="1892" w:type="dxa"/>
          </w:tcPr>
          <w:p w14:paraId="1CC6E7EF" w14:textId="77777777" w:rsidR="00994C89" w:rsidRPr="001F0320" w:rsidRDefault="00994C89" w:rsidP="00FB4B3C">
            <w:pPr>
              <w:spacing w:before="120"/>
              <w:rPr>
                <w:highlight w:val="lightGray"/>
                <w:rPrChange w:id="1217" w:author="Victoria Shilina" w:date="2018-10-24T14:19:00Z">
                  <w:rPr/>
                </w:rPrChange>
              </w:rPr>
            </w:pPr>
            <w:r w:rsidRPr="001F0320">
              <w:rPr>
                <w:highlight w:val="lightGray"/>
                <w:rPrChange w:id="1218" w:author="Victoria Shilina" w:date="2018-10-24T14:19:00Z">
                  <w:rPr/>
                </w:rPrChange>
              </w:rPr>
              <w:t>4</w:t>
            </w:r>
          </w:p>
        </w:tc>
      </w:tr>
    </w:tbl>
    <w:p w14:paraId="56C80AA2" w14:textId="6F1AE898" w:rsidR="00994C89" w:rsidRDefault="00994C89" w:rsidP="002B38AC">
      <w:pPr>
        <w:spacing w:before="120" w:after="0"/>
        <w:ind w:firstLine="539"/>
      </w:pPr>
    </w:p>
    <w:p w14:paraId="7659F438" w14:textId="77777777" w:rsidR="004307EE" w:rsidRPr="00FD3425" w:rsidDel="001F0320" w:rsidRDefault="004307EE" w:rsidP="002B38AC">
      <w:pPr>
        <w:spacing w:before="120"/>
        <w:rPr>
          <w:del w:id="1219" w:author="Victoria Shilina" w:date="2018-10-24T14:21:00Z"/>
        </w:rPr>
      </w:pPr>
    </w:p>
    <w:p w14:paraId="2452C4A7" w14:textId="28E039D1" w:rsidR="002B38AC" w:rsidRPr="00E542A7" w:rsidRDefault="002B38AC" w:rsidP="002B38AC">
      <w:pPr>
        <w:spacing w:before="120" w:after="0"/>
        <w:ind w:firstLine="539"/>
        <w:rPr>
          <w:highlight w:val="lightGray"/>
          <w:rPrChange w:id="1220" w:author="Victoria Shilina" w:date="2018-10-24T14:28:00Z">
            <w:rPr/>
          </w:rPrChange>
        </w:rPr>
      </w:pPr>
      <w:r w:rsidRPr="00E542A7">
        <w:rPr>
          <w:highlight w:val="lightGray"/>
          <w:rPrChange w:id="1221" w:author="Victoria Shilina" w:date="2018-10-24T14:28:00Z">
            <w:rPr/>
          </w:rPrChange>
        </w:rPr>
        <w:t xml:space="preserve">Этикетки с именем и </w:t>
      </w:r>
      <w:proofErr w:type="spellStart"/>
      <w:r w:rsidRPr="00E542A7">
        <w:rPr>
          <w:highlight w:val="lightGray"/>
          <w:rPrChange w:id="1222" w:author="Victoria Shilina" w:date="2018-10-24T14:28:00Z">
            <w:rPr/>
          </w:rPrChange>
        </w:rPr>
        <w:t>штрихкодом</w:t>
      </w:r>
      <w:proofErr w:type="spellEnd"/>
      <w:r w:rsidRPr="00E542A7">
        <w:rPr>
          <w:highlight w:val="lightGray"/>
          <w:rPrChange w:id="1223" w:author="Victoria Shilina" w:date="2018-10-24T14:28:00Z">
            <w:rPr/>
          </w:rPrChange>
        </w:rPr>
        <w:t xml:space="preserve"> ячейки располагаются на </w:t>
      </w:r>
      <w:r w:rsidR="00EA0EA9" w:rsidRPr="00E542A7">
        <w:rPr>
          <w:highlight w:val="lightGray"/>
          <w:rPrChange w:id="1224" w:author="Victoria Shilina" w:date="2018-10-24T14:28:00Z">
            <w:rPr/>
          </w:rPrChange>
        </w:rPr>
        <w:t xml:space="preserve">траверсах </w:t>
      </w:r>
      <w:r w:rsidRPr="00E542A7">
        <w:rPr>
          <w:highlight w:val="lightGray"/>
          <w:rPrChange w:id="1225" w:author="Victoria Shilina" w:date="2018-10-24T14:28:00Z">
            <w:rPr/>
          </w:rPrChange>
        </w:rPr>
        <w:t>стеллажей.</w:t>
      </w:r>
    </w:p>
    <w:p w14:paraId="164F0261" w14:textId="603DC80D" w:rsidR="002B38AC" w:rsidRPr="00FD3425" w:rsidRDefault="002B38AC" w:rsidP="002B38AC">
      <w:pPr>
        <w:spacing w:before="120" w:after="0"/>
        <w:ind w:firstLine="539"/>
      </w:pPr>
      <w:r w:rsidRPr="00E542A7">
        <w:rPr>
          <w:highlight w:val="lightGray"/>
          <w:rPrChange w:id="1226" w:author="Victoria Shilina" w:date="2018-10-24T14:28:00Z">
            <w:rPr/>
          </w:rPrChange>
        </w:rPr>
        <w:t xml:space="preserve">Подтверждение размещения груза в ячейку поступает в WMS от системы </w:t>
      </w:r>
      <w:proofErr w:type="spellStart"/>
      <w:r w:rsidRPr="00E542A7">
        <w:rPr>
          <w:highlight w:val="lightGray"/>
          <w:rPrChange w:id="1227" w:author="Victoria Shilina" w:date="2018-10-24T14:28:00Z">
            <w:rPr/>
          </w:rPrChange>
        </w:rPr>
        <w:t>Put-to-Light</w:t>
      </w:r>
      <w:proofErr w:type="spellEnd"/>
      <w:r w:rsidRPr="00E542A7">
        <w:rPr>
          <w:highlight w:val="lightGray"/>
          <w:rPrChange w:id="1228" w:author="Victoria Shilina" w:date="2018-10-24T14:28:00Z">
            <w:rPr/>
          </w:rPrChange>
        </w:rPr>
        <w:t xml:space="preserve">. </w:t>
      </w:r>
    </w:p>
    <w:p w14:paraId="701AF031" w14:textId="3015E3C2" w:rsidR="002B38AC" w:rsidRPr="00FD3425" w:rsidRDefault="002B38AC" w:rsidP="002B38AC">
      <w:pPr>
        <w:spacing w:before="120" w:after="0"/>
        <w:ind w:firstLine="539"/>
      </w:pPr>
      <w:r w:rsidRPr="008472F6">
        <w:rPr>
          <w:highlight w:val="lightGray"/>
          <w:rPrChange w:id="1229" w:author="Victoria Shilina" w:date="2018-10-24T14:28:00Z">
            <w:rPr/>
          </w:rPrChange>
        </w:rPr>
        <w:t>В одной ячейке зоны могут хранитьс</w:t>
      </w:r>
      <w:r w:rsidR="002020ED" w:rsidRPr="008472F6">
        <w:rPr>
          <w:highlight w:val="lightGray"/>
          <w:rPrChange w:id="1230" w:author="Victoria Shilina" w:date="2018-10-24T14:28:00Z">
            <w:rPr/>
          </w:rPrChange>
        </w:rPr>
        <w:t>я лотки с товаром одного заказа</w:t>
      </w:r>
      <w:r w:rsidR="00D9599A" w:rsidRPr="008472F6">
        <w:rPr>
          <w:highlight w:val="lightGray"/>
          <w:rPrChange w:id="1231" w:author="Victoria Shilina" w:date="2018-10-24T14:28:00Z">
            <w:rPr/>
          </w:rPrChange>
        </w:rPr>
        <w:t>.</w:t>
      </w:r>
    </w:p>
    <w:p w14:paraId="24316499" w14:textId="77777777" w:rsidR="002B38AC" w:rsidRPr="00FD3425" w:rsidRDefault="002B38AC" w:rsidP="002B38AC">
      <w:pPr>
        <w:spacing w:before="120"/>
      </w:pPr>
    </w:p>
    <w:p w14:paraId="15ECF882" w14:textId="7247E42A" w:rsidR="002B38AC" w:rsidRPr="00FD3425" w:rsidRDefault="002B38AC" w:rsidP="002B38AC">
      <w:pPr>
        <w:pStyle w:val="2"/>
        <w:rPr>
          <w:lang w:val="ru-RU"/>
        </w:rPr>
      </w:pPr>
      <w:r w:rsidRPr="00FD3425">
        <w:tab/>
      </w:r>
      <w:bookmarkStart w:id="1232" w:name="_Toc529192711"/>
      <w:r w:rsidRPr="00FD3425">
        <w:rPr>
          <w:lang w:val="ru-RU"/>
        </w:rPr>
        <w:t xml:space="preserve">Зона полочного хранения </w:t>
      </w:r>
      <w:r w:rsidRPr="00FD3425">
        <w:rPr>
          <w:lang w:val="en-US"/>
        </w:rPr>
        <w:t>R</w:t>
      </w:r>
      <w:bookmarkEnd w:id="1232"/>
    </w:p>
    <w:p w14:paraId="3F064C2C" w14:textId="75D90AE9" w:rsidR="002B38AC" w:rsidRPr="00CB3EE1" w:rsidRDefault="004B797C" w:rsidP="002B38AC">
      <w:pPr>
        <w:ind w:firstLine="708"/>
        <w:rPr>
          <w:highlight w:val="yellow"/>
          <w:lang w:eastAsia="x-none"/>
          <w:rPrChange w:id="1233" w:author="Victoria Shilina" w:date="2018-10-24T14:28:00Z">
            <w:rPr>
              <w:lang w:eastAsia="x-none"/>
            </w:rPr>
          </w:rPrChange>
        </w:rPr>
      </w:pPr>
      <w:r w:rsidRPr="00AC03EB">
        <w:rPr>
          <w:highlight w:val="lightGray"/>
          <w:lang w:eastAsia="x-none"/>
          <w:rPrChange w:id="1234" w:author="Victoria Shilina" w:date="2018-10-24T12:28:00Z">
            <w:rPr>
              <w:lang w:eastAsia="x-none"/>
            </w:rPr>
          </w:rPrChange>
        </w:rPr>
        <w:t xml:space="preserve">Зона предназначена для хранения и отбора </w:t>
      </w:r>
      <w:del w:id="1235" w:author="Victoria Shilina" w:date="2018-10-24T12:35:00Z">
        <w:r w:rsidRPr="00AC03EB" w:rsidDel="00927EAD">
          <w:rPr>
            <w:highlight w:val="lightGray"/>
            <w:lang w:eastAsia="x-none"/>
            <w:rPrChange w:id="1236" w:author="Victoria Shilina" w:date="2018-10-24T12:28:00Z">
              <w:rPr>
                <w:lang w:eastAsia="x-none"/>
              </w:rPr>
            </w:rPrChange>
          </w:rPr>
          <w:delText>готовой продукции</w:delText>
        </w:r>
      </w:del>
      <w:ins w:id="1237" w:author="Victoria Shilina" w:date="2018-10-24T12:35:00Z">
        <w:r>
          <w:rPr>
            <w:highlight w:val="lightGray"/>
            <w:lang w:eastAsia="x-none"/>
          </w:rPr>
          <w:t>товара</w:t>
        </w:r>
      </w:ins>
      <w:r w:rsidRPr="00AC03EB">
        <w:rPr>
          <w:highlight w:val="lightGray"/>
          <w:lang w:eastAsia="x-none"/>
          <w:rPrChange w:id="1238" w:author="Victoria Shilina" w:date="2018-10-24T12:28:00Z">
            <w:rPr>
              <w:lang w:eastAsia="x-none"/>
            </w:rPr>
          </w:rPrChange>
        </w:rPr>
        <w:t>. Хранение в лотках. Отбор как целых лотков так и штук</w:t>
      </w:r>
      <w:r w:rsidR="005A582E">
        <w:rPr>
          <w:highlight w:val="lightGray"/>
          <w:lang w:eastAsia="x-none"/>
        </w:rPr>
        <w:t>.</w:t>
      </w:r>
      <w:ins w:id="1239" w:author="cc-sed63" w:date="2018-07-24T16:10:00Z">
        <w:del w:id="1240" w:author="Victoria Shilina" w:date="2018-10-24T14:26:00Z">
          <w:r w:rsidR="00C956F8" w:rsidRPr="00CB3EE1" w:rsidDel="00E542A7">
            <w:rPr>
              <w:highlight w:val="yellow"/>
              <w:lang w:eastAsia="x-none"/>
              <w:rPrChange w:id="1241" w:author="Victoria Shilina" w:date="2018-10-24T14:28:00Z">
                <w:rPr>
                  <w:lang w:eastAsia="x-none"/>
                </w:rPr>
              </w:rPrChange>
            </w:rPr>
            <w:delText>А также для части</w:delText>
          </w:r>
          <w:r w:rsidR="0012029D" w:rsidRPr="00CB3EE1" w:rsidDel="00E542A7">
            <w:rPr>
              <w:highlight w:val="yellow"/>
              <w:lang w:eastAsia="x-none"/>
              <w:rPrChange w:id="1242" w:author="Victoria Shilina" w:date="2018-10-24T14:28:00Z">
                <w:rPr>
                  <w:lang w:eastAsia="x-none"/>
                </w:rPr>
              </w:rPrChange>
            </w:rPr>
            <w:delText xml:space="preserve"> товара категории С.</w:delText>
          </w:r>
        </w:del>
      </w:ins>
    </w:p>
    <w:p w14:paraId="16A496A8" w14:textId="554FFDA6" w:rsidR="00495329" w:rsidRPr="00FD3425" w:rsidRDefault="002B38AC" w:rsidP="004E3E7D">
      <w:pPr>
        <w:ind w:firstLine="708"/>
        <w:rPr>
          <w:lang w:eastAsia="x-none"/>
        </w:rPr>
      </w:pPr>
      <w:r w:rsidRPr="004E3E7D">
        <w:rPr>
          <w:highlight w:val="lightGray"/>
          <w:lang w:eastAsia="x-none"/>
          <w:rPrChange w:id="1243" w:author="Victoria Shilina" w:date="2018-10-24T14:28:00Z">
            <w:rPr>
              <w:lang w:eastAsia="x-none"/>
            </w:rPr>
          </w:rPrChange>
        </w:rPr>
        <w:t>Зона состоит из 8-ми полочных стеллажей</w:t>
      </w:r>
      <w:r w:rsidRPr="00FD3425">
        <w:rPr>
          <w:lang w:eastAsia="x-none"/>
        </w:rPr>
        <w:t>.</w:t>
      </w:r>
    </w:p>
    <w:p w14:paraId="2828F422" w14:textId="62184101" w:rsidR="008B135A" w:rsidRPr="00FD3425" w:rsidRDefault="00171FBF" w:rsidP="008B135A">
      <w:pPr>
        <w:keepNext/>
        <w:spacing w:before="120"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5782B9D3" wp14:editId="4D1FB429">
            <wp:extent cx="3676650" cy="42957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2639" w14:textId="41920DB4" w:rsidR="002B38AC" w:rsidRPr="00FD3425" w:rsidRDefault="008B135A" w:rsidP="008B135A">
      <w:pPr>
        <w:pStyle w:val="ab"/>
        <w:rPr>
          <w:rFonts w:ascii="Times New Roman" w:hAnsi="Times New Roman"/>
          <w:b w:val="0"/>
        </w:rPr>
      </w:pPr>
      <w:bookmarkStart w:id="1244" w:name="_Ref515010318"/>
      <w:r w:rsidRPr="00FD3425">
        <w:rPr>
          <w:rFonts w:ascii="Times New Roman" w:hAnsi="Times New Roman"/>
          <w:b w:val="0"/>
        </w:rPr>
        <w:t xml:space="preserve">Рис. </w:t>
      </w:r>
      <w:bookmarkEnd w:id="1244"/>
    </w:p>
    <w:p w14:paraId="7AB39AE2" w14:textId="1BB35676" w:rsidR="00597ED0" w:rsidRPr="00FD3425" w:rsidRDefault="00597ED0" w:rsidP="00597ED0">
      <w:pPr>
        <w:spacing w:before="120" w:after="0"/>
        <w:ind w:firstLine="539"/>
      </w:pPr>
      <w:r w:rsidRPr="005E3C0A">
        <w:rPr>
          <w:highlight w:val="lightGray"/>
          <w:rPrChange w:id="1245" w:author="Victoria Shilina" w:date="2018-10-24T14:29:00Z">
            <w:rPr/>
          </w:rPrChange>
        </w:rPr>
        <w:t xml:space="preserve">Ячейкой в WMS для данной зоны является </w:t>
      </w:r>
      <w:r w:rsidR="00C51857" w:rsidRPr="005E3C0A">
        <w:rPr>
          <w:highlight w:val="lightGray"/>
          <w:rPrChange w:id="1246" w:author="Victoria Shilina" w:date="2018-10-24T14:29:00Z">
            <w:rPr/>
          </w:rPrChange>
        </w:rPr>
        <w:t>место под один лоток</w:t>
      </w:r>
      <w:r w:rsidRPr="005E3C0A">
        <w:rPr>
          <w:highlight w:val="lightGray"/>
          <w:rPrChange w:id="1247" w:author="Victoria Shilina" w:date="2018-10-24T14:29:00Z">
            <w:rPr/>
          </w:rPrChange>
        </w:rPr>
        <w:t>, нумерация следующая</w:t>
      </w:r>
      <w:r w:rsidRPr="005E3C0A">
        <w:rPr>
          <w:highlight w:val="lightGray"/>
        </w:rPr>
        <w:t>:</w:t>
      </w:r>
      <w:r w:rsidRPr="00FD3425">
        <w:t xml:space="preserve"> </w:t>
      </w:r>
    </w:p>
    <w:p w14:paraId="5749CE81" w14:textId="77777777" w:rsidR="00597ED0" w:rsidRPr="00FD3425" w:rsidRDefault="00597ED0" w:rsidP="00597ED0">
      <w:pPr>
        <w:spacing w:before="120" w:after="0"/>
        <w:ind w:firstLine="539"/>
        <w:jc w:val="center"/>
      </w:pPr>
      <w:r w:rsidRPr="00FD3425">
        <w:rPr>
          <w:i/>
          <w:lang w:val="en-US"/>
        </w:rPr>
        <w:t>R</w:t>
      </w:r>
      <w:r w:rsidRPr="00FD3425">
        <w:rPr>
          <w:i/>
        </w:rPr>
        <w:t>-</w:t>
      </w:r>
      <w:r w:rsidRPr="00FD3425">
        <w:rPr>
          <w:i/>
          <w:lang w:val="en-US"/>
        </w:rPr>
        <w:t>X</w:t>
      </w:r>
      <w:r w:rsidRPr="00FD3425">
        <w:rPr>
          <w:i/>
        </w:rPr>
        <w:t>-</w:t>
      </w:r>
      <w:r w:rsidRPr="00FD3425">
        <w:rPr>
          <w:i/>
          <w:lang w:val="en-US"/>
        </w:rPr>
        <w:t>YY</w:t>
      </w:r>
      <w:r w:rsidRPr="00FD3425">
        <w:rPr>
          <w:i/>
        </w:rPr>
        <w:t>-</w:t>
      </w:r>
      <w:r w:rsidRPr="00FD3425">
        <w:rPr>
          <w:i/>
          <w:lang w:val="en-US"/>
        </w:rPr>
        <w:t>Z</w:t>
      </w:r>
      <w:r w:rsidRPr="00FD3425">
        <w:t>,</w:t>
      </w:r>
    </w:p>
    <w:p w14:paraId="45841530" w14:textId="1A9D1B81" w:rsidR="00597ED0" w:rsidRPr="00D45699" w:rsidRDefault="00597ED0" w:rsidP="00597ED0">
      <w:pPr>
        <w:spacing w:before="120"/>
        <w:rPr>
          <w:highlight w:val="lightGray"/>
          <w:rPrChange w:id="1248" w:author="Victoria Shilina" w:date="2018-10-25T10:48:00Z">
            <w:rPr/>
          </w:rPrChange>
        </w:rPr>
      </w:pPr>
      <w:r w:rsidRPr="00D45699">
        <w:rPr>
          <w:highlight w:val="lightGray"/>
          <w:rPrChange w:id="1249" w:author="Victoria Shilina" w:date="2018-10-25T10:48:00Z">
            <w:rPr/>
          </w:rPrChange>
        </w:rPr>
        <w:t xml:space="preserve">где, </w:t>
      </w:r>
      <w:r w:rsidRPr="00D45699">
        <w:rPr>
          <w:i/>
          <w:highlight w:val="lightGray"/>
          <w:rPrChange w:id="1250" w:author="Victoria Shilina" w:date="2018-10-25T10:48:00Z">
            <w:rPr>
              <w:i/>
            </w:rPr>
          </w:rPrChange>
        </w:rPr>
        <w:t>X</w:t>
      </w:r>
      <w:r w:rsidRPr="00D45699">
        <w:rPr>
          <w:highlight w:val="lightGray"/>
          <w:rPrChange w:id="1251" w:author="Victoria Shilina" w:date="2018-10-25T10:48:00Z">
            <w:rPr/>
          </w:rPrChange>
        </w:rPr>
        <w:t xml:space="preserve"> – номер стеллажа, </w:t>
      </w:r>
      <w:r w:rsidRPr="00D45699">
        <w:rPr>
          <w:i/>
          <w:highlight w:val="lightGray"/>
          <w:lang w:val="en-US"/>
          <w:rPrChange w:id="1252" w:author="Victoria Shilina" w:date="2018-10-25T10:48:00Z">
            <w:rPr>
              <w:i/>
              <w:lang w:val="en-US"/>
            </w:rPr>
          </w:rPrChange>
        </w:rPr>
        <w:t>YY</w:t>
      </w:r>
      <w:r w:rsidRPr="00D45699">
        <w:rPr>
          <w:highlight w:val="lightGray"/>
          <w:rPrChange w:id="1253" w:author="Victoria Shilina" w:date="2018-10-25T10:48:00Z">
            <w:rPr/>
          </w:rPrChange>
        </w:rPr>
        <w:t xml:space="preserve"> – номер секции, </w:t>
      </w:r>
      <w:r w:rsidRPr="00D45699">
        <w:rPr>
          <w:i/>
          <w:highlight w:val="lightGray"/>
          <w:lang w:val="en-US"/>
          <w:rPrChange w:id="1254" w:author="Victoria Shilina" w:date="2018-10-25T10:48:00Z">
            <w:rPr>
              <w:i/>
              <w:lang w:val="en-US"/>
            </w:rPr>
          </w:rPrChange>
        </w:rPr>
        <w:t>Z</w:t>
      </w:r>
      <w:r w:rsidRPr="00D45699">
        <w:rPr>
          <w:highlight w:val="lightGray"/>
          <w:rPrChange w:id="1255" w:author="Victoria Shilina" w:date="2018-10-25T10:48:00Z">
            <w:rPr/>
          </w:rPrChange>
        </w:rPr>
        <w:t xml:space="preserve"> – ярус. Направление нумерации стеллажей отражено на </w:t>
      </w:r>
      <w:r w:rsidRPr="00D45699">
        <w:rPr>
          <w:highlight w:val="lightGray"/>
          <w:rPrChange w:id="1256" w:author="Victoria Shilina" w:date="2018-10-25T10:48:00Z">
            <w:rPr/>
          </w:rPrChange>
        </w:rPr>
        <w:fldChar w:fldCharType="begin"/>
      </w:r>
      <w:r w:rsidRPr="00D45699">
        <w:rPr>
          <w:highlight w:val="lightGray"/>
          <w:rPrChange w:id="1257" w:author="Victoria Shilina" w:date="2018-10-25T10:48:00Z">
            <w:rPr/>
          </w:rPrChange>
        </w:rPr>
        <w:instrText xml:space="preserve"> REF _Ref515010318 \h  \* MERGEFORMAT </w:instrText>
      </w:r>
      <w:r w:rsidRPr="00D45699">
        <w:rPr>
          <w:highlight w:val="lightGray"/>
          <w:rPrChange w:id="1258" w:author="Victoria Shilina" w:date="2018-10-25T10:48:00Z">
            <w:rPr>
              <w:highlight w:val="lightGray"/>
            </w:rPr>
          </w:rPrChange>
        </w:rPr>
      </w:r>
      <w:r w:rsidRPr="00D45699">
        <w:rPr>
          <w:highlight w:val="lightGray"/>
          <w:rPrChange w:id="1259" w:author="Victoria Shilina" w:date="2018-10-25T10:48:00Z">
            <w:rPr/>
          </w:rPrChange>
        </w:rPr>
        <w:fldChar w:fldCharType="separate"/>
      </w:r>
      <w:r w:rsidR="003B1748" w:rsidRPr="003B1748">
        <w:rPr>
          <w:highlight w:val="lightGray"/>
        </w:rPr>
        <w:t xml:space="preserve">Рис. </w:t>
      </w:r>
      <w:r w:rsidRPr="00D45699">
        <w:rPr>
          <w:highlight w:val="lightGray"/>
          <w:rPrChange w:id="1260" w:author="Victoria Shilina" w:date="2018-10-25T10:48:00Z">
            <w:rPr/>
          </w:rPrChange>
        </w:rPr>
        <w:fldChar w:fldCharType="end"/>
      </w:r>
      <w:r w:rsidRPr="00D45699">
        <w:rPr>
          <w:highlight w:val="lightGray"/>
          <w:rPrChange w:id="1261" w:author="Victoria Shilina" w:date="2018-10-25T10:48:00Z">
            <w:rPr/>
          </w:rPrChange>
        </w:rPr>
        <w:t xml:space="preserve"> стрелкой.</w:t>
      </w:r>
    </w:p>
    <w:p w14:paraId="5D77E87F" w14:textId="77777777" w:rsidR="0081107C" w:rsidRPr="00D45699" w:rsidRDefault="0081107C" w:rsidP="00A56865">
      <w:pPr>
        <w:spacing w:before="120"/>
        <w:jc w:val="left"/>
        <w:rPr>
          <w:b/>
          <w:highlight w:val="lightGray"/>
          <w:rPrChange w:id="1262" w:author="Victoria Shilina" w:date="2018-10-25T10:48:00Z">
            <w:rPr>
              <w:b/>
            </w:rPr>
          </w:rPrChange>
        </w:rPr>
      </w:pPr>
    </w:p>
    <w:p w14:paraId="0F499D55" w14:textId="02CAB862" w:rsidR="002B38AC" w:rsidDel="00D45699" w:rsidRDefault="00A56865" w:rsidP="00A56865">
      <w:pPr>
        <w:spacing w:before="120"/>
        <w:jc w:val="left"/>
        <w:rPr>
          <w:del w:id="1263" w:author="Victoria Shilina" w:date="2018-10-25T10:47:00Z"/>
          <w:b/>
        </w:rPr>
      </w:pPr>
      <w:r w:rsidRPr="00D45699">
        <w:rPr>
          <w:b/>
          <w:highlight w:val="lightGray"/>
          <w:rPrChange w:id="1264" w:author="Victoria Shilina" w:date="2018-10-25T10:48:00Z">
            <w:rPr>
              <w:b/>
            </w:rPr>
          </w:rPrChange>
        </w:rPr>
        <w:t>Параметры стеллажей</w:t>
      </w:r>
    </w:p>
    <w:p w14:paraId="2E5519D6" w14:textId="77777777" w:rsidR="00A56865" w:rsidRDefault="00A56865" w:rsidP="00A56865">
      <w:pPr>
        <w:spacing w:before="120"/>
        <w:jc w:val="left"/>
        <w:rPr>
          <w:noProof/>
        </w:rPr>
      </w:pPr>
    </w:p>
    <w:p w14:paraId="361029D8" w14:textId="2CDA8B6C" w:rsidR="00A56865" w:rsidRDefault="00A56865" w:rsidP="00A56865">
      <w:pPr>
        <w:spacing w:before="120"/>
        <w:jc w:val="left"/>
        <w:rPr>
          <w:b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7237EB5" wp14:editId="276CE216">
            <wp:extent cx="6011545" cy="4019550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374B" w14:textId="003FD908" w:rsidR="00A56865" w:rsidRPr="00A56865" w:rsidRDefault="00A56865" w:rsidP="00A56865">
      <w:pPr>
        <w:spacing w:before="120"/>
        <w:jc w:val="left"/>
        <w:rPr>
          <w:b/>
        </w:rPr>
      </w:pPr>
      <w:r>
        <w:rPr>
          <w:noProof/>
          <w:lang w:val="uk-UA" w:eastAsia="uk-UA"/>
        </w:rPr>
        <w:drawing>
          <wp:inline distT="0" distB="0" distL="0" distR="0" wp14:anchorId="2C75C32D" wp14:editId="3CCD62D3">
            <wp:extent cx="4714875" cy="41719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0C90" w14:textId="77777777" w:rsidR="00A56865" w:rsidRDefault="00A56865" w:rsidP="002B38AC">
      <w:pPr>
        <w:spacing w:before="120" w:after="0"/>
        <w:ind w:firstLine="539"/>
      </w:pPr>
    </w:p>
    <w:p w14:paraId="655102A8" w14:textId="77777777" w:rsidR="00A56865" w:rsidRDefault="00A56865" w:rsidP="002B38AC">
      <w:pPr>
        <w:spacing w:before="120" w:after="0"/>
        <w:ind w:firstLine="539"/>
      </w:pPr>
      <w:r>
        <w:rPr>
          <w:noProof/>
          <w:lang w:val="uk-UA" w:eastAsia="uk-UA"/>
        </w:rPr>
        <w:drawing>
          <wp:inline distT="0" distB="0" distL="0" distR="0" wp14:anchorId="312871D6" wp14:editId="77A3E339">
            <wp:extent cx="2857500" cy="4000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844C" w14:textId="1650038B" w:rsidR="002B38AC" w:rsidRPr="00FD3425" w:rsidRDefault="00A56865" w:rsidP="00495329">
      <w:pPr>
        <w:spacing w:before="120" w:after="0"/>
        <w:ind w:firstLine="539"/>
      </w:pPr>
      <w:r>
        <w:rPr>
          <w:noProof/>
          <w:lang w:val="uk-UA" w:eastAsia="uk-UA"/>
        </w:rPr>
        <w:drawing>
          <wp:inline distT="0" distB="0" distL="0" distR="0" wp14:anchorId="5AC35F7F" wp14:editId="018076C1">
            <wp:extent cx="6011545" cy="3205480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28AF" w14:textId="6D5B5504" w:rsidR="002B38AC" w:rsidRDefault="002B38AC" w:rsidP="002B38AC">
      <w:pPr>
        <w:spacing w:before="120" w:after="0"/>
        <w:ind w:firstLine="539"/>
      </w:pPr>
      <w:r w:rsidRPr="00E542A7">
        <w:rPr>
          <w:highlight w:val="lightGray"/>
          <w:rPrChange w:id="1265" w:author="Victoria Shilina" w:date="2018-10-24T14:30:00Z">
            <w:rPr/>
          </w:rPrChange>
        </w:rPr>
        <w:t xml:space="preserve">Этикетки с именем и </w:t>
      </w:r>
      <w:proofErr w:type="spellStart"/>
      <w:r w:rsidRPr="00E542A7">
        <w:rPr>
          <w:highlight w:val="lightGray"/>
          <w:rPrChange w:id="1266" w:author="Victoria Shilina" w:date="2018-10-24T14:30:00Z">
            <w:rPr/>
          </w:rPrChange>
        </w:rPr>
        <w:t>штрихкодом</w:t>
      </w:r>
      <w:proofErr w:type="spellEnd"/>
      <w:r w:rsidRPr="00E542A7">
        <w:rPr>
          <w:highlight w:val="lightGray"/>
          <w:rPrChange w:id="1267" w:author="Victoria Shilina" w:date="2018-10-24T14:30:00Z">
            <w:rPr/>
          </w:rPrChange>
        </w:rPr>
        <w:t xml:space="preserve"> ячейки располагаются на </w:t>
      </w:r>
      <w:r w:rsidR="009C10B4" w:rsidRPr="00E542A7">
        <w:rPr>
          <w:highlight w:val="lightGray"/>
          <w:rPrChange w:id="1268" w:author="Victoria Shilina" w:date="2018-10-24T14:30:00Z">
            <w:rPr/>
          </w:rPrChange>
        </w:rPr>
        <w:t xml:space="preserve">траверсах </w:t>
      </w:r>
      <w:r w:rsidRPr="00E542A7">
        <w:rPr>
          <w:highlight w:val="lightGray"/>
          <w:rPrChange w:id="1269" w:author="Victoria Shilina" w:date="2018-10-24T14:30:00Z">
            <w:rPr/>
          </w:rPrChange>
        </w:rPr>
        <w:t xml:space="preserve">стеллажей. Подтверждение ячейки выполняется в WMS сканированием </w:t>
      </w:r>
      <w:proofErr w:type="spellStart"/>
      <w:r w:rsidRPr="00E542A7">
        <w:rPr>
          <w:highlight w:val="lightGray"/>
          <w:rPrChange w:id="1270" w:author="Victoria Shilina" w:date="2018-10-24T14:30:00Z">
            <w:rPr/>
          </w:rPrChange>
        </w:rPr>
        <w:t>штрихкода</w:t>
      </w:r>
      <w:proofErr w:type="spellEnd"/>
      <w:r w:rsidRPr="00E542A7">
        <w:rPr>
          <w:highlight w:val="lightGray"/>
          <w:rPrChange w:id="1271" w:author="Victoria Shilina" w:date="2018-10-24T14:30:00Z">
            <w:rPr/>
          </w:rPrChange>
        </w:rPr>
        <w:t xml:space="preserve"> этикетки ячейки.</w:t>
      </w:r>
    </w:p>
    <w:p w14:paraId="2ECC4325" w14:textId="5282D192" w:rsidR="00827EA1" w:rsidRPr="00827EA1" w:rsidRDefault="00827EA1" w:rsidP="002B38AC">
      <w:pPr>
        <w:spacing w:before="120" w:after="0"/>
        <w:ind w:firstLine="539"/>
      </w:pPr>
      <w:r w:rsidRPr="005E3C0A">
        <w:rPr>
          <w:highlight w:val="lightGray"/>
          <w:rPrChange w:id="1272" w:author="Victoria Shilina" w:date="2018-10-24T14:31:00Z">
            <w:rPr/>
          </w:rPrChange>
        </w:rPr>
        <w:lastRenderedPageBreak/>
        <w:t xml:space="preserve">В </w:t>
      </w:r>
      <w:r w:rsidR="008B7861" w:rsidRPr="005E3C0A">
        <w:rPr>
          <w:highlight w:val="lightGray"/>
        </w:rPr>
        <w:t>этом проекте предполагается что в СУ</w:t>
      </w:r>
      <w:r w:rsidRPr="005E3C0A">
        <w:rPr>
          <w:highlight w:val="lightGray"/>
          <w:rPrChange w:id="1273" w:author="Victoria Shilina" w:date="2018-10-24T14:31:00Z">
            <w:rPr/>
          </w:rPrChange>
        </w:rPr>
        <w:t xml:space="preserve"> зона </w:t>
      </w:r>
      <w:r w:rsidRPr="005E3C0A">
        <w:rPr>
          <w:highlight w:val="lightGray"/>
          <w:lang w:val="en-US"/>
          <w:rPrChange w:id="1274" w:author="Victoria Shilina" w:date="2018-10-24T14:31:00Z">
            <w:rPr>
              <w:lang w:val="en-US"/>
            </w:rPr>
          </w:rPrChange>
        </w:rPr>
        <w:t>R</w:t>
      </w:r>
      <w:r w:rsidRPr="005E3C0A">
        <w:rPr>
          <w:highlight w:val="lightGray"/>
          <w:rPrChange w:id="1275" w:author="Victoria Shilina" w:date="2018-10-24T14:31:00Z">
            <w:rPr/>
          </w:rPrChange>
        </w:rPr>
        <w:t xml:space="preserve"> </w:t>
      </w:r>
      <w:del w:id="1276" w:author="Victoria Shilina" w:date="2018-10-24T14:30:00Z">
        <w:r w:rsidR="001C122A" w:rsidRPr="005E3C0A" w:rsidDel="00E542A7">
          <w:rPr>
            <w:highlight w:val="lightGray"/>
            <w:rPrChange w:id="1277" w:author="Victoria Shilina" w:date="2018-10-24T14:31:00Z">
              <w:rPr/>
            </w:rPrChange>
          </w:rPr>
          <w:delText xml:space="preserve"> </w:delText>
        </w:r>
      </w:del>
      <w:r w:rsidR="001C122A" w:rsidRPr="005E3C0A">
        <w:rPr>
          <w:highlight w:val="lightGray"/>
          <w:rPrChange w:id="1278" w:author="Victoria Shilina" w:date="2018-10-24T14:31:00Z">
            <w:rPr/>
          </w:rPrChange>
        </w:rPr>
        <w:t xml:space="preserve">и </w:t>
      </w:r>
      <w:r w:rsidRPr="005E3C0A">
        <w:rPr>
          <w:highlight w:val="lightGray"/>
          <w:lang w:val="en-US"/>
          <w:rPrChange w:id="1279" w:author="Victoria Shilina" w:date="2018-10-24T14:31:00Z">
            <w:rPr>
              <w:lang w:val="en-US"/>
            </w:rPr>
          </w:rPrChange>
        </w:rPr>
        <w:t>G</w:t>
      </w:r>
      <w:r w:rsidRPr="005E3C0A">
        <w:rPr>
          <w:highlight w:val="lightGray"/>
          <w:rPrChange w:id="1280" w:author="Victoria Shilina" w:date="2018-10-24T14:31:00Z">
            <w:rPr/>
          </w:rPrChange>
        </w:rPr>
        <w:t>2 (секция 5)</w:t>
      </w:r>
      <w:r w:rsidR="001C122A" w:rsidRPr="005E3C0A">
        <w:rPr>
          <w:highlight w:val="lightGray"/>
          <w:rPrChange w:id="1281" w:author="Victoria Shilina" w:date="2018-10-24T14:31:00Z">
            <w:rPr/>
          </w:rPrChange>
        </w:rPr>
        <w:t xml:space="preserve"> будут одной зоной</w:t>
      </w:r>
      <w:r w:rsidR="008B7861" w:rsidRPr="005E3C0A">
        <w:rPr>
          <w:highlight w:val="lightGray"/>
        </w:rPr>
        <w:t xml:space="preserve"> для Весового неноминального товара</w:t>
      </w:r>
      <w:r w:rsidR="001C122A" w:rsidRPr="005E3C0A">
        <w:rPr>
          <w:highlight w:val="lightGray"/>
          <w:rPrChange w:id="1282" w:author="Victoria Shilina" w:date="2018-10-24T14:31:00Z">
            <w:rPr/>
          </w:rPrChange>
        </w:rPr>
        <w:t>.</w:t>
      </w:r>
      <w:r w:rsidR="001C122A">
        <w:t xml:space="preserve"> </w:t>
      </w:r>
    </w:p>
    <w:p w14:paraId="15F6E1F6" w14:textId="77777777" w:rsidR="002B38AC" w:rsidRPr="00FD3425" w:rsidRDefault="002B38AC" w:rsidP="002B38AC">
      <w:pPr>
        <w:spacing w:before="120" w:after="0"/>
        <w:ind w:firstLine="539"/>
      </w:pPr>
    </w:p>
    <w:p w14:paraId="3B476320" w14:textId="77777777" w:rsidR="002B38AC" w:rsidRPr="00FD3425" w:rsidRDefault="002B38AC" w:rsidP="002B38AC">
      <w:pPr>
        <w:pStyle w:val="2"/>
        <w:rPr>
          <w:lang w:val="en-US"/>
        </w:rPr>
      </w:pPr>
      <w:r w:rsidRPr="00FD3425">
        <w:tab/>
      </w:r>
      <w:bookmarkStart w:id="1283" w:name="_Toc529192712"/>
      <w:r w:rsidRPr="00FD3425">
        <w:t xml:space="preserve">Зона упаковки и </w:t>
      </w:r>
      <w:proofErr w:type="spellStart"/>
      <w:r w:rsidRPr="00FD3425">
        <w:t>маркировки</w:t>
      </w:r>
      <w:proofErr w:type="spellEnd"/>
      <w:r w:rsidRPr="00FD3425">
        <w:t xml:space="preserve"> </w:t>
      </w:r>
      <w:r w:rsidRPr="00FD3425">
        <w:rPr>
          <w:lang w:val="en-US"/>
        </w:rPr>
        <w:t>U</w:t>
      </w:r>
      <w:bookmarkEnd w:id="1283"/>
    </w:p>
    <w:p w14:paraId="3CB29B6A" w14:textId="77777777" w:rsidR="002B38AC" w:rsidRPr="00C873BC" w:rsidRDefault="002B38AC" w:rsidP="002B38AC">
      <w:pPr>
        <w:ind w:firstLine="708"/>
        <w:rPr>
          <w:highlight w:val="lightGray"/>
          <w:lang w:eastAsia="x-none"/>
          <w:rPrChange w:id="1284" w:author="Victoria Shilina" w:date="2018-10-24T14:31:00Z">
            <w:rPr>
              <w:lang w:eastAsia="x-none"/>
            </w:rPr>
          </w:rPrChange>
        </w:rPr>
      </w:pPr>
      <w:r w:rsidRPr="00C873BC">
        <w:rPr>
          <w:highlight w:val="lightGray"/>
          <w:lang w:eastAsia="x-none"/>
          <w:rPrChange w:id="1285" w:author="Victoria Shilina" w:date="2018-10-24T14:31:00Z">
            <w:rPr>
              <w:lang w:eastAsia="x-none"/>
            </w:rPr>
          </w:rPrChange>
        </w:rPr>
        <w:t>Зона предназначена для контроля сборки, маркировки и переупаковки готовой продукции в транспортную тару.</w:t>
      </w:r>
    </w:p>
    <w:p w14:paraId="2B0114B7" w14:textId="4ADA9C30" w:rsidR="002B38AC" w:rsidRPr="00FD3425" w:rsidRDefault="002B38AC" w:rsidP="002B38AC">
      <w:pPr>
        <w:ind w:firstLine="708"/>
        <w:rPr>
          <w:lang w:eastAsia="x-none"/>
        </w:rPr>
      </w:pPr>
      <w:r w:rsidRPr="00C873BC">
        <w:rPr>
          <w:highlight w:val="lightGray"/>
          <w:lang w:eastAsia="x-none"/>
          <w:rPrChange w:id="1286" w:author="Victoria Shilina" w:date="2018-10-24T14:31:00Z">
            <w:rPr>
              <w:lang w:eastAsia="x-none"/>
            </w:rPr>
          </w:rPrChange>
        </w:rPr>
        <w:t>Зона состоит из девяти ячеек контроля, которые оборудованы рабочими станциями (см</w:t>
      </w:r>
      <w:r w:rsidR="00467059">
        <w:rPr>
          <w:highlight w:val="lightGray"/>
          <w:lang w:eastAsia="x-none"/>
        </w:rPr>
        <w:t>.</w:t>
      </w:r>
      <w:r w:rsidR="00585426" w:rsidRPr="00C873BC">
        <w:rPr>
          <w:highlight w:val="lightGray"/>
          <w:lang w:eastAsia="x-none"/>
          <w:rPrChange w:id="1287" w:author="Victoria Shilina" w:date="2018-10-24T14:31:00Z">
            <w:rPr>
              <w:lang w:eastAsia="x-none"/>
            </w:rPr>
          </w:rPrChange>
        </w:rPr>
        <w:t xml:space="preserve"> </w:t>
      </w:r>
      <w:r w:rsidR="00585426" w:rsidRPr="00C873BC">
        <w:rPr>
          <w:highlight w:val="lightGray"/>
          <w:lang w:eastAsia="x-none"/>
          <w:rPrChange w:id="1288" w:author="Victoria Shilina" w:date="2018-10-24T14:31:00Z">
            <w:rPr>
              <w:lang w:eastAsia="x-none"/>
            </w:rPr>
          </w:rPrChange>
        </w:rPr>
        <w:fldChar w:fldCharType="begin"/>
      </w:r>
      <w:r w:rsidR="00585426" w:rsidRPr="00C873BC">
        <w:rPr>
          <w:highlight w:val="lightGray"/>
          <w:lang w:eastAsia="x-none"/>
          <w:rPrChange w:id="1289" w:author="Victoria Shilina" w:date="2018-10-24T14:31:00Z">
            <w:rPr>
              <w:lang w:eastAsia="x-none"/>
            </w:rPr>
          </w:rPrChange>
        </w:rPr>
        <w:instrText xml:space="preserve"> REF _Ref515010393 \h  \* MERGEFORMAT </w:instrText>
      </w:r>
      <w:r w:rsidR="00585426" w:rsidRPr="00C873BC">
        <w:rPr>
          <w:highlight w:val="lightGray"/>
          <w:lang w:eastAsia="x-none"/>
          <w:rPrChange w:id="1290" w:author="Victoria Shilina" w:date="2018-10-24T14:31:00Z">
            <w:rPr>
              <w:highlight w:val="lightGray"/>
              <w:lang w:eastAsia="x-none"/>
            </w:rPr>
          </w:rPrChange>
        </w:rPr>
      </w:r>
      <w:r w:rsidR="00585426" w:rsidRPr="00C873BC">
        <w:rPr>
          <w:highlight w:val="lightGray"/>
          <w:lang w:eastAsia="x-none"/>
          <w:rPrChange w:id="1291" w:author="Victoria Shilina" w:date="2018-10-24T14:31:00Z">
            <w:rPr>
              <w:lang w:eastAsia="x-none"/>
            </w:rPr>
          </w:rPrChange>
        </w:rPr>
        <w:fldChar w:fldCharType="separate"/>
      </w:r>
      <w:r w:rsidR="003B1748" w:rsidRPr="003B1748">
        <w:rPr>
          <w:highlight w:val="lightGray"/>
        </w:rPr>
        <w:t xml:space="preserve">Рис. </w:t>
      </w:r>
      <w:r w:rsidR="003B1748" w:rsidRPr="003B1748">
        <w:rPr>
          <w:noProof/>
          <w:highlight w:val="lightGray"/>
        </w:rPr>
        <w:t>14</w:t>
      </w:r>
      <w:r w:rsidR="00585426" w:rsidRPr="00C873BC">
        <w:rPr>
          <w:highlight w:val="lightGray"/>
          <w:lang w:eastAsia="x-none"/>
          <w:rPrChange w:id="1292" w:author="Victoria Shilina" w:date="2018-10-24T14:31:00Z">
            <w:rPr>
              <w:lang w:eastAsia="x-none"/>
            </w:rPr>
          </w:rPrChange>
        </w:rPr>
        <w:fldChar w:fldCharType="end"/>
      </w:r>
      <w:r w:rsidR="00585426" w:rsidRPr="00C873BC">
        <w:rPr>
          <w:highlight w:val="lightGray"/>
          <w:lang w:eastAsia="x-none"/>
          <w:rPrChange w:id="1293" w:author="Victoria Shilina" w:date="2018-10-24T14:31:00Z">
            <w:rPr>
              <w:lang w:eastAsia="x-none"/>
            </w:rPr>
          </w:rPrChange>
        </w:rPr>
        <w:t>), нумерация следующая</w:t>
      </w:r>
      <w:r w:rsidR="00585426" w:rsidRPr="00FD3425">
        <w:rPr>
          <w:lang w:eastAsia="x-none"/>
        </w:rPr>
        <w:t>:</w:t>
      </w:r>
    </w:p>
    <w:p w14:paraId="638476D6" w14:textId="77777777" w:rsidR="002B38AC" w:rsidRPr="00D45699" w:rsidRDefault="002B38AC" w:rsidP="002B38AC">
      <w:pPr>
        <w:spacing w:before="120" w:after="0"/>
        <w:ind w:firstLine="539"/>
        <w:jc w:val="center"/>
        <w:rPr>
          <w:highlight w:val="lightGray"/>
          <w:rPrChange w:id="1294" w:author="Victoria Shilina" w:date="2018-10-25T10:48:00Z">
            <w:rPr/>
          </w:rPrChange>
        </w:rPr>
      </w:pPr>
      <w:r w:rsidRPr="00D45699">
        <w:rPr>
          <w:i/>
          <w:highlight w:val="lightGray"/>
          <w:lang w:val="en-US"/>
          <w:rPrChange w:id="1295" w:author="Victoria Shilina" w:date="2018-10-25T10:48:00Z">
            <w:rPr>
              <w:i/>
              <w:lang w:val="en-US"/>
            </w:rPr>
          </w:rPrChange>
        </w:rPr>
        <w:t>UX</w:t>
      </w:r>
      <w:r w:rsidRPr="00D45699">
        <w:rPr>
          <w:highlight w:val="lightGray"/>
          <w:rPrChange w:id="1296" w:author="Victoria Shilina" w:date="2018-10-25T10:48:00Z">
            <w:rPr/>
          </w:rPrChange>
        </w:rPr>
        <w:t>,</w:t>
      </w:r>
    </w:p>
    <w:p w14:paraId="6BCFDF15" w14:textId="77777777" w:rsidR="002B38AC" w:rsidRPr="00FD3425" w:rsidRDefault="002B38AC" w:rsidP="002B38AC">
      <w:pPr>
        <w:spacing w:before="120"/>
      </w:pPr>
      <w:r w:rsidRPr="00D45699">
        <w:rPr>
          <w:highlight w:val="lightGray"/>
          <w:rPrChange w:id="1297" w:author="Victoria Shilina" w:date="2018-10-25T10:48:00Z">
            <w:rPr/>
          </w:rPrChange>
        </w:rPr>
        <w:t xml:space="preserve">где, </w:t>
      </w:r>
      <w:r w:rsidRPr="00D45699">
        <w:rPr>
          <w:i/>
          <w:highlight w:val="lightGray"/>
          <w:rPrChange w:id="1298" w:author="Victoria Shilina" w:date="2018-10-25T10:48:00Z">
            <w:rPr>
              <w:i/>
            </w:rPr>
          </w:rPrChange>
        </w:rPr>
        <w:t>X</w:t>
      </w:r>
      <w:r w:rsidRPr="00D45699">
        <w:rPr>
          <w:highlight w:val="lightGray"/>
          <w:rPrChange w:id="1299" w:author="Victoria Shilina" w:date="2018-10-25T10:48:00Z">
            <w:rPr/>
          </w:rPrChange>
        </w:rPr>
        <w:t xml:space="preserve"> – номер ячейки.</w:t>
      </w:r>
    </w:p>
    <w:p w14:paraId="20AE25B0" w14:textId="3A513050" w:rsidR="002B38AC" w:rsidRPr="00FD3425" w:rsidRDefault="00585426" w:rsidP="002B38AC">
      <w:pPr>
        <w:ind w:firstLine="708"/>
        <w:rPr>
          <w:lang w:eastAsia="x-none"/>
        </w:rPr>
      </w:pPr>
      <w:r w:rsidRPr="00FD3425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48F47A0" wp14:editId="277168C2">
                <wp:simplePos x="0" y="0"/>
                <wp:positionH relativeFrom="column">
                  <wp:posOffset>-82550</wp:posOffset>
                </wp:positionH>
                <wp:positionV relativeFrom="paragraph">
                  <wp:posOffset>1691640</wp:posOffset>
                </wp:positionV>
                <wp:extent cx="60115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1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FB29637" w14:textId="0BAED04A" w:rsidR="007A1FD9" w:rsidRPr="00585426" w:rsidRDefault="007A1FD9" w:rsidP="00585426">
                            <w:pPr>
                              <w:pStyle w:val="ab"/>
                              <w:rPr>
                                <w:rFonts w:ascii="Times New Roman" w:hAnsi="Times New Roman"/>
                                <w:b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00" w:name="_Ref515010393"/>
                            <w:r w:rsidRPr="00585426">
                              <w:rPr>
                                <w:rFonts w:ascii="Times New Roman" w:hAnsi="Times New Roman"/>
                                <w:b w:val="0"/>
                              </w:rPr>
                              <w:t xml:space="preserve">Рис. </w:t>
                            </w:r>
                            <w:r w:rsidRPr="00585426">
                              <w:rPr>
                                <w:rFonts w:ascii="Times New Roman" w:hAnsi="Times New Roman"/>
                                <w:b w:val="0"/>
                              </w:rPr>
                              <w:fldChar w:fldCharType="begin"/>
                            </w:r>
                            <w:r w:rsidRPr="00585426">
                              <w:rPr>
                                <w:rFonts w:ascii="Times New Roman" w:hAnsi="Times New Roman"/>
                                <w:b w:val="0"/>
                              </w:rPr>
                              <w:instrText xml:space="preserve"> SEQ Рис. \* ARABIC </w:instrText>
                            </w:r>
                            <w:r w:rsidRPr="00585426">
                              <w:rPr>
                                <w:rFonts w:ascii="Times New Roman" w:hAnsi="Times New Roman"/>
                                <w:b w:val="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noProof/>
                              </w:rPr>
                              <w:t>14</w:t>
                            </w:r>
                            <w:r w:rsidRPr="00585426">
                              <w:rPr>
                                <w:rFonts w:ascii="Times New Roman" w:hAnsi="Times New Roman"/>
                                <w:b w:val="0"/>
                              </w:rPr>
                              <w:fldChar w:fldCharType="end"/>
                            </w:r>
                            <w:bookmarkEnd w:id="13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8F47A0" id="Надпись 38" o:spid="_x0000_s1030" type="#_x0000_t202" style="position:absolute;left:0;text-align:left;margin-left:-6.5pt;margin-top:133.2pt;width:473.3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" stroked="f">
                <v:textbox style="mso-fit-shape-to-text:t" inset="0,0,0,0">
                  <w:txbxContent>
                    <w:p w14:paraId="1FB29637" w14:textId="0BAED04A" w:rsidR="007A1FD9" w:rsidRPr="00585426" w:rsidRDefault="007A1FD9" w:rsidP="00585426">
                      <w:pPr>
                        <w:pStyle w:val="ab"/>
                        <w:rPr>
                          <w:rFonts w:ascii="Times New Roman" w:hAnsi="Times New Roman"/>
                          <w:b w:val="0"/>
                          <w:noProof/>
                          <w:sz w:val="24"/>
                          <w:szCs w:val="24"/>
                        </w:rPr>
                      </w:pPr>
                      <w:bookmarkStart w:id="1301" w:name="_Ref515010393"/>
                      <w:r w:rsidRPr="00585426">
                        <w:rPr>
                          <w:rFonts w:ascii="Times New Roman" w:hAnsi="Times New Roman"/>
                          <w:b w:val="0"/>
                        </w:rPr>
                        <w:t xml:space="preserve">Рис. </w:t>
                      </w:r>
                      <w:r w:rsidRPr="00585426">
                        <w:rPr>
                          <w:rFonts w:ascii="Times New Roman" w:hAnsi="Times New Roman"/>
                          <w:b w:val="0"/>
                        </w:rPr>
                        <w:fldChar w:fldCharType="begin"/>
                      </w:r>
                      <w:r w:rsidRPr="00585426">
                        <w:rPr>
                          <w:rFonts w:ascii="Times New Roman" w:hAnsi="Times New Roman"/>
                          <w:b w:val="0"/>
                        </w:rPr>
                        <w:instrText xml:space="preserve"> SEQ Рис. \* ARABIC </w:instrText>
                      </w:r>
                      <w:r w:rsidRPr="00585426">
                        <w:rPr>
                          <w:rFonts w:ascii="Times New Roman" w:hAnsi="Times New Roman"/>
                          <w:b w:val="0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b w:val="0"/>
                          <w:noProof/>
                        </w:rPr>
                        <w:t>14</w:t>
                      </w:r>
                      <w:r w:rsidRPr="00585426">
                        <w:rPr>
                          <w:rFonts w:ascii="Times New Roman" w:hAnsi="Times New Roman"/>
                          <w:b w:val="0"/>
                        </w:rPr>
                        <w:fldChar w:fldCharType="end"/>
                      </w:r>
                      <w:bookmarkEnd w:id="1301"/>
                    </w:p>
                  </w:txbxContent>
                </v:textbox>
                <w10:wrap type="through"/>
              </v:shape>
            </w:pict>
          </mc:Fallback>
        </mc:AlternateContent>
      </w:r>
      <w:r w:rsidR="00D55854">
        <w:rPr>
          <w:noProof/>
          <w:lang w:val="uk-UA" w:eastAsia="uk-UA"/>
        </w:rPr>
        <w:drawing>
          <wp:inline distT="0" distB="0" distL="0" distR="0" wp14:anchorId="57B74ACC" wp14:editId="4B87E17A">
            <wp:extent cx="6011545" cy="154559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8AC" w:rsidRPr="00FD3425">
        <w:rPr>
          <w:noProof/>
          <w:lang w:val="uk-UA" w:eastAsia="uk-UA"/>
        </w:rPr>
        <w:drawing>
          <wp:inline distT="0" distB="0" distL="0" distR="0" wp14:anchorId="2C34D5DE" wp14:editId="7AEF9964">
            <wp:extent cx="619048" cy="2857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8AC" w:rsidRPr="00FD3425">
        <w:rPr>
          <w:noProof/>
        </w:rPr>
        <w:t xml:space="preserve"> </w:t>
      </w:r>
    </w:p>
    <w:p w14:paraId="1B185D94" w14:textId="6C4130B7" w:rsidR="002B38AC" w:rsidRPr="00FD3425" w:rsidRDefault="002B38AC" w:rsidP="002B38AC">
      <w:pPr>
        <w:spacing w:before="120" w:after="0"/>
        <w:ind w:firstLine="539"/>
        <w:jc w:val="center"/>
      </w:pPr>
    </w:p>
    <w:p w14:paraId="10CAB123" w14:textId="77777777" w:rsidR="002B38AC" w:rsidRPr="00FD3425" w:rsidRDefault="002B38AC" w:rsidP="002B38AC">
      <w:pPr>
        <w:pStyle w:val="2"/>
        <w:rPr>
          <w:lang w:val="ru-RU"/>
        </w:rPr>
      </w:pPr>
      <w:bookmarkStart w:id="1302" w:name="_Toc529192713"/>
      <w:r w:rsidRPr="00FD3425">
        <w:rPr>
          <w:lang w:val="ru-RU"/>
        </w:rPr>
        <w:t>Зона экспедиции О</w:t>
      </w:r>
      <w:bookmarkEnd w:id="1302"/>
    </w:p>
    <w:p w14:paraId="4AFA524C" w14:textId="77777777" w:rsidR="002B38AC" w:rsidRPr="00FD3425" w:rsidRDefault="002B38AC" w:rsidP="002B38AC">
      <w:pPr>
        <w:ind w:firstLine="708"/>
      </w:pPr>
      <w:r w:rsidRPr="00D45699">
        <w:rPr>
          <w:highlight w:val="lightGray"/>
          <w:rPrChange w:id="1303" w:author="Victoria Shilina" w:date="2018-10-25T10:48:00Z">
            <w:rPr/>
          </w:rPrChange>
        </w:rPr>
        <w:t xml:space="preserve">В зоне </w:t>
      </w:r>
      <w:r w:rsidRPr="00D45699">
        <w:rPr>
          <w:highlight w:val="lightGray"/>
          <w:lang w:val="en-US"/>
          <w:rPrChange w:id="1304" w:author="Victoria Shilina" w:date="2018-10-25T10:48:00Z">
            <w:rPr>
              <w:lang w:val="en-US"/>
            </w:rPr>
          </w:rPrChange>
        </w:rPr>
        <w:t>O</w:t>
      </w:r>
      <w:r w:rsidRPr="00D45699">
        <w:rPr>
          <w:highlight w:val="lightGray"/>
          <w:rPrChange w:id="1305" w:author="Victoria Shilina" w:date="2018-10-25T10:48:00Z">
            <w:rPr/>
          </w:rPrChange>
        </w:rPr>
        <w:t xml:space="preserve"> осуществляется формирование отгрузочных мест и их хранение перед отгрузкой.</w:t>
      </w:r>
    </w:p>
    <w:p w14:paraId="07963D6E" w14:textId="77777777" w:rsidR="009D3486" w:rsidRPr="00FD3425" w:rsidRDefault="009D3486" w:rsidP="009D3486">
      <w:pPr>
        <w:keepNext/>
        <w:jc w:val="center"/>
      </w:pPr>
      <w:r w:rsidRPr="00FD3425">
        <w:rPr>
          <w:noProof/>
          <w:lang w:val="uk-UA" w:eastAsia="uk-UA"/>
        </w:rPr>
        <w:lastRenderedPageBreak/>
        <w:drawing>
          <wp:inline distT="0" distB="0" distL="0" distR="0" wp14:anchorId="5676FE46" wp14:editId="4ACDF2B9">
            <wp:extent cx="6011545" cy="1577975"/>
            <wp:effectExtent l="0" t="0" r="825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0B80" w14:textId="21B4B5A8" w:rsidR="002B38AC" w:rsidRPr="00FD3425" w:rsidRDefault="009D3486" w:rsidP="009D3486">
      <w:pPr>
        <w:pStyle w:val="ab"/>
        <w:rPr>
          <w:rFonts w:ascii="Times New Roman" w:hAnsi="Times New Roman"/>
          <w:b w:val="0"/>
        </w:rPr>
      </w:pPr>
      <w:r w:rsidRPr="00FD3425">
        <w:rPr>
          <w:rFonts w:ascii="Times New Roman" w:hAnsi="Times New Roman"/>
          <w:b w:val="0"/>
        </w:rPr>
        <w:t xml:space="preserve">Рис. </w:t>
      </w:r>
      <w:r w:rsidRPr="00FD3425">
        <w:rPr>
          <w:rFonts w:ascii="Times New Roman" w:hAnsi="Times New Roman"/>
          <w:b w:val="0"/>
        </w:rPr>
        <w:fldChar w:fldCharType="begin"/>
      </w:r>
      <w:r w:rsidRPr="00FD3425">
        <w:rPr>
          <w:rFonts w:ascii="Times New Roman" w:hAnsi="Times New Roman"/>
          <w:b w:val="0"/>
        </w:rPr>
        <w:instrText xml:space="preserve"> SEQ Рис. \* ARABIC </w:instrText>
      </w:r>
      <w:r w:rsidRPr="00FD3425">
        <w:rPr>
          <w:rFonts w:ascii="Times New Roman" w:hAnsi="Times New Roman"/>
          <w:b w:val="0"/>
        </w:rPr>
        <w:fldChar w:fldCharType="separate"/>
      </w:r>
      <w:r w:rsidR="003B1748">
        <w:rPr>
          <w:rFonts w:ascii="Times New Roman" w:hAnsi="Times New Roman"/>
          <w:b w:val="0"/>
          <w:noProof/>
        </w:rPr>
        <w:t>15</w:t>
      </w:r>
      <w:r w:rsidRPr="00FD3425">
        <w:rPr>
          <w:rFonts w:ascii="Times New Roman" w:hAnsi="Times New Roman"/>
          <w:b w:val="0"/>
        </w:rPr>
        <w:fldChar w:fldCharType="end"/>
      </w:r>
    </w:p>
    <w:p w14:paraId="78D5A343" w14:textId="142F5CB6" w:rsidR="002B38AC" w:rsidRPr="00FD3425" w:rsidRDefault="002B38AC" w:rsidP="002B38AC">
      <w:pPr>
        <w:ind w:firstLine="708"/>
      </w:pPr>
      <w:r w:rsidRPr="00264090">
        <w:rPr>
          <w:highlight w:val="lightGray"/>
          <w:rPrChange w:id="1306" w:author="Victoria Shilina" w:date="2018-10-24T14:33:00Z">
            <w:rPr/>
          </w:rPrChange>
        </w:rPr>
        <w:t xml:space="preserve">Одной ячейкой в </w:t>
      </w:r>
      <w:r w:rsidR="00922F50" w:rsidRPr="00264090">
        <w:rPr>
          <w:highlight w:val="lightGray"/>
        </w:rPr>
        <w:t>СУ</w:t>
      </w:r>
      <w:r w:rsidRPr="00264090">
        <w:rPr>
          <w:highlight w:val="lightGray"/>
          <w:rPrChange w:id="1307" w:author="Victoria Shilina" w:date="2018-10-24T14:33:00Z">
            <w:rPr/>
          </w:rPrChange>
        </w:rPr>
        <w:t xml:space="preserve"> будет являться один ряд паллет настраиваемой вместимости. Паллеты размещаются в рядах широкой стороной. </w:t>
      </w:r>
    </w:p>
    <w:p w14:paraId="36E5322F" w14:textId="77777777" w:rsidR="002B38AC" w:rsidRPr="00A77D15" w:rsidRDefault="002B38AC" w:rsidP="002B38AC">
      <w:pPr>
        <w:ind w:firstLine="708"/>
        <w:rPr>
          <w:highlight w:val="lightGray"/>
          <w:rPrChange w:id="1308" w:author="Victoria Shilina" w:date="2018-10-24T14:33:00Z">
            <w:rPr/>
          </w:rPrChange>
        </w:rPr>
      </w:pPr>
      <w:r w:rsidRPr="00A77D15">
        <w:rPr>
          <w:highlight w:val="lightGray"/>
          <w:rPrChange w:id="1309" w:author="Victoria Shilina" w:date="2018-10-24T14:33:00Z">
            <w:rPr/>
          </w:rPrChange>
        </w:rPr>
        <w:t>Нумерация ячеек в зонах следующая:</w:t>
      </w:r>
    </w:p>
    <w:p w14:paraId="11C2FDD5" w14:textId="77777777" w:rsidR="002B38AC" w:rsidRPr="00A77D15" w:rsidRDefault="002B38AC" w:rsidP="002B38AC">
      <w:pPr>
        <w:spacing w:before="120" w:after="0"/>
        <w:ind w:firstLine="539"/>
        <w:jc w:val="center"/>
        <w:rPr>
          <w:highlight w:val="lightGray"/>
          <w:rPrChange w:id="1310" w:author="Victoria Shilina" w:date="2018-10-24T14:33:00Z">
            <w:rPr/>
          </w:rPrChange>
        </w:rPr>
      </w:pPr>
      <w:r w:rsidRPr="00A77D15">
        <w:rPr>
          <w:i/>
          <w:highlight w:val="lightGray"/>
          <w:lang w:val="en-US"/>
          <w:rPrChange w:id="1311" w:author="Victoria Shilina" w:date="2018-10-24T14:33:00Z">
            <w:rPr>
              <w:i/>
              <w:lang w:val="en-US"/>
            </w:rPr>
          </w:rPrChange>
        </w:rPr>
        <w:t>O</w:t>
      </w:r>
      <w:r w:rsidRPr="00A77D15">
        <w:rPr>
          <w:i/>
          <w:highlight w:val="lightGray"/>
          <w:rPrChange w:id="1312" w:author="Victoria Shilina" w:date="2018-10-24T14:33:00Z">
            <w:rPr>
              <w:i/>
            </w:rPr>
          </w:rPrChange>
        </w:rPr>
        <w:t>-</w:t>
      </w:r>
      <w:r w:rsidRPr="00A77D15">
        <w:rPr>
          <w:i/>
          <w:highlight w:val="lightGray"/>
          <w:lang w:val="en-US"/>
          <w:rPrChange w:id="1313" w:author="Victoria Shilina" w:date="2018-10-24T14:33:00Z">
            <w:rPr>
              <w:i/>
              <w:lang w:val="en-US"/>
            </w:rPr>
          </w:rPrChange>
        </w:rPr>
        <w:t>YY</w:t>
      </w:r>
      <w:r w:rsidRPr="00A77D15">
        <w:rPr>
          <w:highlight w:val="lightGray"/>
          <w:rPrChange w:id="1314" w:author="Victoria Shilina" w:date="2018-10-24T14:33:00Z">
            <w:rPr/>
          </w:rPrChange>
        </w:rPr>
        <w:t>,</w:t>
      </w:r>
    </w:p>
    <w:p w14:paraId="0090962C" w14:textId="77777777" w:rsidR="002B38AC" w:rsidRPr="00A77D15" w:rsidRDefault="002B38AC" w:rsidP="002B38AC">
      <w:pPr>
        <w:spacing w:after="240" w:afterAutospacing="0"/>
        <w:ind w:firstLine="708"/>
        <w:rPr>
          <w:highlight w:val="lightGray"/>
          <w:rPrChange w:id="1315" w:author="Victoria Shilina" w:date="2018-10-24T14:33:00Z">
            <w:rPr/>
          </w:rPrChange>
        </w:rPr>
      </w:pPr>
      <w:r w:rsidRPr="00A77D15">
        <w:rPr>
          <w:highlight w:val="lightGray"/>
          <w:rPrChange w:id="1316" w:author="Victoria Shilina" w:date="2018-10-24T14:33:00Z">
            <w:rPr/>
          </w:rPrChange>
        </w:rPr>
        <w:t xml:space="preserve">где, </w:t>
      </w:r>
      <w:r w:rsidRPr="00A77D15">
        <w:rPr>
          <w:i/>
          <w:highlight w:val="lightGray"/>
          <w:lang w:val="en-US"/>
          <w:rPrChange w:id="1317" w:author="Victoria Shilina" w:date="2018-10-24T14:33:00Z">
            <w:rPr>
              <w:i/>
              <w:lang w:val="en-US"/>
            </w:rPr>
          </w:rPrChange>
        </w:rPr>
        <w:t>Y</w:t>
      </w:r>
      <w:r w:rsidRPr="00A77D15">
        <w:rPr>
          <w:i/>
          <w:highlight w:val="lightGray"/>
          <w:rPrChange w:id="1318" w:author="Victoria Shilina" w:date="2018-10-24T14:33:00Z">
            <w:rPr>
              <w:i/>
            </w:rPr>
          </w:rPrChange>
        </w:rPr>
        <w:t xml:space="preserve"> -</w:t>
      </w:r>
      <w:r w:rsidRPr="00A77D15">
        <w:rPr>
          <w:highlight w:val="lightGray"/>
          <w:rPrChange w:id="1319" w:author="Victoria Shilina" w:date="2018-10-24T14:33:00Z">
            <w:rPr/>
          </w:rPrChange>
        </w:rPr>
        <w:t xml:space="preserve"> номер </w:t>
      </w:r>
      <w:proofErr w:type="gramStart"/>
      <w:r w:rsidRPr="00A77D15">
        <w:rPr>
          <w:highlight w:val="lightGray"/>
          <w:rPrChange w:id="1320" w:author="Victoria Shilina" w:date="2018-10-24T14:33:00Z">
            <w:rPr/>
          </w:rPrChange>
        </w:rPr>
        <w:t>ячейки .</w:t>
      </w:r>
      <w:proofErr w:type="gramEnd"/>
    </w:p>
    <w:p w14:paraId="45DDB587" w14:textId="77777777" w:rsidR="002B38AC" w:rsidRPr="00A77D15" w:rsidRDefault="002B38AC" w:rsidP="002B38AC">
      <w:pPr>
        <w:spacing w:before="120"/>
        <w:ind w:firstLine="539"/>
        <w:rPr>
          <w:highlight w:val="lightGray"/>
          <w:rPrChange w:id="1321" w:author="Victoria Shilina" w:date="2018-10-24T14:33:00Z">
            <w:rPr/>
          </w:rPrChange>
        </w:rPr>
      </w:pPr>
      <w:r w:rsidRPr="00A77D15">
        <w:rPr>
          <w:highlight w:val="lightGray"/>
          <w:rPrChange w:id="1322" w:author="Victoria Shilina" w:date="2018-10-24T14:33:00Z">
            <w:rPr/>
          </w:rPrChange>
        </w:rPr>
        <w:t xml:space="preserve">Идентификация ячейки при размещении по РДТ осуществляется сканированием </w:t>
      </w:r>
      <w:proofErr w:type="spellStart"/>
      <w:r w:rsidRPr="00A77D15">
        <w:rPr>
          <w:highlight w:val="lightGray"/>
          <w:rPrChange w:id="1323" w:author="Victoria Shilina" w:date="2018-10-24T14:33:00Z">
            <w:rPr/>
          </w:rPrChange>
        </w:rPr>
        <w:t>штрихкода</w:t>
      </w:r>
      <w:proofErr w:type="spellEnd"/>
      <w:r w:rsidRPr="00A77D15">
        <w:rPr>
          <w:highlight w:val="lightGray"/>
          <w:rPrChange w:id="1324" w:author="Victoria Shilina" w:date="2018-10-24T14:33:00Z">
            <w:rPr/>
          </w:rPrChange>
        </w:rPr>
        <w:t xml:space="preserve"> ячейки.</w:t>
      </w:r>
    </w:p>
    <w:p w14:paraId="6589E7F0" w14:textId="77777777" w:rsidR="002B38AC" w:rsidRPr="00FD3425" w:rsidRDefault="002B38AC" w:rsidP="002B38AC">
      <w:pPr>
        <w:spacing w:before="120" w:after="0"/>
        <w:ind w:firstLine="539"/>
      </w:pPr>
      <w:r w:rsidRPr="00A77D15">
        <w:rPr>
          <w:highlight w:val="lightGray"/>
          <w:rPrChange w:id="1325" w:author="Victoria Shilina" w:date="2018-10-24T14:33:00Z">
            <w:rPr/>
          </w:rPrChange>
        </w:rPr>
        <w:t>В одной ячейке зоны могут храниться паллеты, относящиеся к одной отправке.</w:t>
      </w:r>
    </w:p>
    <w:p w14:paraId="7693DD11" w14:textId="77777777" w:rsidR="002B38AC" w:rsidRPr="00FD3425" w:rsidRDefault="002B38AC" w:rsidP="002B38AC">
      <w:pPr>
        <w:spacing w:before="120" w:after="0"/>
        <w:ind w:firstLine="539"/>
      </w:pPr>
    </w:p>
    <w:p w14:paraId="2194D12F" w14:textId="77777777" w:rsidR="002B38AC" w:rsidRPr="00FD3425" w:rsidRDefault="002B38AC" w:rsidP="002B38AC">
      <w:pPr>
        <w:pStyle w:val="2"/>
        <w:spacing w:after="100"/>
      </w:pPr>
      <w:bookmarkStart w:id="1326" w:name="_Toc508905526"/>
      <w:bookmarkStart w:id="1327" w:name="_Toc529192714"/>
      <w:r w:rsidRPr="00FD3425">
        <w:rPr>
          <w:lang w:val="ru-RU"/>
        </w:rPr>
        <w:t xml:space="preserve">Зона приема внешних поставок </w:t>
      </w:r>
      <w:r w:rsidRPr="00FD3425">
        <w:rPr>
          <w:lang w:val="en-US"/>
        </w:rPr>
        <w:t>I</w:t>
      </w:r>
      <w:bookmarkEnd w:id="1326"/>
      <w:bookmarkEnd w:id="1327"/>
    </w:p>
    <w:p w14:paraId="151EA8DF" w14:textId="77777777" w:rsidR="00A77D15" w:rsidRPr="00753A32" w:rsidRDefault="002B38AC" w:rsidP="002B38AC">
      <w:pPr>
        <w:ind w:firstLine="709"/>
        <w:rPr>
          <w:ins w:id="1328" w:author="Victoria Shilina" w:date="2018-10-24T14:34:00Z"/>
          <w:highlight w:val="lightGray"/>
          <w:rPrChange w:id="1329" w:author="Victoria Shilina" w:date="2018-10-24T14:35:00Z">
            <w:rPr>
              <w:ins w:id="1330" w:author="Victoria Shilina" w:date="2018-10-24T14:34:00Z"/>
            </w:rPr>
          </w:rPrChange>
        </w:rPr>
      </w:pPr>
      <w:r w:rsidRPr="00753A32">
        <w:rPr>
          <w:highlight w:val="lightGray"/>
          <w:rPrChange w:id="1331" w:author="Victoria Shilina" w:date="2018-10-24T14:35:00Z">
            <w:rPr/>
          </w:rPrChange>
        </w:rPr>
        <w:t xml:space="preserve">В приемной зоне </w:t>
      </w:r>
      <w:r w:rsidRPr="00753A32">
        <w:rPr>
          <w:highlight w:val="lightGray"/>
          <w:lang w:val="en-US"/>
          <w:rPrChange w:id="1332" w:author="Victoria Shilina" w:date="2018-10-24T14:35:00Z">
            <w:rPr>
              <w:lang w:val="en-US"/>
            </w:rPr>
          </w:rPrChange>
        </w:rPr>
        <w:t>I</w:t>
      </w:r>
      <w:r w:rsidRPr="00753A32">
        <w:rPr>
          <w:highlight w:val="lightGray"/>
          <w:rPrChange w:id="1333" w:author="Victoria Shilina" w:date="2018-10-24T14:35:00Z">
            <w:rPr/>
          </w:rPrChange>
        </w:rPr>
        <w:t xml:space="preserve"> осуществляется приемка внешних поставок.</w:t>
      </w:r>
      <w:r w:rsidR="00652C7E" w:rsidRPr="00753A32">
        <w:rPr>
          <w:highlight w:val="lightGray"/>
          <w:rPrChange w:id="1334" w:author="Victoria Shilina" w:date="2018-10-24T14:35:00Z">
            <w:rPr/>
          </w:rPrChange>
        </w:rPr>
        <w:t xml:space="preserve"> </w:t>
      </w:r>
      <w:r w:rsidRPr="00753A32">
        <w:rPr>
          <w:highlight w:val="lightGray"/>
          <w:rPrChange w:id="1335" w:author="Victoria Shilina" w:date="2018-10-24T14:35:00Z">
            <w:rPr/>
          </w:rPrChange>
        </w:rPr>
        <w:t xml:space="preserve"> В </w:t>
      </w:r>
      <w:r w:rsidRPr="00753A32">
        <w:rPr>
          <w:highlight w:val="lightGray"/>
          <w:lang w:val="en-US"/>
          <w:rPrChange w:id="1336" w:author="Victoria Shilina" w:date="2018-10-24T14:35:00Z">
            <w:rPr>
              <w:lang w:val="en-US"/>
            </w:rPr>
          </w:rPrChange>
        </w:rPr>
        <w:t>WMS</w:t>
      </w:r>
      <w:r w:rsidRPr="00753A32">
        <w:rPr>
          <w:highlight w:val="lightGray"/>
          <w:rPrChange w:id="1337" w:author="Victoria Shilina" w:date="2018-10-24T14:35:00Z">
            <w:rPr/>
          </w:rPrChange>
        </w:rPr>
        <w:t xml:space="preserve"> зона состоит из </w:t>
      </w:r>
      <w:r w:rsidR="00684A7E" w:rsidRPr="00753A32">
        <w:rPr>
          <w:highlight w:val="lightGray"/>
          <w:rPrChange w:id="1338" w:author="Victoria Shilina" w:date="2018-10-24T14:35:00Z">
            <w:rPr/>
          </w:rPrChange>
        </w:rPr>
        <w:t>трех</w:t>
      </w:r>
      <w:r w:rsidR="00652C7E" w:rsidRPr="00753A32">
        <w:rPr>
          <w:highlight w:val="lightGray"/>
          <w:rPrChange w:id="1339" w:author="Victoria Shilina" w:date="2018-10-24T14:35:00Z">
            <w:rPr/>
          </w:rPrChange>
        </w:rPr>
        <w:t xml:space="preserve"> безразмерных ячеек</w:t>
      </w:r>
      <w:del w:id="1340" w:author="Victoria Shilina" w:date="2018-10-24T14:34:00Z">
        <w:r w:rsidRPr="00753A32" w:rsidDel="00A77D15">
          <w:rPr>
            <w:highlight w:val="lightGray"/>
            <w:rPrChange w:id="1341" w:author="Victoria Shilina" w:date="2018-10-24T14:35:00Z">
              <w:rPr/>
            </w:rPrChange>
          </w:rPr>
          <w:delText>.</w:delText>
        </w:r>
        <w:r w:rsidR="00652C7E" w:rsidRPr="00753A32" w:rsidDel="00A77D15">
          <w:rPr>
            <w:highlight w:val="lightGray"/>
            <w:rPrChange w:id="1342" w:author="Victoria Shilina" w:date="2018-10-24T14:35:00Z">
              <w:rPr/>
            </w:rPrChange>
          </w:rPr>
          <w:delText xml:space="preserve"> </w:delText>
        </w:r>
      </w:del>
      <w:ins w:id="1343" w:author="Victoria Shilina" w:date="2018-10-24T14:34:00Z">
        <w:r w:rsidR="00A77D15" w:rsidRPr="00753A32">
          <w:rPr>
            <w:highlight w:val="lightGray"/>
            <w:rPrChange w:id="1344" w:author="Victoria Shilina" w:date="2018-10-24T14:35:00Z">
              <w:rPr/>
            </w:rPrChange>
          </w:rPr>
          <w:t>:</w:t>
        </w:r>
      </w:ins>
    </w:p>
    <w:p w14:paraId="3152E703" w14:textId="4657731F" w:rsidR="00A77D15" w:rsidRPr="00753A32" w:rsidRDefault="00652C7E">
      <w:pPr>
        <w:pStyle w:val="afff1"/>
        <w:numPr>
          <w:ilvl w:val="0"/>
          <w:numId w:val="51"/>
        </w:numPr>
        <w:rPr>
          <w:ins w:id="1345" w:author="Victoria Shilina" w:date="2018-10-24T14:34:00Z"/>
          <w:highlight w:val="lightGray"/>
          <w:rPrChange w:id="1346" w:author="Victoria Shilina" w:date="2018-10-24T14:35:00Z">
            <w:rPr>
              <w:ins w:id="1347" w:author="Victoria Shilina" w:date="2018-10-24T14:34:00Z"/>
            </w:rPr>
          </w:rPrChange>
        </w:rPr>
        <w:pPrChange w:id="1348" w:author="Victoria Shilina" w:date="2018-10-24T14:34:00Z">
          <w:pPr>
            <w:ind w:firstLine="709"/>
          </w:pPr>
        </w:pPrChange>
      </w:pPr>
      <w:del w:id="1349" w:author="cc-sed63" w:date="2018-07-24T16:20:00Z">
        <w:r w:rsidRPr="00753A32" w:rsidDel="00C2577E">
          <w:rPr>
            <w:highlight w:val="lightGray"/>
            <w:rPrChange w:id="1350" w:author="Victoria Shilina" w:date="2018-10-24T14:35:00Z">
              <w:rPr/>
            </w:rPrChange>
          </w:rPr>
          <w:delText xml:space="preserve">Одна </w:delText>
        </w:r>
      </w:del>
      <w:ins w:id="1351" w:author="cc-sed63" w:date="2018-07-24T16:20:00Z">
        <w:del w:id="1352" w:author="Victoria Shilina" w:date="2018-10-24T14:34:00Z">
          <w:r w:rsidR="00C2577E" w:rsidRPr="00753A32" w:rsidDel="00A77D15">
            <w:rPr>
              <w:highlight w:val="lightGray"/>
              <w:rPrChange w:id="1353" w:author="Victoria Shilina" w:date="2018-10-24T14:35:00Z">
                <w:rPr/>
              </w:rPrChange>
            </w:rPr>
            <w:delText>Я</w:delText>
          </w:r>
        </w:del>
      </w:ins>
      <w:del w:id="1354" w:author="Victoria Shilina" w:date="2018-10-24T14:34:00Z">
        <w:r w:rsidR="002E14C4" w:rsidRPr="00753A32" w:rsidDel="00A77D15">
          <w:rPr>
            <w:highlight w:val="lightGray"/>
            <w:rPrChange w:id="1355" w:author="Victoria Shilina" w:date="2018-10-24T14:35:00Z">
              <w:rPr/>
            </w:rPrChange>
          </w:rPr>
          <w:delText xml:space="preserve">ячейка </w:delText>
        </w:r>
      </w:del>
      <w:r w:rsidR="002E14C4" w:rsidRPr="00753A32">
        <w:rPr>
          <w:highlight w:val="lightGray"/>
          <w:rPrChange w:id="1356" w:author="Victoria Shilina" w:date="2018-10-24T14:35:00Z">
            <w:rPr/>
          </w:rPrChange>
        </w:rPr>
        <w:t>I-1</w:t>
      </w:r>
      <w:r w:rsidRPr="00753A32">
        <w:rPr>
          <w:highlight w:val="lightGray"/>
          <w:rPrChange w:id="1357" w:author="Victoria Shilina" w:date="2018-10-24T14:35:00Z">
            <w:rPr/>
          </w:rPrChange>
        </w:rPr>
        <w:t xml:space="preserve"> </w:t>
      </w:r>
      <w:del w:id="1358" w:author="Victoria Shilina" w:date="2018-10-24T14:34:00Z">
        <w:r w:rsidRPr="00753A32" w:rsidDel="00A77D15">
          <w:rPr>
            <w:highlight w:val="lightGray"/>
            <w:rPrChange w:id="1359" w:author="Victoria Shilina" w:date="2018-10-24T14:35:00Z">
              <w:rPr/>
            </w:rPrChange>
          </w:rPr>
          <w:delText xml:space="preserve">предназначена </w:delText>
        </w:r>
      </w:del>
      <w:ins w:id="1360" w:author="Victoria Shilina" w:date="2018-10-24T14:35:00Z">
        <w:r w:rsidR="00A77D15" w:rsidRPr="00753A32">
          <w:rPr>
            <w:highlight w:val="lightGray"/>
            <w:rPrChange w:id="1361" w:author="Victoria Shilina" w:date="2018-10-24T14:35:00Z">
              <w:rPr/>
            </w:rPrChange>
          </w:rPr>
          <w:t>–</w:t>
        </w:r>
      </w:ins>
      <w:ins w:id="1362" w:author="Victoria Shilina" w:date="2018-10-24T14:34:00Z">
        <w:r w:rsidR="00A77D15" w:rsidRPr="00753A32">
          <w:rPr>
            <w:highlight w:val="lightGray"/>
            <w:rPrChange w:id="1363" w:author="Victoria Shilina" w:date="2018-10-24T14:35:00Z">
              <w:rPr/>
            </w:rPrChange>
          </w:rPr>
          <w:t xml:space="preserve"> </w:t>
        </w:r>
      </w:ins>
      <w:del w:id="1364" w:author="Victoria Shilina" w:date="2018-10-24T14:34:00Z">
        <w:r w:rsidRPr="00753A32" w:rsidDel="00A77D15">
          <w:rPr>
            <w:highlight w:val="lightGray"/>
            <w:rPrChange w:id="1365" w:author="Victoria Shilina" w:date="2018-10-24T14:35:00Z">
              <w:rPr/>
            </w:rPrChange>
          </w:rPr>
          <w:delText>для приемки</w:delText>
        </w:r>
      </w:del>
      <w:ins w:id="1366" w:author="Victoria Shilina" w:date="2018-10-24T14:34:00Z">
        <w:r w:rsidR="00A77D15" w:rsidRPr="00753A32">
          <w:rPr>
            <w:highlight w:val="lightGray"/>
            <w:rPrChange w:id="1367" w:author="Victoria Shilina" w:date="2018-10-24T14:35:00Z">
              <w:rPr/>
            </w:rPrChange>
          </w:rPr>
          <w:t>прием</w:t>
        </w:r>
      </w:ins>
      <w:r w:rsidRPr="00753A32">
        <w:rPr>
          <w:highlight w:val="lightGray"/>
          <w:rPrChange w:id="1368" w:author="Victoria Shilina" w:date="2018-10-24T14:35:00Z">
            <w:rPr/>
          </w:rPrChange>
        </w:rPr>
        <w:t xml:space="preserve"> </w:t>
      </w:r>
      <w:ins w:id="1369" w:author="Victoria Shilina" w:date="2018-10-24T14:34:00Z">
        <w:r w:rsidR="00A77D15" w:rsidRPr="00753A32">
          <w:rPr>
            <w:highlight w:val="lightGray"/>
            <w:rPrChange w:id="1370" w:author="Victoria Shilina" w:date="2018-10-24T14:35:00Z">
              <w:rPr/>
            </w:rPrChange>
          </w:rPr>
          <w:t>Т</w:t>
        </w:r>
      </w:ins>
      <w:del w:id="1371" w:author="Victoria Shilina" w:date="2018-10-24T14:34:00Z">
        <w:r w:rsidR="004C403A" w:rsidRPr="00753A32" w:rsidDel="00A77D15">
          <w:rPr>
            <w:highlight w:val="lightGray"/>
            <w:rPrChange w:id="1372" w:author="Victoria Shilina" w:date="2018-10-24T14:35:00Z">
              <w:rPr/>
            </w:rPrChange>
          </w:rPr>
          <w:delText>т</w:delText>
        </w:r>
      </w:del>
      <w:r w:rsidR="004C403A" w:rsidRPr="00753A32">
        <w:rPr>
          <w:highlight w:val="lightGray"/>
          <w:rPrChange w:id="1373" w:author="Victoria Shilina" w:date="2018-10-24T14:35:00Z">
            <w:rPr/>
          </w:rPrChange>
        </w:rPr>
        <w:t>овара готового к продаже</w:t>
      </w:r>
      <w:r w:rsidR="00264090">
        <w:rPr>
          <w:highlight w:val="lightGray"/>
        </w:rPr>
        <w:t xml:space="preserve"> от внешних поставщиков</w:t>
      </w:r>
      <w:ins w:id="1374" w:author="Victoria Shilina" w:date="2018-10-24T14:34:00Z">
        <w:r w:rsidR="00A77D15" w:rsidRPr="00753A32">
          <w:rPr>
            <w:highlight w:val="lightGray"/>
            <w:rPrChange w:id="1375" w:author="Victoria Shilina" w:date="2018-10-24T14:35:00Z">
              <w:rPr/>
            </w:rPrChange>
          </w:rPr>
          <w:t>;</w:t>
        </w:r>
      </w:ins>
    </w:p>
    <w:p w14:paraId="6529C33A" w14:textId="3F508FE0" w:rsidR="002B38AC" w:rsidRPr="00753A32" w:rsidRDefault="00684A7E">
      <w:pPr>
        <w:pStyle w:val="afff1"/>
        <w:numPr>
          <w:ilvl w:val="0"/>
          <w:numId w:val="51"/>
        </w:numPr>
        <w:rPr>
          <w:highlight w:val="lightGray"/>
          <w:rPrChange w:id="1376" w:author="Victoria Shilina" w:date="2018-10-24T14:35:00Z">
            <w:rPr/>
          </w:rPrChange>
        </w:rPr>
        <w:pPrChange w:id="1377" w:author="Victoria Shilina" w:date="2018-10-24T14:34:00Z">
          <w:pPr>
            <w:ind w:firstLine="709"/>
          </w:pPr>
        </w:pPrChange>
      </w:pPr>
      <w:del w:id="1378" w:author="Victoria Shilina" w:date="2018-10-24T14:34:00Z">
        <w:r w:rsidRPr="00753A32" w:rsidDel="00A77D15">
          <w:rPr>
            <w:highlight w:val="lightGray"/>
            <w:rPrChange w:id="1379" w:author="Victoria Shilina" w:date="2018-10-24T14:35:00Z">
              <w:rPr/>
            </w:rPrChange>
          </w:rPr>
          <w:delText xml:space="preserve">у </w:delText>
        </w:r>
      </w:del>
      <w:r w:rsidRPr="00753A32">
        <w:rPr>
          <w:highlight w:val="lightGray"/>
          <w:lang w:val="en-US"/>
          <w:rPrChange w:id="1380" w:author="Victoria Shilina" w:date="2018-10-24T14:35:00Z">
            <w:rPr>
              <w:lang w:val="en-US"/>
            </w:rPr>
          </w:rPrChange>
        </w:rPr>
        <w:t>I</w:t>
      </w:r>
      <w:r w:rsidRPr="00753A32">
        <w:rPr>
          <w:highlight w:val="lightGray"/>
          <w:rPrChange w:id="1381" w:author="Victoria Shilina" w:date="2018-10-24T14:35:00Z">
            <w:rPr/>
          </w:rPrChange>
        </w:rPr>
        <w:t xml:space="preserve">-3 </w:t>
      </w:r>
      <w:ins w:id="1382" w:author="Victoria Shilina" w:date="2018-10-24T14:35:00Z">
        <w:r w:rsidR="00A77D15" w:rsidRPr="00753A32">
          <w:rPr>
            <w:highlight w:val="lightGray"/>
            <w:rPrChange w:id="1383" w:author="Victoria Shilina" w:date="2018-10-24T14:35:00Z">
              <w:rPr/>
            </w:rPrChange>
          </w:rPr>
          <w:t xml:space="preserve">– </w:t>
        </w:r>
      </w:ins>
      <w:r w:rsidRPr="00753A32">
        <w:rPr>
          <w:highlight w:val="lightGray"/>
          <w:rPrChange w:id="1384" w:author="Victoria Shilina" w:date="2018-10-24T14:35:00Z">
            <w:rPr/>
          </w:rPrChange>
        </w:rPr>
        <w:t>при</w:t>
      </w:r>
      <w:ins w:id="1385" w:author="Victoria Shilina" w:date="2018-10-24T14:35:00Z">
        <w:r w:rsidR="00A77D15" w:rsidRPr="00753A32">
          <w:rPr>
            <w:highlight w:val="lightGray"/>
            <w:rPrChange w:id="1386" w:author="Victoria Shilina" w:date="2018-10-24T14:35:00Z">
              <w:rPr/>
            </w:rPrChange>
          </w:rPr>
          <w:t xml:space="preserve">ем </w:t>
        </w:r>
      </w:ins>
      <w:del w:id="1387" w:author="Victoria Shilina" w:date="2018-10-24T14:35:00Z">
        <w:r w:rsidRPr="00753A32" w:rsidDel="00A77D15">
          <w:rPr>
            <w:highlight w:val="lightGray"/>
            <w:rPrChange w:id="1388" w:author="Victoria Shilina" w:date="2018-10-24T14:35:00Z">
              <w:rPr/>
            </w:rPrChange>
          </w:rPr>
          <w:delText xml:space="preserve">нимаем </w:delText>
        </w:r>
      </w:del>
      <w:r w:rsidRPr="00753A32">
        <w:rPr>
          <w:highlight w:val="lightGray"/>
          <w:rPrChange w:id="1389" w:author="Victoria Shilina" w:date="2018-10-24T14:35:00Z">
            <w:rPr/>
          </w:rPrChange>
        </w:rPr>
        <w:t xml:space="preserve">ПО с типом </w:t>
      </w:r>
      <w:ins w:id="1390" w:author="Victoria Shilina" w:date="2018-10-24T14:35:00Z">
        <w:r w:rsidR="00A77D15" w:rsidRPr="00753A32">
          <w:rPr>
            <w:highlight w:val="lightGray"/>
            <w:rPrChange w:id="1391" w:author="Victoria Shilina" w:date="2018-10-24T14:35:00Z">
              <w:rPr/>
            </w:rPrChange>
          </w:rPr>
          <w:t>«</w:t>
        </w:r>
      </w:ins>
      <w:r w:rsidRPr="00753A32">
        <w:rPr>
          <w:highlight w:val="lightGray"/>
          <w:rPrChange w:id="1392" w:author="Victoria Shilina" w:date="2018-10-24T14:35:00Z">
            <w:rPr/>
          </w:rPrChange>
        </w:rPr>
        <w:t>Возврат</w:t>
      </w:r>
      <w:ins w:id="1393" w:author="Victoria Shilina" w:date="2018-10-24T14:35:00Z">
        <w:r w:rsidR="00A77D15" w:rsidRPr="00753A32">
          <w:rPr>
            <w:highlight w:val="lightGray"/>
            <w:rPrChange w:id="1394" w:author="Victoria Shilina" w:date="2018-10-24T14:35:00Z">
              <w:rPr/>
            </w:rPrChange>
          </w:rPr>
          <w:t>»</w:t>
        </w:r>
      </w:ins>
      <w:r w:rsidR="0004578B" w:rsidRPr="00753A32">
        <w:rPr>
          <w:highlight w:val="lightGray"/>
          <w:rPrChange w:id="1395" w:author="Victoria Shilina" w:date="2018-10-24T14:35:00Z">
            <w:rPr/>
          </w:rPrChange>
        </w:rPr>
        <w:t>.</w:t>
      </w:r>
      <w:r w:rsidR="002B38AC" w:rsidRPr="00753A32">
        <w:rPr>
          <w:highlight w:val="lightGray"/>
          <w:rPrChange w:id="1396" w:author="Victoria Shilina" w:date="2018-10-24T14:35:00Z">
            <w:rPr/>
          </w:rPrChange>
        </w:rPr>
        <w:t xml:space="preserve"> </w:t>
      </w:r>
    </w:p>
    <w:p w14:paraId="0E336908" w14:textId="77777777" w:rsidR="002B38AC" w:rsidRPr="00FD3425" w:rsidRDefault="002B38AC" w:rsidP="002B38AC">
      <w:pPr>
        <w:rPr>
          <w:lang w:eastAsia="x-none"/>
        </w:rPr>
      </w:pPr>
    </w:p>
    <w:p w14:paraId="65510D07" w14:textId="77777777" w:rsidR="002B38AC" w:rsidRPr="00FD3425" w:rsidRDefault="002B38AC" w:rsidP="002B38AC">
      <w:pPr>
        <w:pStyle w:val="2"/>
        <w:spacing w:after="100"/>
      </w:pPr>
      <w:bookmarkStart w:id="1397" w:name="_Toc476241287"/>
      <w:bookmarkStart w:id="1398" w:name="_Toc493525549"/>
      <w:bookmarkStart w:id="1399" w:name="_Toc508905535"/>
      <w:bookmarkStart w:id="1400" w:name="_Toc529192715"/>
      <w:r w:rsidRPr="00FD3425">
        <w:t xml:space="preserve">Доки </w:t>
      </w:r>
      <w:r w:rsidRPr="00FD3425">
        <w:rPr>
          <w:lang w:val="en-US"/>
        </w:rPr>
        <w:t>D</w:t>
      </w:r>
      <w:r w:rsidRPr="00FD3425">
        <w:t>1-</w:t>
      </w:r>
      <w:r w:rsidRPr="00FD3425">
        <w:rPr>
          <w:lang w:val="en-US"/>
        </w:rPr>
        <w:t>D</w:t>
      </w:r>
      <w:bookmarkEnd w:id="1397"/>
      <w:bookmarkEnd w:id="1398"/>
      <w:bookmarkEnd w:id="1399"/>
      <w:r w:rsidRPr="00FD3425">
        <w:t>3</w:t>
      </w:r>
      <w:bookmarkEnd w:id="1400"/>
    </w:p>
    <w:p w14:paraId="716DBD6D" w14:textId="33606486" w:rsidR="002B38AC" w:rsidRPr="00753A32" w:rsidRDefault="002B38AC" w:rsidP="004E0324">
      <w:pPr>
        <w:ind w:firstLine="709"/>
        <w:jc w:val="left"/>
        <w:rPr>
          <w:highlight w:val="lightGray"/>
          <w:rPrChange w:id="1401" w:author="Victoria Shilina" w:date="2018-10-24T14:36:00Z">
            <w:rPr/>
          </w:rPrChange>
        </w:rPr>
      </w:pPr>
      <w:r w:rsidRPr="00753A32">
        <w:rPr>
          <w:highlight w:val="lightGray"/>
          <w:rPrChange w:id="1402" w:author="Victoria Shilina" w:date="2018-10-24T14:36:00Z">
            <w:rPr/>
          </w:rPrChange>
        </w:rPr>
        <w:t xml:space="preserve">В системе каждый док является ячейкой специального типа. </w:t>
      </w:r>
    </w:p>
    <w:p w14:paraId="1A08F06B" w14:textId="75A1583F" w:rsidR="002B38AC" w:rsidRDefault="002B38AC" w:rsidP="004E0324">
      <w:pPr>
        <w:ind w:firstLine="709"/>
        <w:jc w:val="left"/>
      </w:pPr>
      <w:r w:rsidRPr="00753A32">
        <w:rPr>
          <w:highlight w:val="lightGray"/>
          <w:rPrChange w:id="1403" w:author="Victoria Shilina" w:date="2018-10-24T14:36:00Z">
            <w:rPr/>
          </w:rPrChange>
        </w:rPr>
        <w:t>Через любой док может производиться как отгрузка, так и приёмка товара от внешних поставщиков, а также и возвратов от клиентов.</w:t>
      </w:r>
      <w:r w:rsidRPr="00FD3425">
        <w:t xml:space="preserve">  </w:t>
      </w:r>
    </w:p>
    <w:p w14:paraId="46C188A6" w14:textId="7B3CBCC5" w:rsidR="00D107DB" w:rsidRPr="00740CC7" w:rsidRDefault="00D107DB" w:rsidP="00D107DB">
      <w:pPr>
        <w:pStyle w:val="2"/>
        <w:spacing w:after="100"/>
        <w:rPr>
          <w:highlight w:val="lightGray"/>
          <w:lang w:val="ru-RU"/>
        </w:rPr>
      </w:pPr>
      <w:bookmarkStart w:id="1404" w:name="_Toc529192716"/>
      <w:r w:rsidRPr="00740CC7">
        <w:rPr>
          <w:highlight w:val="lightGray"/>
          <w:lang w:val="ru-RU"/>
        </w:rPr>
        <w:lastRenderedPageBreak/>
        <w:t xml:space="preserve">Зона </w:t>
      </w:r>
      <w:r w:rsidR="00740CC7" w:rsidRPr="00740CC7">
        <w:rPr>
          <w:highlight w:val="lightGray"/>
          <w:lang w:val="ru-RU"/>
        </w:rPr>
        <w:t xml:space="preserve">В хранения </w:t>
      </w:r>
      <w:proofErr w:type="spellStart"/>
      <w:r w:rsidR="00740CC7" w:rsidRPr="00740CC7">
        <w:rPr>
          <w:highlight w:val="lightGray"/>
          <w:lang w:val="ru-RU"/>
        </w:rPr>
        <w:t>некондиции</w:t>
      </w:r>
      <w:proofErr w:type="spellEnd"/>
      <w:r w:rsidR="00740CC7" w:rsidRPr="00740CC7">
        <w:rPr>
          <w:highlight w:val="lightGray"/>
          <w:lang w:val="ru-RU"/>
        </w:rPr>
        <w:t xml:space="preserve"> и </w:t>
      </w:r>
      <w:r w:rsidRPr="00740CC7">
        <w:rPr>
          <w:highlight w:val="lightGray"/>
          <w:lang w:val="ru-RU"/>
        </w:rPr>
        <w:t>брака</w:t>
      </w:r>
      <w:bookmarkEnd w:id="1404"/>
    </w:p>
    <w:p w14:paraId="7BF06D9A" w14:textId="7DC19DBC" w:rsidR="00D107DB" w:rsidRPr="00740CC7" w:rsidRDefault="00D107DB" w:rsidP="004E0324">
      <w:pPr>
        <w:ind w:firstLine="709"/>
        <w:rPr>
          <w:highlight w:val="lightGray"/>
          <w:lang w:eastAsia="x-none"/>
        </w:rPr>
      </w:pPr>
      <w:r w:rsidRPr="00740CC7">
        <w:rPr>
          <w:highlight w:val="lightGray"/>
          <w:lang w:eastAsia="x-none"/>
          <w:rPrChange w:id="1405" w:author="Victoria Shilina" w:date="2018-10-24T14:36:00Z">
            <w:rPr>
              <w:lang w:eastAsia="x-none"/>
            </w:rPr>
          </w:rPrChange>
        </w:rPr>
        <w:t>В системе данная зона служит для хр</w:t>
      </w:r>
      <w:r w:rsidR="000E56A2" w:rsidRPr="00740CC7">
        <w:rPr>
          <w:highlight w:val="lightGray"/>
          <w:lang w:eastAsia="x-none"/>
          <w:rPrChange w:id="1406" w:author="Victoria Shilina" w:date="2018-10-24T14:36:00Z">
            <w:rPr>
              <w:lang w:eastAsia="x-none"/>
            </w:rPr>
          </w:rPrChange>
        </w:rPr>
        <w:t xml:space="preserve">анения бракованной продукции, с </w:t>
      </w:r>
      <w:r w:rsidRPr="00740CC7">
        <w:rPr>
          <w:highlight w:val="lightGray"/>
          <w:lang w:eastAsia="x-none"/>
          <w:rPrChange w:id="1407" w:author="Victoria Shilina" w:date="2018-10-24T14:36:00Z">
            <w:rPr>
              <w:lang w:eastAsia="x-none"/>
            </w:rPr>
          </w:rPrChange>
        </w:rPr>
        <w:t>соответствующей категории груза</w:t>
      </w:r>
      <w:r w:rsidR="00D32E0F" w:rsidRPr="00740CC7">
        <w:rPr>
          <w:highlight w:val="lightGray"/>
          <w:lang w:eastAsia="x-none"/>
        </w:rPr>
        <w:t xml:space="preserve">. </w:t>
      </w:r>
      <w:r w:rsidR="00740CC7" w:rsidRPr="00740CC7">
        <w:rPr>
          <w:highlight w:val="lightGray"/>
          <w:lang w:eastAsia="x-none"/>
        </w:rPr>
        <w:t xml:space="preserve">Для зоны брака будут выделены ячейки в зоне </w:t>
      </w:r>
      <w:r w:rsidR="00740CC7" w:rsidRPr="00740CC7">
        <w:rPr>
          <w:highlight w:val="lightGray"/>
          <w:lang w:val="en-US" w:eastAsia="x-none"/>
        </w:rPr>
        <w:t>P1</w:t>
      </w:r>
      <w:r w:rsidR="00740CC7" w:rsidRPr="00740CC7">
        <w:rPr>
          <w:highlight w:val="lightGray"/>
          <w:lang w:eastAsia="x-none"/>
        </w:rPr>
        <w:t>.</w:t>
      </w:r>
    </w:p>
    <w:p w14:paraId="1B431EF6" w14:textId="56481634" w:rsidR="00CD1370" w:rsidRPr="00740CC7" w:rsidRDefault="00CD1370" w:rsidP="00CD1370">
      <w:pPr>
        <w:pStyle w:val="2"/>
        <w:spacing w:after="100"/>
        <w:rPr>
          <w:highlight w:val="lightGray"/>
          <w:lang w:val="en-US"/>
        </w:rPr>
      </w:pPr>
      <w:bookmarkStart w:id="1408" w:name="_Toc529192717"/>
      <w:r w:rsidRPr="00740CC7">
        <w:rPr>
          <w:highlight w:val="lightGray"/>
          <w:lang w:val="ru-RU"/>
        </w:rPr>
        <w:t xml:space="preserve">Зона возвратов </w:t>
      </w:r>
      <w:r w:rsidRPr="00740CC7">
        <w:rPr>
          <w:highlight w:val="lightGray"/>
          <w:lang w:val="en-US"/>
        </w:rPr>
        <w:t>V</w:t>
      </w:r>
      <w:bookmarkEnd w:id="1408"/>
      <w:r w:rsidR="00740CC7" w:rsidRPr="00740CC7">
        <w:rPr>
          <w:highlight w:val="lightGray"/>
          <w:lang w:val="en-US"/>
        </w:rPr>
        <w:t>Z</w:t>
      </w:r>
    </w:p>
    <w:p w14:paraId="65D7696E" w14:textId="7A80C6D9" w:rsidR="00CD1370" w:rsidRPr="00AD64EB" w:rsidRDefault="00740CC7">
      <w:pPr>
        <w:ind w:firstLine="708"/>
        <w:rPr>
          <w:lang w:eastAsia="x-none"/>
        </w:rPr>
        <w:pPrChange w:id="1409" w:author="Victoria Shilina" w:date="2018-10-24T14:36:00Z">
          <w:pPr/>
        </w:pPrChange>
      </w:pPr>
      <w:r w:rsidRPr="00740CC7">
        <w:rPr>
          <w:highlight w:val="lightGray"/>
          <w:lang w:eastAsia="x-none"/>
        </w:rPr>
        <w:t>В системе данная зона</w:t>
      </w:r>
      <w:r w:rsidR="00CD1370" w:rsidRPr="00740CC7">
        <w:rPr>
          <w:highlight w:val="lightGray"/>
          <w:lang w:eastAsia="x-none"/>
          <w:rPrChange w:id="1410" w:author="Victoria Shilina" w:date="2018-10-24T14:37:00Z">
            <w:rPr>
              <w:lang w:eastAsia="x-none"/>
            </w:rPr>
          </w:rPrChange>
        </w:rPr>
        <w:t xml:space="preserve"> служит для размещения возвратов</w:t>
      </w:r>
      <w:r w:rsidRPr="00740CC7">
        <w:rPr>
          <w:highlight w:val="lightGray"/>
          <w:lang w:eastAsia="x-none"/>
        </w:rPr>
        <w:t xml:space="preserve"> от клиентов и размещения товаров с зоны </w:t>
      </w:r>
      <w:r w:rsidRPr="00740CC7">
        <w:rPr>
          <w:highlight w:val="lightGray"/>
          <w:lang w:val="en-US" w:eastAsia="x-none"/>
        </w:rPr>
        <w:t>CNCS</w:t>
      </w:r>
      <w:r w:rsidRPr="00740CC7">
        <w:rPr>
          <w:highlight w:val="lightGray"/>
          <w:lang w:eastAsia="x-none"/>
        </w:rPr>
        <w:t xml:space="preserve"> после контроля качества в статусе «</w:t>
      </w:r>
      <w:r w:rsidRPr="00CD6F56">
        <w:rPr>
          <w:highlight w:val="lightGray"/>
          <w:lang w:eastAsia="x-none"/>
        </w:rPr>
        <w:t>Доступен»</w:t>
      </w:r>
      <w:r w:rsidR="00AD64EB" w:rsidRPr="00CD6F56">
        <w:rPr>
          <w:highlight w:val="lightGray"/>
          <w:lang w:eastAsia="x-none"/>
        </w:rPr>
        <w:t>.</w:t>
      </w:r>
      <w:r w:rsidR="007F61AD" w:rsidRPr="00CD6F56">
        <w:rPr>
          <w:highlight w:val="lightGray"/>
          <w:lang w:eastAsia="x-none"/>
        </w:rPr>
        <w:t xml:space="preserve"> </w:t>
      </w:r>
      <w:r w:rsidR="00AD64EB" w:rsidRPr="00CD6F56">
        <w:rPr>
          <w:highlight w:val="lightGray"/>
          <w:lang w:eastAsia="x-none"/>
        </w:rPr>
        <w:t xml:space="preserve">Для размещения таких грузов в статусе «Доступен» будет выделены ячейки в зоне </w:t>
      </w:r>
      <w:r w:rsidR="00AD64EB" w:rsidRPr="00CD6F56">
        <w:rPr>
          <w:highlight w:val="lightGray"/>
          <w:lang w:val="en-US" w:eastAsia="x-none"/>
        </w:rPr>
        <w:t>R</w:t>
      </w:r>
      <w:r w:rsidR="00AD64EB" w:rsidRPr="00CD6F56">
        <w:rPr>
          <w:highlight w:val="lightGray"/>
          <w:lang w:eastAsia="x-none"/>
        </w:rPr>
        <w:t>.</w:t>
      </w:r>
    </w:p>
    <w:p w14:paraId="1DF05775" w14:textId="77777777" w:rsidR="00D107DB" w:rsidRPr="00FD3425" w:rsidRDefault="00D107DB" w:rsidP="00C75CFB">
      <w:pPr>
        <w:jc w:val="left"/>
      </w:pPr>
    </w:p>
    <w:bookmarkEnd w:id="230"/>
    <w:p w14:paraId="057A0858" w14:textId="29A7EEA2" w:rsidR="00D9052F" w:rsidRPr="00FD3425" w:rsidRDefault="00D9052F" w:rsidP="000E07E5">
      <w:pPr>
        <w:rPr>
          <w:rFonts w:cstheme="minorHAnsi"/>
          <w:szCs w:val="28"/>
        </w:rPr>
        <w:sectPr w:rsidR="00D9052F" w:rsidRPr="00FD3425" w:rsidSect="00F07940">
          <w:headerReference w:type="default" r:id="rId33"/>
          <w:footerReference w:type="default" r:id="rId34"/>
          <w:headerReference w:type="first" r:id="rId35"/>
          <w:pgSz w:w="11906" w:h="16838" w:code="9"/>
          <w:pgMar w:top="720" w:right="720" w:bottom="720" w:left="993" w:header="709" w:footer="709" w:gutter="0"/>
          <w:cols w:space="708"/>
          <w:docGrid w:linePitch="360"/>
        </w:sectPr>
      </w:pPr>
      <w:r w:rsidRPr="00FD3425">
        <w:rPr>
          <w:rFonts w:cstheme="minorHAnsi"/>
          <w:noProof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BC456E" wp14:editId="31ED4B2F">
                <wp:simplePos x="0" y="0"/>
                <wp:positionH relativeFrom="column">
                  <wp:posOffset>-681355</wp:posOffset>
                </wp:positionH>
                <wp:positionV relativeFrom="paragraph">
                  <wp:posOffset>202507</wp:posOffset>
                </wp:positionV>
                <wp:extent cx="142875" cy="142875"/>
                <wp:effectExtent l="0" t="0" r="28575" b="28575"/>
                <wp:wrapNone/>
                <wp:docPr id="3906" name="Блок-схема: узел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type w14:anchorId="0F51EE2F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65" o:spid="_x0000_s1026" type="#_x0000_t120" style="position:absolute;margin-left:-53.65pt;margin-top:15.95pt;width:11.25pt;height:1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" fillcolor="white [3212]" strokecolor="white [3212]" strokeweight="1pt">
                <v:stroke joinstyle="miter"/>
              </v:shape>
            </w:pict>
          </mc:Fallback>
        </mc:AlternateContent>
      </w:r>
    </w:p>
    <w:p w14:paraId="1CF4DC9D" w14:textId="75AC0AF5" w:rsidR="004A4223" w:rsidRPr="00FD3425" w:rsidRDefault="004A4223" w:rsidP="00384104">
      <w:pPr>
        <w:pStyle w:val="1"/>
      </w:pPr>
      <w:bookmarkStart w:id="1446" w:name="_Toc529192718"/>
      <w:r w:rsidRPr="00FD3425">
        <w:lastRenderedPageBreak/>
        <w:t>Справочники</w:t>
      </w:r>
      <w:bookmarkEnd w:id="1446"/>
    </w:p>
    <w:p w14:paraId="024474F9" w14:textId="77777777" w:rsidR="004A4223" w:rsidRPr="00FD3425" w:rsidRDefault="004A4223" w:rsidP="004A4223">
      <w:pPr>
        <w:pStyle w:val="2"/>
        <w:spacing w:after="100"/>
        <w:jc w:val="both"/>
      </w:pPr>
      <w:bookmarkStart w:id="1447" w:name="_Toc476241294"/>
      <w:bookmarkStart w:id="1448" w:name="_Toc529192719"/>
      <w:r w:rsidRPr="00FD3425">
        <w:t>Номенклатура</w:t>
      </w:r>
      <w:bookmarkEnd w:id="1447"/>
      <w:bookmarkEnd w:id="1448"/>
    </w:p>
    <w:p w14:paraId="462C0B1D" w14:textId="77777777" w:rsidR="00467059" w:rsidRDefault="00467059" w:rsidP="00182E90">
      <w:pPr>
        <w:ind w:firstLine="567"/>
        <w:rPr>
          <w:highlight w:val="lightGray"/>
        </w:rPr>
      </w:pPr>
      <w:r w:rsidRPr="00467059">
        <w:rPr>
          <w:highlight w:val="lightGray"/>
        </w:rPr>
        <w:t>Номенклатура заказчика состоит из готовой продукции и представляет собой различные виды мясных изделий.</w:t>
      </w:r>
    </w:p>
    <w:p w14:paraId="0041BFAF" w14:textId="62D53C81" w:rsidR="00182E90" w:rsidRPr="00FD3425" w:rsidRDefault="00182E90" w:rsidP="00182E90">
      <w:pPr>
        <w:ind w:firstLine="567"/>
      </w:pPr>
      <w:r w:rsidRPr="00E051AF">
        <w:rPr>
          <w:highlight w:val="lightGray"/>
          <w:rPrChange w:id="1449" w:author="Victoria Shilina" w:date="2018-10-25T10:54:00Z">
            <w:rPr/>
          </w:rPrChange>
        </w:rPr>
        <w:t xml:space="preserve">Справочник </w:t>
      </w:r>
      <w:r w:rsidR="00820BE9">
        <w:rPr>
          <w:highlight w:val="lightGray"/>
        </w:rPr>
        <w:t>Т</w:t>
      </w:r>
      <w:r w:rsidRPr="00E051AF">
        <w:rPr>
          <w:highlight w:val="lightGray"/>
          <w:rPrChange w:id="1450" w:author="Victoria Shilina" w:date="2018-10-25T10:54:00Z">
            <w:rPr/>
          </w:rPrChange>
        </w:rPr>
        <w:t xml:space="preserve">оваров в </w:t>
      </w:r>
      <w:r w:rsidR="00ED4C13">
        <w:rPr>
          <w:highlight w:val="lightGray"/>
        </w:rPr>
        <w:t>СУ</w:t>
      </w:r>
      <w:r w:rsidRPr="00E051AF">
        <w:rPr>
          <w:highlight w:val="lightGray"/>
          <w:rPrChange w:id="1451" w:author="Victoria Shilina" w:date="2018-10-25T10:54:00Z">
            <w:rPr/>
          </w:rPrChange>
        </w:rPr>
        <w:t xml:space="preserve"> будет поступать из ГС.</w:t>
      </w:r>
    </w:p>
    <w:p w14:paraId="0220EFC3" w14:textId="114B19E3" w:rsidR="00984D8C" w:rsidRPr="00E65FC6" w:rsidRDefault="00182E90" w:rsidP="00182E90">
      <w:pPr>
        <w:spacing w:before="120" w:after="0"/>
        <w:ind w:firstLine="539"/>
        <w:rPr>
          <w:highlight w:val="lightGray"/>
        </w:rPr>
      </w:pPr>
      <w:r w:rsidRPr="00E65FC6">
        <w:rPr>
          <w:highlight w:val="lightGray"/>
          <w:rPrChange w:id="1452" w:author="Victoria Shilina" w:date="2018-10-24T14:59:00Z">
            <w:rPr/>
          </w:rPrChange>
        </w:rPr>
        <w:t>Понятие «</w:t>
      </w:r>
      <w:r w:rsidR="00ED4C13" w:rsidRPr="00E65FC6">
        <w:rPr>
          <w:highlight w:val="lightGray"/>
        </w:rPr>
        <w:t>Е</w:t>
      </w:r>
      <w:r w:rsidRPr="00E65FC6">
        <w:rPr>
          <w:highlight w:val="lightGray"/>
          <w:rPrChange w:id="1453" w:author="Victoria Shilina" w:date="2018-10-24T14:59:00Z">
            <w:rPr/>
          </w:rPrChange>
        </w:rPr>
        <w:t xml:space="preserve">диница товара» в </w:t>
      </w:r>
      <w:r w:rsidR="00820BE9" w:rsidRPr="00E65FC6">
        <w:rPr>
          <w:highlight w:val="lightGray"/>
        </w:rPr>
        <w:t>СУ</w:t>
      </w:r>
      <w:r w:rsidRPr="00E65FC6">
        <w:rPr>
          <w:highlight w:val="lightGray"/>
          <w:rPrChange w:id="1454" w:author="Victoria Shilina" w:date="2018-10-24T14:59:00Z">
            <w:rPr/>
          </w:rPrChange>
        </w:rPr>
        <w:t xml:space="preserve"> будет со</w:t>
      </w:r>
      <w:r w:rsidR="00984D8C" w:rsidRPr="00E65FC6">
        <w:rPr>
          <w:highlight w:val="lightGray"/>
        </w:rPr>
        <w:t>впадать с базовой единицей в ГС:</w:t>
      </w:r>
    </w:p>
    <w:p w14:paraId="5D9FB7E7" w14:textId="6469498F" w:rsidR="00984D8C" w:rsidRPr="00E65FC6" w:rsidRDefault="00182E90" w:rsidP="00984D8C">
      <w:pPr>
        <w:pStyle w:val="afff1"/>
        <w:numPr>
          <w:ilvl w:val="0"/>
          <w:numId w:val="94"/>
        </w:numPr>
        <w:spacing w:before="120" w:after="0"/>
        <w:rPr>
          <w:highlight w:val="lightGray"/>
        </w:rPr>
      </w:pPr>
      <w:r w:rsidRPr="00E65FC6">
        <w:rPr>
          <w:highlight w:val="lightGray"/>
          <w:rPrChange w:id="1455" w:author="Victoria Shilina" w:date="2018-10-24T14:59:00Z">
            <w:rPr/>
          </w:rPrChange>
        </w:rPr>
        <w:t xml:space="preserve">штука </w:t>
      </w:r>
      <w:r w:rsidR="004E5049" w:rsidRPr="00E65FC6">
        <w:rPr>
          <w:highlight w:val="lightGray"/>
        </w:rPr>
        <w:t>для Штучного и В</w:t>
      </w:r>
      <w:r w:rsidR="00984D8C" w:rsidRPr="00E65FC6">
        <w:rPr>
          <w:highlight w:val="lightGray"/>
        </w:rPr>
        <w:t>есового номинального, с дополнительным вторым атрибутом вес в г.</w:t>
      </w:r>
    </w:p>
    <w:p w14:paraId="34F26CC1" w14:textId="62A32FF6" w:rsidR="00984D8C" w:rsidRPr="00E65FC6" w:rsidRDefault="00984D8C" w:rsidP="00984D8C">
      <w:pPr>
        <w:pStyle w:val="afff1"/>
        <w:numPr>
          <w:ilvl w:val="0"/>
          <w:numId w:val="94"/>
        </w:numPr>
        <w:spacing w:before="120" w:after="0"/>
        <w:rPr>
          <w:highlight w:val="lightGray"/>
        </w:rPr>
      </w:pPr>
      <w:r w:rsidRPr="00E65FC6">
        <w:rPr>
          <w:highlight w:val="lightGray"/>
        </w:rPr>
        <w:t>грамм для Весовой неноминальный</w:t>
      </w:r>
      <w:r w:rsidR="00182E90" w:rsidRPr="00E65FC6">
        <w:rPr>
          <w:highlight w:val="lightGray"/>
          <w:rPrChange w:id="1456" w:author="Victoria Shilina" w:date="2018-10-24T14:59:00Z">
            <w:rPr/>
          </w:rPrChange>
        </w:rPr>
        <w:t>.</w:t>
      </w:r>
    </w:p>
    <w:p w14:paraId="75634F73" w14:textId="59ABCD9D" w:rsidR="00182E90" w:rsidRPr="00E65FC6" w:rsidRDefault="00182E90" w:rsidP="00182E90">
      <w:pPr>
        <w:spacing w:before="120" w:after="0"/>
        <w:ind w:firstLine="539"/>
        <w:rPr>
          <w:highlight w:val="lightGray"/>
          <w:rPrChange w:id="1457" w:author="Victoria Shilina" w:date="2018-10-24T14:59:00Z">
            <w:rPr/>
          </w:rPrChange>
        </w:rPr>
      </w:pPr>
      <w:r w:rsidRPr="00E65FC6">
        <w:rPr>
          <w:highlight w:val="lightGray"/>
          <w:rPrChange w:id="1458" w:author="Victoria Shilina" w:date="2018-10-24T14:59:00Z">
            <w:rPr/>
          </w:rPrChange>
        </w:rPr>
        <w:t xml:space="preserve">Все количества в документах-основаниях из ГС в </w:t>
      </w:r>
      <w:r w:rsidR="00820BE9" w:rsidRPr="00E65FC6">
        <w:rPr>
          <w:highlight w:val="lightGray"/>
        </w:rPr>
        <w:t>СУ</w:t>
      </w:r>
      <w:r w:rsidRPr="00E65FC6">
        <w:rPr>
          <w:highlight w:val="lightGray"/>
          <w:rPrChange w:id="1459" w:author="Victoria Shilina" w:date="2018-10-24T14:59:00Z">
            <w:rPr/>
          </w:rPrChange>
        </w:rPr>
        <w:t xml:space="preserve"> приходят в базовых единицах. В этих же единицах </w:t>
      </w:r>
      <w:r w:rsidR="00820BE9" w:rsidRPr="00E65FC6">
        <w:rPr>
          <w:highlight w:val="lightGray"/>
        </w:rPr>
        <w:t>СУ</w:t>
      </w:r>
      <w:r w:rsidRPr="00E65FC6">
        <w:rPr>
          <w:highlight w:val="lightGray"/>
          <w:rPrChange w:id="1460" w:author="Victoria Shilina" w:date="2018-10-24T14:59:00Z">
            <w:rPr/>
          </w:rPrChange>
        </w:rPr>
        <w:t xml:space="preserve"> отчитывается перед ГС.</w:t>
      </w:r>
    </w:p>
    <w:p w14:paraId="50CE7230" w14:textId="09207A4E" w:rsidR="004D2074" w:rsidRPr="00E65FC6" w:rsidDel="00AE34A5" w:rsidRDefault="00984D8C" w:rsidP="004D2074">
      <w:pPr>
        <w:spacing w:before="120" w:after="0"/>
        <w:ind w:firstLine="539"/>
        <w:rPr>
          <w:del w:id="1461" w:author="Victoria Shilina" w:date="2018-10-24T14:48:00Z"/>
          <w:highlight w:val="lightGray"/>
          <w:rPrChange w:id="1462" w:author="Victoria Shilina" w:date="2018-10-24T14:59:00Z">
            <w:rPr>
              <w:del w:id="1463" w:author="Victoria Shilina" w:date="2018-10-24T14:48:00Z"/>
            </w:rPr>
          </w:rPrChange>
        </w:rPr>
      </w:pPr>
      <w:r w:rsidRPr="00E65FC6">
        <w:rPr>
          <w:highlight w:val="lightGray"/>
        </w:rPr>
        <w:t xml:space="preserve">Все весовые справочники ведутся в СУ. </w:t>
      </w:r>
      <w:del w:id="1464" w:author="Victoria Shilina" w:date="2018-10-24T14:48:00Z">
        <w:r w:rsidR="004D2074" w:rsidRPr="00E65FC6" w:rsidDel="00AE34A5">
          <w:rPr>
            <w:highlight w:val="lightGray"/>
            <w:rPrChange w:id="1465" w:author="Victoria Shilina" w:date="2018-10-24T14:59:00Z">
              <w:rPr/>
            </w:rPrChange>
          </w:rPr>
          <w:delText xml:space="preserve">Под «товаром» в СУ будет пониматься «номенклатурный номер» в ГС. Справочник товаров в СУ будет поступать из ГС. </w:delText>
        </w:r>
      </w:del>
    </w:p>
    <w:p w14:paraId="1AFF7FC5" w14:textId="664F07D8" w:rsidR="004D2074" w:rsidRDefault="004D2074" w:rsidP="004D2074">
      <w:pPr>
        <w:spacing w:before="120" w:after="0"/>
        <w:ind w:firstLine="539"/>
        <w:rPr>
          <w:ins w:id="1466" w:author="Victoria Shilina" w:date="2018-10-24T15:32:00Z"/>
        </w:rPr>
      </w:pPr>
      <w:r w:rsidRPr="00E65FC6">
        <w:rPr>
          <w:highlight w:val="lightGray"/>
          <w:rPrChange w:id="1467" w:author="Victoria Shilina" w:date="2018-10-24T14:59:00Z">
            <w:rPr/>
          </w:rPrChange>
        </w:rPr>
        <w:t xml:space="preserve">Информация о весе 1 штуки (для </w:t>
      </w:r>
      <w:r w:rsidR="00984D8C" w:rsidRPr="00E65FC6">
        <w:rPr>
          <w:highlight w:val="lightGray"/>
        </w:rPr>
        <w:t>Ш</w:t>
      </w:r>
      <w:r w:rsidRPr="00E65FC6">
        <w:rPr>
          <w:highlight w:val="lightGray"/>
          <w:rPrChange w:id="1468" w:author="Victoria Shilina" w:date="2018-10-24T14:59:00Z">
            <w:rPr/>
          </w:rPrChange>
        </w:rPr>
        <w:t>тучного товара) приходит в СУ из ГС.</w:t>
      </w:r>
      <w:r w:rsidRPr="00FD3425">
        <w:t xml:space="preserve"> </w:t>
      </w:r>
    </w:p>
    <w:p w14:paraId="206F9605" w14:textId="5CDD5574" w:rsidR="00826B76" w:rsidRDefault="00826B76">
      <w:pPr>
        <w:spacing w:after="160" w:line="259" w:lineRule="auto"/>
        <w:ind w:firstLine="539"/>
        <w:jc w:val="left"/>
        <w:rPr>
          <w:highlight w:val="lightGray"/>
        </w:rPr>
        <w:pPrChange w:id="1469" w:author="Victoria Shilina" w:date="2018-10-24T15:35:00Z">
          <w:pPr>
            <w:pStyle w:val="afff1"/>
            <w:numPr>
              <w:ilvl w:val="2"/>
              <w:numId w:val="55"/>
            </w:numPr>
            <w:spacing w:after="160" w:line="259" w:lineRule="auto"/>
            <w:ind w:left="1800" w:hanging="720"/>
            <w:jc w:val="left"/>
          </w:pPr>
        </w:pPrChange>
      </w:pPr>
      <w:r>
        <w:rPr>
          <w:highlight w:val="lightGray"/>
        </w:rPr>
        <w:t>Код товара</w:t>
      </w:r>
      <w:ins w:id="1470" w:author="Victoria Shilina" w:date="2018-10-24T15:35:00Z">
        <w:r w:rsidR="00EA0EBC" w:rsidRPr="00EA0EBC">
          <w:rPr>
            <w:highlight w:val="lightGray"/>
            <w:rPrChange w:id="1471" w:author="Victoria Shilina" w:date="2018-10-24T15:35:00Z">
              <w:rPr>
                <w:highlight w:val="yellow"/>
              </w:rPr>
            </w:rPrChange>
          </w:rPr>
          <w:t xml:space="preserve"> </w:t>
        </w:r>
      </w:ins>
      <w:r w:rsidR="00820BE9">
        <w:rPr>
          <w:highlight w:val="lightGray"/>
        </w:rPr>
        <w:t xml:space="preserve">в СУ </w:t>
      </w:r>
      <w:ins w:id="1472" w:author="Victoria Shilina" w:date="2018-10-24T15:35:00Z">
        <w:r w:rsidR="00EA0EBC" w:rsidRPr="00EA0EBC">
          <w:rPr>
            <w:highlight w:val="lightGray"/>
            <w:rPrChange w:id="1473" w:author="Victoria Shilina" w:date="2018-10-24T15:35:00Z">
              <w:rPr>
                <w:highlight w:val="yellow"/>
              </w:rPr>
            </w:rPrChange>
          </w:rPr>
          <w:t xml:space="preserve">однозначно определяет единицу Товара, которая отгружается Клиенту. </w:t>
        </w:r>
      </w:ins>
      <w:r>
        <w:rPr>
          <w:highlight w:val="lightGray"/>
        </w:rPr>
        <w:t>Код товара Склада</w:t>
      </w:r>
      <w:ins w:id="1474" w:author="Victoria Shilina" w:date="2018-10-24T15:35:00Z">
        <w:r w:rsidR="00EA0EBC" w:rsidRPr="00EA0EBC">
          <w:rPr>
            <w:highlight w:val="lightGray"/>
            <w:rPrChange w:id="1475" w:author="Victoria Shilina" w:date="2018-10-24T15:35:00Z">
              <w:rPr>
                <w:highlight w:val="yellow"/>
              </w:rPr>
            </w:rPrChange>
          </w:rPr>
          <w:t xml:space="preserve"> </w:t>
        </w:r>
      </w:ins>
      <w:ins w:id="1476" w:author="Victoria Shilina" w:date="2018-10-24T15:43:00Z">
        <w:r w:rsidR="002443A6">
          <w:rPr>
            <w:highlight w:val="lightGray"/>
          </w:rPr>
          <w:t xml:space="preserve">может </w:t>
        </w:r>
      </w:ins>
      <w:ins w:id="1477" w:author="Victoria Shilina" w:date="2018-10-24T15:35:00Z">
        <w:r w:rsidR="002443A6" w:rsidRPr="00AA7C21">
          <w:rPr>
            <w:highlight w:val="lightGray"/>
          </w:rPr>
          <w:t>отличать</w:t>
        </w:r>
        <w:r w:rsidR="00EA0EBC" w:rsidRPr="00EA0EBC">
          <w:rPr>
            <w:highlight w:val="lightGray"/>
            <w:rPrChange w:id="1478" w:author="Victoria Shilina" w:date="2018-10-24T15:35:00Z">
              <w:rPr>
                <w:highlight w:val="yellow"/>
              </w:rPr>
            </w:rPrChange>
          </w:rPr>
          <w:t xml:space="preserve">ся от </w:t>
        </w:r>
      </w:ins>
      <w:r>
        <w:rPr>
          <w:highlight w:val="lightGray"/>
        </w:rPr>
        <w:t xml:space="preserve">Кода товара </w:t>
      </w:r>
      <w:ins w:id="1479" w:author="Victoria Shilina" w:date="2018-10-24T15:35:00Z">
        <w:r w:rsidR="00EA0EBC" w:rsidRPr="00EA0EBC">
          <w:rPr>
            <w:highlight w:val="lightGray"/>
            <w:rPrChange w:id="1480" w:author="Victoria Shilina" w:date="2018-10-24T15:35:00Z">
              <w:rPr>
                <w:highlight w:val="yellow"/>
              </w:rPr>
            </w:rPrChange>
          </w:rPr>
          <w:t>Производства, и содержит в себе информацию уже о конечном продукте (товаре) для отгрузки Клиенту</w:t>
        </w:r>
      </w:ins>
      <w:r>
        <w:rPr>
          <w:highlight w:val="lightGray"/>
        </w:rPr>
        <w:t xml:space="preserve">. Представляет собой </w:t>
      </w:r>
      <w:ins w:id="1481" w:author="Victoria Shilina" w:date="2018-10-24T15:35:00Z">
        <w:r w:rsidR="00EA0EBC" w:rsidRPr="00EA0EBC">
          <w:rPr>
            <w:highlight w:val="lightGray"/>
            <w:rPrChange w:id="1482" w:author="Victoria Shilina" w:date="2018-10-24T15:35:00Z">
              <w:rPr>
                <w:highlight w:val="yellow"/>
              </w:rPr>
            </w:rPrChange>
          </w:rPr>
          <w:t>комбинаци</w:t>
        </w:r>
      </w:ins>
      <w:r>
        <w:rPr>
          <w:highlight w:val="lightGray"/>
        </w:rPr>
        <w:t>ю</w:t>
      </w:r>
      <w:ins w:id="1483" w:author="Victoria Shilina" w:date="2018-10-24T15:35:00Z">
        <w:r w:rsidR="00EA0EBC" w:rsidRPr="00EA0EBC">
          <w:rPr>
            <w:highlight w:val="lightGray"/>
            <w:rPrChange w:id="1484" w:author="Victoria Shilina" w:date="2018-10-24T15:35:00Z">
              <w:rPr>
                <w:highlight w:val="yellow"/>
              </w:rPr>
            </w:rPrChange>
          </w:rPr>
          <w:t>: Наименование + вид продукции+ вид упаковки</w:t>
        </w:r>
      </w:ins>
      <w:ins w:id="1485" w:author="Victoria Shilina" w:date="2018-10-25T10:54:00Z">
        <w:r w:rsidR="00E051AF">
          <w:rPr>
            <w:highlight w:val="lightGray"/>
          </w:rPr>
          <w:t>+</w:t>
        </w:r>
      </w:ins>
      <w:r>
        <w:rPr>
          <w:highlight w:val="lightGray"/>
        </w:rPr>
        <w:t xml:space="preserve"> </w:t>
      </w:r>
      <w:ins w:id="1486" w:author="Victoria Shilina" w:date="2018-10-25T10:54:00Z">
        <w:r w:rsidR="00E051AF">
          <w:rPr>
            <w:highlight w:val="lightGray"/>
          </w:rPr>
          <w:t>бренд</w:t>
        </w:r>
      </w:ins>
      <w:ins w:id="1487" w:author="Victoria Shilina" w:date="2018-10-24T15:35:00Z">
        <w:r w:rsidR="00EA0EBC" w:rsidRPr="00EA0EBC">
          <w:rPr>
            <w:highlight w:val="lightGray"/>
            <w:rPrChange w:id="1488" w:author="Victoria Shilina" w:date="2018-10-24T15:35:00Z">
              <w:rPr>
                <w:highlight w:val="yellow"/>
              </w:rPr>
            </w:rPrChange>
          </w:rPr>
          <w:t xml:space="preserve">. </w:t>
        </w:r>
      </w:ins>
      <w:r w:rsidR="00CD6F56">
        <w:rPr>
          <w:highlight w:val="lightGray"/>
        </w:rPr>
        <w:t xml:space="preserve">Из ГС информация по принимаемому товару приходит в артикулах склада. </w:t>
      </w:r>
      <w:commentRangeStart w:id="1489"/>
      <w:r w:rsidR="00CD6F56" w:rsidRPr="00CD6F56">
        <w:rPr>
          <w:highlight w:val="yellow"/>
        </w:rPr>
        <w:t>Из ГС задания на отгрузку приходят в артикулах склада.</w:t>
      </w:r>
      <w:commentRangeEnd w:id="1489"/>
      <w:r w:rsidR="00CD6F56" w:rsidRPr="00CD6F56">
        <w:rPr>
          <w:rStyle w:val="aff0"/>
          <w:highlight w:val="yellow"/>
        </w:rPr>
        <w:commentReference w:id="1489"/>
      </w:r>
    </w:p>
    <w:p w14:paraId="33049068" w14:textId="514A0A07" w:rsidR="00E051AF" w:rsidRDefault="00EA0EBC" w:rsidP="00826B76">
      <w:pPr>
        <w:spacing w:after="160" w:line="259" w:lineRule="auto"/>
        <w:ind w:firstLine="539"/>
        <w:jc w:val="left"/>
        <w:rPr>
          <w:ins w:id="1490" w:author="Victoria Shilina" w:date="2018-10-24T15:35:00Z"/>
          <w:highlight w:val="lightGray"/>
        </w:rPr>
      </w:pPr>
      <w:ins w:id="1491" w:author="Victoria Shilina" w:date="2018-10-24T15:35:00Z">
        <w:r w:rsidRPr="00EA0EBC">
          <w:rPr>
            <w:highlight w:val="lightGray"/>
            <w:rPrChange w:id="1492" w:author="Victoria Shilina" w:date="2018-10-24T15:35:00Z">
              <w:rPr>
                <w:highlight w:val="yellow"/>
              </w:rPr>
            </w:rPrChange>
          </w:rPr>
          <w:t>Например, наимен</w:t>
        </w:r>
        <w:r w:rsidR="00E051AF">
          <w:rPr>
            <w:highlight w:val="lightGray"/>
          </w:rPr>
          <w:t>ование «Московская» может иметь:</w:t>
        </w:r>
      </w:ins>
    </w:p>
    <w:p w14:paraId="7F21E178" w14:textId="77777777" w:rsidR="00E051AF" w:rsidRDefault="00EA0EBC">
      <w:pPr>
        <w:pStyle w:val="afff1"/>
        <w:numPr>
          <w:ilvl w:val="0"/>
          <w:numId w:val="59"/>
        </w:numPr>
        <w:spacing w:after="160" w:line="259" w:lineRule="auto"/>
        <w:jc w:val="left"/>
        <w:rPr>
          <w:ins w:id="1493" w:author="Victoria Shilina" w:date="2018-10-24T15:35:00Z"/>
          <w:highlight w:val="lightGray"/>
        </w:rPr>
        <w:pPrChange w:id="1494" w:author="Victoria Shilina" w:date="2018-10-25T10:55:00Z">
          <w:pPr>
            <w:pStyle w:val="afff1"/>
            <w:numPr>
              <w:ilvl w:val="2"/>
              <w:numId w:val="55"/>
            </w:numPr>
            <w:spacing w:after="160" w:line="259" w:lineRule="auto"/>
            <w:ind w:left="1800" w:hanging="720"/>
            <w:jc w:val="left"/>
          </w:pPr>
        </w:pPrChange>
      </w:pPr>
      <w:ins w:id="1495" w:author="Victoria Shilina" w:date="2018-10-24T15:35:00Z">
        <w:r w:rsidRPr="00E051AF">
          <w:rPr>
            <w:highlight w:val="lightGray"/>
            <w:rPrChange w:id="1496" w:author="Victoria Shilina" w:date="2018-10-25T10:55:00Z">
              <w:rPr>
                <w:highlight w:val="yellow"/>
              </w:rPr>
            </w:rPrChange>
          </w:rPr>
          <w:t xml:space="preserve">вид </w:t>
        </w:r>
        <w:r w:rsidR="00E051AF">
          <w:rPr>
            <w:highlight w:val="lightGray"/>
          </w:rPr>
          <w:t>продукции: батон, нарезка, б/в</w:t>
        </w:r>
      </w:ins>
    </w:p>
    <w:p w14:paraId="2881E8C6" w14:textId="5BB6D11E" w:rsidR="00EA0EBC" w:rsidRDefault="00EA0EBC">
      <w:pPr>
        <w:pStyle w:val="afff1"/>
        <w:numPr>
          <w:ilvl w:val="0"/>
          <w:numId w:val="59"/>
        </w:numPr>
        <w:spacing w:after="160" w:line="259" w:lineRule="auto"/>
        <w:jc w:val="left"/>
        <w:rPr>
          <w:ins w:id="1497" w:author="Victoria Shilina" w:date="2018-10-24T15:35:00Z"/>
          <w:highlight w:val="lightGray"/>
        </w:rPr>
        <w:pPrChange w:id="1498" w:author="Victoria Shilina" w:date="2018-10-25T10:55:00Z">
          <w:pPr>
            <w:pStyle w:val="afff1"/>
            <w:numPr>
              <w:ilvl w:val="2"/>
              <w:numId w:val="55"/>
            </w:numPr>
            <w:spacing w:after="160" w:line="259" w:lineRule="auto"/>
            <w:ind w:left="1800" w:hanging="720"/>
            <w:jc w:val="left"/>
          </w:pPr>
        </w:pPrChange>
      </w:pPr>
      <w:ins w:id="1499" w:author="Victoria Shilina" w:date="2018-10-24T15:35:00Z">
        <w:r w:rsidRPr="00E051AF">
          <w:rPr>
            <w:highlight w:val="lightGray"/>
            <w:rPrChange w:id="1500" w:author="Victoria Shilina" w:date="2018-10-25T10:55:00Z">
              <w:rPr>
                <w:highlight w:val="yellow"/>
              </w:rPr>
            </w:rPrChange>
          </w:rPr>
          <w:t>вид упаковки: штуч</w:t>
        </w:r>
        <w:r w:rsidR="00E051AF">
          <w:rPr>
            <w:highlight w:val="lightGray"/>
          </w:rPr>
          <w:t>ный, номинальный, неноминальный</w:t>
        </w:r>
      </w:ins>
    </w:p>
    <w:p w14:paraId="11C05182" w14:textId="77777777" w:rsidR="009237D2" w:rsidRDefault="00E051AF">
      <w:pPr>
        <w:pStyle w:val="afff1"/>
        <w:numPr>
          <w:ilvl w:val="0"/>
          <w:numId w:val="59"/>
        </w:numPr>
        <w:spacing w:after="160" w:line="259" w:lineRule="auto"/>
        <w:jc w:val="left"/>
        <w:rPr>
          <w:ins w:id="1501" w:author="Victoria Shilina" w:date="2018-10-25T14:01:00Z"/>
          <w:highlight w:val="lightGray"/>
        </w:rPr>
        <w:pPrChange w:id="1502" w:author="Victoria Shilina" w:date="2018-10-25T14:01:00Z">
          <w:pPr>
            <w:spacing w:before="120" w:after="0"/>
            <w:ind w:firstLine="539"/>
          </w:pPr>
        </w:pPrChange>
      </w:pPr>
      <w:ins w:id="1503" w:author="Victoria Shilina" w:date="2018-10-25T10:55:00Z">
        <w:r>
          <w:rPr>
            <w:highlight w:val="lightGray"/>
          </w:rPr>
          <w:t xml:space="preserve">бренд: Алан, Ашан, Премия, Хит продукт, </w:t>
        </w:r>
        <w:proofErr w:type="spellStart"/>
        <w:r>
          <w:rPr>
            <w:highlight w:val="lightGray"/>
          </w:rPr>
          <w:t>Варто</w:t>
        </w:r>
      </w:ins>
      <w:proofErr w:type="spellEnd"/>
    </w:p>
    <w:tbl>
      <w:tblPr>
        <w:tblW w:w="9599" w:type="dxa"/>
        <w:tblInd w:w="-152" w:type="dxa"/>
        <w:tblLook w:val="04A0" w:firstRow="1" w:lastRow="0" w:firstColumn="1" w:lastColumn="0" w:noHBand="0" w:noVBand="1"/>
        <w:tblPrChange w:id="1504" w:author="Victoria Shilina" w:date="2018-10-25T14:07:00Z">
          <w:tblPr>
            <w:tblW w:w="9599" w:type="dxa"/>
            <w:tblInd w:w="-152" w:type="dxa"/>
            <w:tblLook w:val="04A0" w:firstRow="1" w:lastRow="0" w:firstColumn="1" w:lastColumn="0" w:noHBand="0" w:noVBand="1"/>
          </w:tblPr>
        </w:tblPrChange>
      </w:tblPr>
      <w:tblGrid>
        <w:gridCol w:w="1060"/>
        <w:gridCol w:w="925"/>
        <w:gridCol w:w="1085"/>
        <w:gridCol w:w="37"/>
        <w:gridCol w:w="1123"/>
        <w:gridCol w:w="1293"/>
        <w:gridCol w:w="1849"/>
        <w:gridCol w:w="2227"/>
        <w:tblGridChange w:id="1505">
          <w:tblGrid>
            <w:gridCol w:w="142"/>
            <w:gridCol w:w="918"/>
            <w:gridCol w:w="849"/>
            <w:gridCol w:w="11"/>
            <w:gridCol w:w="207"/>
            <w:gridCol w:w="943"/>
            <w:gridCol w:w="37"/>
            <w:gridCol w:w="1123"/>
            <w:gridCol w:w="524"/>
            <w:gridCol w:w="769"/>
            <w:gridCol w:w="407"/>
            <w:gridCol w:w="1442"/>
            <w:gridCol w:w="246"/>
            <w:gridCol w:w="22"/>
            <w:gridCol w:w="1959"/>
          </w:tblGrid>
        </w:tblGridChange>
      </w:tblGrid>
      <w:tr w:rsidR="009237D2" w:rsidRPr="009237D2" w14:paraId="3A9BD7C3" w14:textId="77777777" w:rsidTr="009237D2">
        <w:trPr>
          <w:trHeight w:val="172"/>
          <w:ins w:id="1506" w:author="Victoria Shilina" w:date="2018-10-25T14:02:00Z"/>
          <w:trPrChange w:id="1507" w:author="Victoria Shilina" w:date="2018-10-25T14:07:00Z">
            <w:trPr>
              <w:trHeight w:val="330"/>
            </w:trPr>
          </w:trPrChange>
        </w:trPr>
        <w:tc>
          <w:tcPr>
            <w:tcW w:w="3107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  <w:tcPrChange w:id="1508" w:author="Victoria Shilina" w:date="2018-10-25T14:07:00Z">
              <w:tcPr>
                <w:tcW w:w="3107" w:type="dxa"/>
                <w:gridSpan w:val="7"/>
                <w:tcBorders>
                  <w:top w:val="single" w:sz="8" w:space="0" w:color="auto"/>
                  <w:left w:val="single" w:sz="8" w:space="0" w:color="auto"/>
                  <w:bottom w:val="single" w:sz="8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9A497C8" w14:textId="16D15852" w:rsidR="009237D2" w:rsidRPr="009237D2" w:rsidRDefault="009237D2" w:rsidP="009237D2">
            <w:pPr>
              <w:spacing w:after="0" w:afterAutospacing="0"/>
              <w:jc w:val="center"/>
              <w:rPr>
                <w:ins w:id="1509" w:author="Victoria Shilina" w:date="2018-10-25T14:02:00Z"/>
                <w:rFonts w:ascii="Calibri" w:hAnsi="Calibri" w:cs="Calibri"/>
                <w:color w:val="000000"/>
              </w:rPr>
            </w:pPr>
            <w:ins w:id="1510" w:author="Victoria Shilina" w:date="2018-10-25T14:05:00Z">
              <w:r w:rsidRPr="009237D2">
                <w:rPr>
                  <w:rFonts w:ascii="Calibri" w:hAnsi="Calibri" w:cs="Calibri"/>
                  <w:color w:val="000000"/>
                </w:rPr>
                <w:t xml:space="preserve">с/к </w:t>
              </w:r>
              <w:proofErr w:type="spellStart"/>
              <w:r w:rsidRPr="009237D2">
                <w:rPr>
                  <w:rFonts w:ascii="Calibri" w:hAnsi="Calibri" w:cs="Calibri"/>
                  <w:color w:val="000000"/>
                </w:rPr>
                <w:t>Московська</w:t>
              </w:r>
              <w:proofErr w:type="spellEnd"/>
              <w:r w:rsidRPr="009237D2">
                <w:rPr>
                  <w:rFonts w:ascii="Calibri" w:hAnsi="Calibri" w:cs="Calibri"/>
                  <w:color w:val="000000"/>
                </w:rPr>
                <w:t xml:space="preserve"> в/г</w:t>
              </w:r>
            </w:ins>
          </w:p>
        </w:tc>
        <w:tc>
          <w:tcPr>
            <w:tcW w:w="112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tcPrChange w:id="1511" w:author="Victoria Shilina" w:date="2018-10-25T14:07:00Z">
              <w:tcPr>
                <w:tcW w:w="1123" w:type="dxa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67942B56" w14:textId="3F931187" w:rsidR="009237D2" w:rsidRPr="009237D2" w:rsidRDefault="009237D2" w:rsidP="009237D2">
            <w:pPr>
              <w:spacing w:after="0" w:afterAutospacing="0"/>
              <w:jc w:val="center"/>
              <w:rPr>
                <w:ins w:id="1512" w:author="Victoria Shilina" w:date="2018-10-25T14:02:00Z"/>
                <w:rFonts w:ascii="Calibri" w:hAnsi="Calibri" w:cs="Calibri"/>
                <w:color w:val="000000"/>
              </w:rPr>
            </w:pPr>
            <w:ins w:id="1513" w:author="Victoria Shilina" w:date="2018-10-25T14:06:00Z">
              <w:r>
                <w:rPr>
                  <w:rFonts w:ascii="Calibri" w:hAnsi="Calibri" w:cs="Calibri"/>
                  <w:color w:val="000000"/>
                  <w:sz w:val="22"/>
                  <w:szCs w:val="22"/>
                </w:rPr>
                <w:t>Код.</w:t>
              </w:r>
              <w:r w:rsidRPr="009237D2">
                <w:rPr>
                  <w:rFonts w:ascii="Calibri" w:hAnsi="Calibri" w:cs="Calibri"/>
                  <w:color w:val="000000"/>
                  <w:sz w:val="22"/>
                  <w:szCs w:val="22"/>
                </w:rPr>
                <w:t>224</w:t>
              </w:r>
            </w:ins>
          </w:p>
        </w:tc>
        <w:tc>
          <w:tcPr>
            <w:tcW w:w="5369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1514" w:author="Victoria Shilina" w:date="2018-10-25T14:07:00Z">
              <w:tcPr>
                <w:tcW w:w="5369" w:type="dxa"/>
                <w:gridSpan w:val="7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5DCA729D" w14:textId="2DF77639" w:rsidR="009237D2" w:rsidRPr="009237D2" w:rsidRDefault="009237D2">
            <w:pPr>
              <w:spacing w:after="0" w:afterAutospacing="0"/>
              <w:jc w:val="center"/>
              <w:rPr>
                <w:ins w:id="1515" w:author="Victoria Shilina" w:date="2018-10-25T14:02:00Z"/>
                <w:rFonts w:ascii="Calibri" w:hAnsi="Calibri" w:cs="Calibri"/>
                <w:color w:val="000000"/>
                <w:sz w:val="22"/>
                <w:szCs w:val="22"/>
              </w:rPr>
              <w:pPrChange w:id="1516" w:author="Victoria Shilina" w:date="2018-10-25T14:07:00Z">
                <w:pPr>
                  <w:spacing w:after="0" w:afterAutospacing="0"/>
                  <w:jc w:val="left"/>
                </w:pPr>
              </w:pPrChange>
            </w:pPr>
            <w:ins w:id="1517" w:author="Victoria Shilina" w:date="2018-10-25T14:07:00Z">
              <w:r>
                <w:rPr>
                  <w:rFonts w:ascii="Calibri" w:hAnsi="Calibri" w:cs="Calibri"/>
                  <w:color w:val="000000"/>
                  <w:sz w:val="22"/>
                  <w:szCs w:val="22"/>
                </w:rPr>
                <w:t>Вид упаковки</w:t>
              </w:r>
            </w:ins>
          </w:p>
        </w:tc>
      </w:tr>
      <w:tr w:rsidR="009237D2" w:rsidRPr="009237D2" w14:paraId="1230F2B1" w14:textId="77777777" w:rsidTr="009237D2">
        <w:tblPrEx>
          <w:tblPrExChange w:id="1518" w:author="Victoria Shilina" w:date="2018-10-25T14:05:00Z">
            <w:tblPrEx>
              <w:tblW w:w="9457" w:type="dxa"/>
              <w:tblInd w:w="-10" w:type="dxa"/>
            </w:tblPrEx>
          </w:tblPrExChange>
        </w:tblPrEx>
        <w:trPr>
          <w:trHeight w:val="330"/>
          <w:ins w:id="1519" w:author="Victoria Shilina" w:date="2018-10-25T14:02:00Z"/>
          <w:trPrChange w:id="1520" w:author="Victoria Shilina" w:date="2018-10-25T14:05:00Z">
            <w:trPr>
              <w:gridBefore w:val="1"/>
              <w:trHeight w:val="330"/>
            </w:trPr>
          </w:trPrChange>
        </w:trPr>
        <w:tc>
          <w:tcPr>
            <w:tcW w:w="198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  <w:tcPrChange w:id="1521" w:author="Victoria Shilina" w:date="2018-10-25T14:05:00Z">
              <w:tcPr>
                <w:tcW w:w="1797" w:type="dxa"/>
                <w:gridSpan w:val="3"/>
                <w:tcBorders>
                  <w:top w:val="nil"/>
                  <w:left w:val="single" w:sz="8" w:space="0" w:color="auto"/>
                  <w:bottom w:val="single" w:sz="8" w:space="0" w:color="auto"/>
                  <w:right w:val="single" w:sz="8" w:space="0" w:color="00000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7B12ECE" w14:textId="5E4ED2BB" w:rsidR="009237D2" w:rsidRPr="009237D2" w:rsidRDefault="009237D2" w:rsidP="009237D2">
            <w:pPr>
              <w:spacing w:after="0" w:afterAutospacing="0"/>
              <w:jc w:val="center"/>
              <w:rPr>
                <w:ins w:id="1522" w:author="Victoria Shilina" w:date="2018-10-25T14:02:00Z"/>
                <w:rFonts w:ascii="Calibri" w:hAnsi="Calibri" w:cs="Calibri"/>
                <w:color w:val="000000"/>
              </w:rPr>
            </w:pPr>
            <w:ins w:id="1523" w:author="Victoria Shilina" w:date="2018-10-25T14:05:00Z">
              <w:r>
                <w:rPr>
                  <w:rFonts w:ascii="Calibri" w:hAnsi="Calibri" w:cs="Calibri"/>
                  <w:color w:val="000000"/>
                </w:rPr>
                <w:t>Вид продукци</w:t>
              </w:r>
            </w:ins>
            <w:ins w:id="1524" w:author="Victoria Shilina" w:date="2018-10-25T14:07:00Z">
              <w:r>
                <w:rPr>
                  <w:rFonts w:ascii="Calibri" w:hAnsi="Calibri" w:cs="Calibri"/>
                  <w:color w:val="000000"/>
                </w:rPr>
                <w:t>и</w:t>
              </w:r>
            </w:ins>
          </w:p>
        </w:tc>
        <w:tc>
          <w:tcPr>
            <w:tcW w:w="2245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  <w:tcPrChange w:id="1525" w:author="Victoria Shilina" w:date="2018-10-25T14:05:00Z">
              <w:tcPr>
                <w:tcW w:w="2867" w:type="dxa"/>
                <w:gridSpan w:val="5"/>
                <w:tcBorders>
                  <w:top w:val="nil"/>
                  <w:left w:val="nil"/>
                  <w:bottom w:val="single" w:sz="8" w:space="0" w:color="auto"/>
                  <w:right w:val="single" w:sz="8" w:space="0" w:color="00000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35D5BF2" w14:textId="77777777" w:rsidR="009237D2" w:rsidRPr="009237D2" w:rsidRDefault="009237D2" w:rsidP="009237D2">
            <w:pPr>
              <w:spacing w:after="0" w:afterAutospacing="0"/>
              <w:jc w:val="center"/>
              <w:rPr>
                <w:ins w:id="1526" w:author="Victoria Shilina" w:date="2018-10-25T14:02:00Z"/>
                <w:rFonts w:ascii="Calibri" w:hAnsi="Calibri" w:cs="Calibri"/>
                <w:color w:val="000000"/>
              </w:rPr>
            </w:pPr>
            <w:ins w:id="1527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Бренд</w:t>
              </w:r>
            </w:ins>
          </w:p>
        </w:tc>
        <w:tc>
          <w:tcPr>
            <w:tcW w:w="129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  <w:tcPrChange w:id="1528" w:author="Victoria Shilina" w:date="2018-10-25T14:05:00Z">
              <w:tcPr>
                <w:tcW w:w="1164" w:type="dxa"/>
                <w:gridSpan w:val="2"/>
                <w:tcBorders>
                  <w:top w:val="nil"/>
                  <w:left w:val="nil"/>
                  <w:bottom w:val="single" w:sz="8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F9D14DA" w14:textId="77777777" w:rsidR="009237D2" w:rsidRPr="009237D2" w:rsidRDefault="009237D2" w:rsidP="009237D2">
            <w:pPr>
              <w:spacing w:after="0" w:afterAutospacing="0"/>
              <w:rPr>
                <w:ins w:id="1529" w:author="Victoria Shilina" w:date="2018-10-25T14:02:00Z"/>
                <w:rFonts w:ascii="Calibri" w:hAnsi="Calibri" w:cs="Calibri"/>
                <w:b/>
                <w:bCs/>
                <w:color w:val="000000"/>
              </w:rPr>
            </w:pPr>
            <w:ins w:id="1530" w:author="Victoria Shilina" w:date="2018-10-25T14:02:00Z">
              <w:r w:rsidRPr="009237D2">
                <w:rPr>
                  <w:rFonts w:ascii="Calibri" w:hAnsi="Calibri" w:cs="Calibri"/>
                  <w:b/>
                  <w:bCs/>
                  <w:color w:val="000000"/>
                  <w:highlight w:val="lightGray"/>
                </w:rPr>
                <w:t>Штуки</w:t>
              </w:r>
            </w:ins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  <w:tcPrChange w:id="1531" w:author="Victoria Shilina" w:date="2018-10-25T14:05:00Z">
              <w:tcPr>
                <w:tcW w:w="1692" w:type="dxa"/>
                <w:gridSpan w:val="3"/>
                <w:tcBorders>
                  <w:top w:val="nil"/>
                  <w:left w:val="nil"/>
                  <w:bottom w:val="single" w:sz="8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835C30A" w14:textId="77777777" w:rsidR="009237D2" w:rsidRPr="009237D2" w:rsidRDefault="009237D2" w:rsidP="009237D2">
            <w:pPr>
              <w:spacing w:after="0" w:afterAutospacing="0"/>
              <w:rPr>
                <w:ins w:id="1532" w:author="Victoria Shilina" w:date="2018-10-25T14:02:00Z"/>
                <w:rFonts w:ascii="Calibri" w:hAnsi="Calibri" w:cs="Calibri"/>
                <w:b/>
                <w:bCs/>
                <w:color w:val="000000"/>
              </w:rPr>
            </w:pPr>
            <w:ins w:id="1533" w:author="Victoria Shilina" w:date="2018-10-25T14:02:00Z">
              <w:r w:rsidRPr="009237D2">
                <w:rPr>
                  <w:rFonts w:ascii="Calibri" w:hAnsi="Calibri" w:cs="Calibri"/>
                  <w:b/>
                  <w:bCs/>
                  <w:color w:val="000000"/>
                  <w:highlight w:val="lightGray"/>
                </w:rPr>
                <w:t xml:space="preserve">Номинальный </w:t>
              </w:r>
            </w:ins>
          </w:p>
        </w:tc>
        <w:tc>
          <w:tcPr>
            <w:tcW w:w="22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  <w:tcPrChange w:id="1534" w:author="Victoria Shilina" w:date="2018-10-25T14:05:00Z">
              <w:tcPr>
                <w:tcW w:w="1937" w:type="dxa"/>
                <w:tcBorders>
                  <w:top w:val="nil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1883A49" w14:textId="77777777" w:rsidR="009237D2" w:rsidRPr="009237D2" w:rsidRDefault="009237D2" w:rsidP="009237D2">
            <w:pPr>
              <w:spacing w:after="0" w:afterAutospacing="0"/>
              <w:rPr>
                <w:ins w:id="1535" w:author="Victoria Shilina" w:date="2018-10-25T14:02:00Z"/>
                <w:rFonts w:ascii="Calibri" w:hAnsi="Calibri" w:cs="Calibri"/>
                <w:b/>
                <w:bCs/>
                <w:color w:val="000000"/>
              </w:rPr>
            </w:pPr>
            <w:ins w:id="1536" w:author="Victoria Shilina" w:date="2018-10-25T14:02:00Z">
              <w:r w:rsidRPr="009237D2">
                <w:rPr>
                  <w:rFonts w:ascii="Calibri" w:hAnsi="Calibri" w:cs="Calibri"/>
                  <w:b/>
                  <w:bCs/>
                  <w:color w:val="000000"/>
                  <w:highlight w:val="lightGray"/>
                </w:rPr>
                <w:t xml:space="preserve">Неноминальный </w:t>
              </w:r>
            </w:ins>
          </w:p>
        </w:tc>
      </w:tr>
      <w:tr w:rsidR="009237D2" w:rsidRPr="009237D2" w14:paraId="7FE22708" w14:textId="77777777" w:rsidTr="009237D2">
        <w:tblPrEx>
          <w:tblPrExChange w:id="1537" w:author="Victoria Shilina" w:date="2018-10-25T14:05:00Z">
            <w:tblPrEx>
              <w:tblW w:w="9457" w:type="dxa"/>
              <w:tblInd w:w="-10" w:type="dxa"/>
            </w:tblPrEx>
          </w:tblPrExChange>
        </w:tblPrEx>
        <w:trPr>
          <w:trHeight w:val="315"/>
          <w:ins w:id="1538" w:author="Victoria Shilina" w:date="2018-10-25T14:02:00Z"/>
          <w:trPrChange w:id="1539" w:author="Victoria Shilina" w:date="2018-10-25T14:05:00Z">
            <w:trPr>
              <w:gridBefore w:val="1"/>
              <w:trHeight w:val="315"/>
            </w:trPr>
          </w:trPrChange>
        </w:trPr>
        <w:tc>
          <w:tcPr>
            <w:tcW w:w="106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  <w:tcPrChange w:id="1540" w:author="Victoria Shilina" w:date="2018-10-25T14:05:00Z">
              <w:tcPr>
                <w:tcW w:w="920" w:type="dxa"/>
                <w:vMerge w:val="restart"/>
                <w:tcBorders>
                  <w:top w:val="nil"/>
                  <w:left w:val="single" w:sz="8" w:space="0" w:color="auto"/>
                  <w:bottom w:val="single" w:sz="4" w:space="0" w:color="000000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7ADB20A0" w14:textId="77777777" w:rsidR="009237D2" w:rsidRPr="009237D2" w:rsidRDefault="009237D2" w:rsidP="009237D2">
            <w:pPr>
              <w:spacing w:after="0" w:afterAutospacing="0"/>
              <w:jc w:val="center"/>
              <w:rPr>
                <w:ins w:id="1541" w:author="Victoria Shilina" w:date="2018-10-25T14:02:00Z"/>
                <w:rFonts w:ascii="Arial Narrow" w:hAnsi="Arial Narrow" w:cs="Calibri"/>
                <w:sz w:val="18"/>
                <w:szCs w:val="18"/>
              </w:rPr>
            </w:pPr>
            <w:proofErr w:type="spellStart"/>
            <w:ins w:id="1542" w:author="Victoria Shilina" w:date="2018-10-25T14:02:00Z">
              <w:r w:rsidRPr="009237D2">
                <w:rPr>
                  <w:rFonts w:ascii="Arial Narrow" w:hAnsi="Arial Narrow" w:cs="Calibri"/>
                  <w:sz w:val="18"/>
                  <w:szCs w:val="18"/>
                </w:rPr>
                <w:t>Ул</w:t>
              </w:r>
              <w:proofErr w:type="spellEnd"/>
              <w:r w:rsidRPr="009237D2">
                <w:rPr>
                  <w:rFonts w:ascii="Arial Narrow" w:hAnsi="Arial Narrow" w:cs="Calibri"/>
                  <w:sz w:val="18"/>
                  <w:szCs w:val="18"/>
                </w:rPr>
                <w:t xml:space="preserve"> крючок</w:t>
              </w:r>
            </w:ins>
          </w:p>
        </w:tc>
        <w:tc>
          <w:tcPr>
            <w:tcW w:w="92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  <w:tcPrChange w:id="1543" w:author="Victoria Shilina" w:date="2018-10-25T14:05:00Z">
              <w:tcPr>
                <w:tcW w:w="850" w:type="dxa"/>
                <w:vMerge w:val="restart"/>
                <w:tcBorders>
                  <w:top w:val="nil"/>
                  <w:left w:val="single" w:sz="4" w:space="0" w:color="auto"/>
                  <w:bottom w:val="single" w:sz="4" w:space="0" w:color="000000"/>
                  <w:right w:val="single" w:sz="8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37FA066" w14:textId="77777777" w:rsidR="009237D2" w:rsidRPr="009237D2" w:rsidRDefault="009237D2" w:rsidP="009237D2">
            <w:pPr>
              <w:spacing w:after="0" w:afterAutospacing="0"/>
              <w:jc w:val="center"/>
              <w:rPr>
                <w:ins w:id="1544" w:author="Victoria Shilina" w:date="2018-10-25T14:02:00Z"/>
                <w:rFonts w:ascii="Calibri" w:hAnsi="Calibri" w:cs="Calibri"/>
                <w:color w:val="000000"/>
              </w:rPr>
            </w:pPr>
            <w:ins w:id="1545" w:author="Victoria Shilina" w:date="2018-10-25T14:02:00Z">
              <w:r w:rsidRPr="009237D2">
                <w:rPr>
                  <w:rFonts w:ascii="Calibri" w:hAnsi="Calibri" w:cs="Calibri"/>
                  <w:color w:val="000000"/>
                  <w:highlight w:val="lightGray"/>
                </w:rPr>
                <w:t>224.1</w:t>
              </w:r>
            </w:ins>
          </w:p>
        </w:tc>
        <w:tc>
          <w:tcPr>
            <w:tcW w:w="1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  <w:tcPrChange w:id="1546" w:author="Victoria Shilina" w:date="2018-10-25T14:05:00Z">
              <w:tcPr>
                <w:tcW w:w="1162" w:type="dxa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2392FB7" w14:textId="77777777" w:rsidR="009237D2" w:rsidRPr="009237D2" w:rsidRDefault="009237D2" w:rsidP="009237D2">
            <w:pPr>
              <w:spacing w:after="0" w:afterAutospacing="0"/>
              <w:rPr>
                <w:ins w:id="1547" w:author="Victoria Shilina" w:date="2018-10-25T14:02:00Z"/>
                <w:rFonts w:ascii="Calibri" w:hAnsi="Calibri" w:cs="Calibri"/>
                <w:color w:val="000000"/>
              </w:rPr>
            </w:pPr>
            <w:ins w:id="1548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Алан</w:t>
              </w:r>
            </w:ins>
          </w:p>
        </w:tc>
        <w:tc>
          <w:tcPr>
            <w:tcW w:w="116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  <w:tcPrChange w:id="1549" w:author="Victoria Shilina" w:date="2018-10-25T14:05:00Z">
              <w:tcPr>
                <w:tcW w:w="116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6E83DF9" w14:textId="77777777" w:rsidR="009237D2" w:rsidRPr="009237D2" w:rsidRDefault="009237D2" w:rsidP="009237D2">
            <w:pPr>
              <w:spacing w:after="0" w:afterAutospacing="0"/>
              <w:rPr>
                <w:ins w:id="1550" w:author="Victoria Shilina" w:date="2018-10-25T14:02:00Z"/>
                <w:rFonts w:ascii="Calibri" w:hAnsi="Calibri" w:cs="Calibri"/>
                <w:color w:val="000000"/>
              </w:rPr>
            </w:pPr>
            <w:ins w:id="1551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224.1.0.</w:t>
              </w:r>
            </w:ins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  <w:tcPrChange w:id="1552" w:author="Victoria Shilina" w:date="2018-10-25T14:05:00Z">
              <w:tcPr>
                <w:tcW w:w="1294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D9D9D9"/>
                <w:noWrap/>
                <w:vAlign w:val="center"/>
                <w:hideMark/>
              </w:tcPr>
            </w:tcPrChange>
          </w:tcPr>
          <w:p w14:paraId="069E3FAB" w14:textId="77777777" w:rsidR="009237D2" w:rsidRPr="009237D2" w:rsidRDefault="009237D2" w:rsidP="009237D2">
            <w:pPr>
              <w:spacing w:after="0" w:afterAutospacing="0"/>
              <w:rPr>
                <w:ins w:id="1553" w:author="Victoria Shilina" w:date="2018-10-25T14:02:00Z"/>
                <w:rFonts w:ascii="Calibri" w:hAnsi="Calibri" w:cs="Calibri"/>
                <w:color w:val="000000"/>
              </w:rPr>
            </w:pPr>
            <w:ins w:id="1554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224.1.0.1.</w:t>
              </w:r>
            </w:ins>
          </w:p>
        </w:tc>
        <w:tc>
          <w:tcPr>
            <w:tcW w:w="1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  <w:tcPrChange w:id="1555" w:author="Victoria Shilina" w:date="2018-10-25T14:05:00Z">
              <w:tcPr>
                <w:tcW w:w="2097" w:type="dxa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D9D9D9"/>
                <w:noWrap/>
                <w:vAlign w:val="center"/>
                <w:hideMark/>
              </w:tcPr>
            </w:tcPrChange>
          </w:tcPr>
          <w:p w14:paraId="7FFD3E29" w14:textId="77777777" w:rsidR="009237D2" w:rsidRPr="009237D2" w:rsidRDefault="009237D2" w:rsidP="009237D2">
            <w:pPr>
              <w:spacing w:after="0" w:afterAutospacing="0"/>
              <w:rPr>
                <w:ins w:id="1556" w:author="Victoria Shilina" w:date="2018-10-25T14:02:00Z"/>
                <w:rFonts w:ascii="Calibri" w:hAnsi="Calibri" w:cs="Calibri"/>
                <w:color w:val="000000"/>
              </w:rPr>
            </w:pPr>
            <w:ins w:id="1557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224.1.0.2.</w:t>
              </w:r>
            </w:ins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  <w:tcPrChange w:id="1558" w:author="Victoria Shilina" w:date="2018-10-25T14:05:00Z">
              <w:tcPr>
                <w:tcW w:w="1973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146B031" w14:textId="77777777" w:rsidR="009237D2" w:rsidRPr="009237D2" w:rsidRDefault="009237D2" w:rsidP="009237D2">
            <w:pPr>
              <w:spacing w:after="0" w:afterAutospacing="0"/>
              <w:rPr>
                <w:ins w:id="1559" w:author="Victoria Shilina" w:date="2018-10-25T14:02:00Z"/>
                <w:rFonts w:ascii="Calibri" w:hAnsi="Calibri" w:cs="Calibri"/>
                <w:color w:val="FF0000"/>
              </w:rPr>
            </w:pPr>
            <w:ins w:id="1560" w:author="Victoria Shilina" w:date="2018-10-25T14:02:00Z">
              <w:r w:rsidRPr="009237D2">
                <w:rPr>
                  <w:rFonts w:ascii="Calibri" w:hAnsi="Calibri" w:cs="Calibri"/>
                  <w:color w:val="FF0000"/>
                </w:rPr>
                <w:t xml:space="preserve">не </w:t>
              </w:r>
              <w:proofErr w:type="spellStart"/>
              <w:r w:rsidRPr="009237D2">
                <w:rPr>
                  <w:rFonts w:ascii="Calibri" w:hAnsi="Calibri" w:cs="Calibri"/>
                  <w:color w:val="FF0000"/>
                </w:rPr>
                <w:t>м.б</w:t>
              </w:r>
              <w:proofErr w:type="spellEnd"/>
              <w:r w:rsidRPr="009237D2">
                <w:rPr>
                  <w:rFonts w:ascii="Calibri" w:hAnsi="Calibri" w:cs="Calibri"/>
                  <w:color w:val="FF0000"/>
                </w:rPr>
                <w:t>.</w:t>
              </w:r>
            </w:ins>
          </w:p>
        </w:tc>
      </w:tr>
      <w:tr w:rsidR="009237D2" w:rsidRPr="009237D2" w14:paraId="7A769C90" w14:textId="77777777" w:rsidTr="009237D2">
        <w:tblPrEx>
          <w:tblPrExChange w:id="1561" w:author="Victoria Shilina" w:date="2018-10-25T14:05:00Z">
            <w:tblPrEx>
              <w:tblW w:w="9457" w:type="dxa"/>
              <w:tblInd w:w="-10" w:type="dxa"/>
            </w:tblPrEx>
          </w:tblPrExChange>
        </w:tblPrEx>
        <w:trPr>
          <w:trHeight w:val="315"/>
          <w:ins w:id="1562" w:author="Victoria Shilina" w:date="2018-10-25T14:02:00Z"/>
          <w:trPrChange w:id="1563" w:author="Victoria Shilina" w:date="2018-10-25T14:05:00Z">
            <w:trPr>
              <w:gridBefore w:val="1"/>
              <w:trHeight w:val="315"/>
            </w:trPr>
          </w:trPrChange>
        </w:trPr>
        <w:tc>
          <w:tcPr>
            <w:tcW w:w="10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  <w:tcPrChange w:id="1564" w:author="Victoria Shilina" w:date="2018-10-25T14:05:00Z">
              <w:tcPr>
                <w:tcW w:w="920" w:type="dxa"/>
                <w:vMerge/>
                <w:tcBorders>
                  <w:top w:val="nil"/>
                  <w:left w:val="single" w:sz="8" w:space="0" w:color="auto"/>
                  <w:bottom w:val="single" w:sz="4" w:space="0" w:color="000000"/>
                  <w:right w:val="single" w:sz="4" w:space="0" w:color="auto"/>
                </w:tcBorders>
                <w:vAlign w:val="center"/>
                <w:hideMark/>
              </w:tcPr>
            </w:tcPrChange>
          </w:tcPr>
          <w:p w14:paraId="220058F1" w14:textId="77777777" w:rsidR="009237D2" w:rsidRPr="009237D2" w:rsidRDefault="009237D2" w:rsidP="009237D2">
            <w:pPr>
              <w:spacing w:after="0" w:afterAutospacing="0"/>
              <w:jc w:val="left"/>
              <w:rPr>
                <w:ins w:id="1565" w:author="Victoria Shilina" w:date="2018-10-25T14:02:00Z"/>
                <w:rFonts w:ascii="Arial Narrow" w:hAnsi="Arial Narrow" w:cs="Calibri"/>
                <w:sz w:val="18"/>
                <w:szCs w:val="18"/>
              </w:rPr>
            </w:pPr>
          </w:p>
        </w:tc>
        <w:tc>
          <w:tcPr>
            <w:tcW w:w="9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  <w:tcPrChange w:id="1566" w:author="Victoria Shilina" w:date="2018-10-25T14:05:00Z">
              <w:tcPr>
                <w:tcW w:w="850" w:type="dxa"/>
                <w:vMerge/>
                <w:tcBorders>
                  <w:top w:val="nil"/>
                  <w:left w:val="single" w:sz="4" w:space="0" w:color="auto"/>
                  <w:bottom w:val="single" w:sz="4" w:space="0" w:color="000000"/>
                  <w:right w:val="single" w:sz="8" w:space="0" w:color="auto"/>
                </w:tcBorders>
                <w:vAlign w:val="center"/>
                <w:hideMark/>
              </w:tcPr>
            </w:tcPrChange>
          </w:tcPr>
          <w:p w14:paraId="0260D2EC" w14:textId="77777777" w:rsidR="009237D2" w:rsidRPr="009237D2" w:rsidRDefault="009237D2" w:rsidP="009237D2">
            <w:pPr>
              <w:spacing w:after="0" w:afterAutospacing="0"/>
              <w:jc w:val="left"/>
              <w:rPr>
                <w:ins w:id="1567" w:author="Victoria Shilina" w:date="2018-10-25T14:02:00Z"/>
                <w:rFonts w:ascii="Calibri" w:hAnsi="Calibri" w:cs="Calibri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  <w:tcPrChange w:id="1568" w:author="Victoria Shilina" w:date="2018-10-25T14:05:00Z">
              <w:tcPr>
                <w:tcW w:w="1162" w:type="dxa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7885225" w14:textId="77777777" w:rsidR="009237D2" w:rsidRPr="009237D2" w:rsidRDefault="009237D2" w:rsidP="009237D2">
            <w:pPr>
              <w:spacing w:after="0" w:afterAutospacing="0"/>
              <w:rPr>
                <w:ins w:id="1569" w:author="Victoria Shilina" w:date="2018-10-25T14:02:00Z"/>
                <w:rFonts w:ascii="Calibri" w:hAnsi="Calibri" w:cs="Calibri"/>
                <w:color w:val="000000"/>
              </w:rPr>
            </w:pPr>
            <w:ins w:id="1570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Ашан</w:t>
              </w:r>
            </w:ins>
          </w:p>
        </w:tc>
        <w:tc>
          <w:tcPr>
            <w:tcW w:w="116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  <w:tcPrChange w:id="1571" w:author="Victoria Shilina" w:date="2018-10-25T14:05:00Z">
              <w:tcPr>
                <w:tcW w:w="116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3C427F1" w14:textId="77777777" w:rsidR="009237D2" w:rsidRPr="009237D2" w:rsidRDefault="009237D2" w:rsidP="009237D2">
            <w:pPr>
              <w:spacing w:after="0" w:afterAutospacing="0"/>
              <w:rPr>
                <w:ins w:id="1572" w:author="Victoria Shilina" w:date="2018-10-25T14:02:00Z"/>
                <w:rFonts w:ascii="Calibri" w:hAnsi="Calibri" w:cs="Calibri"/>
                <w:color w:val="000000"/>
              </w:rPr>
            </w:pPr>
            <w:ins w:id="1573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224.1.1.</w:t>
              </w:r>
            </w:ins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  <w:tcPrChange w:id="1574" w:author="Victoria Shilina" w:date="2018-10-25T14:05:00Z">
              <w:tcPr>
                <w:tcW w:w="1294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D9D9D9"/>
                <w:noWrap/>
                <w:vAlign w:val="center"/>
                <w:hideMark/>
              </w:tcPr>
            </w:tcPrChange>
          </w:tcPr>
          <w:p w14:paraId="373D1282" w14:textId="77777777" w:rsidR="009237D2" w:rsidRPr="009237D2" w:rsidRDefault="009237D2" w:rsidP="009237D2">
            <w:pPr>
              <w:spacing w:after="0" w:afterAutospacing="0"/>
              <w:rPr>
                <w:ins w:id="1575" w:author="Victoria Shilina" w:date="2018-10-25T14:02:00Z"/>
                <w:rFonts w:ascii="Calibri" w:hAnsi="Calibri" w:cs="Calibri"/>
                <w:color w:val="000000"/>
              </w:rPr>
            </w:pPr>
            <w:ins w:id="1576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224.1.1.1.</w:t>
              </w:r>
            </w:ins>
          </w:p>
        </w:tc>
        <w:tc>
          <w:tcPr>
            <w:tcW w:w="1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  <w:tcPrChange w:id="1577" w:author="Victoria Shilina" w:date="2018-10-25T14:05:00Z">
              <w:tcPr>
                <w:tcW w:w="2097" w:type="dxa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D9D9D9"/>
                <w:noWrap/>
                <w:vAlign w:val="center"/>
                <w:hideMark/>
              </w:tcPr>
            </w:tcPrChange>
          </w:tcPr>
          <w:p w14:paraId="3CFBC36B" w14:textId="77777777" w:rsidR="009237D2" w:rsidRPr="009237D2" w:rsidRDefault="009237D2" w:rsidP="009237D2">
            <w:pPr>
              <w:spacing w:after="0" w:afterAutospacing="0"/>
              <w:rPr>
                <w:ins w:id="1578" w:author="Victoria Shilina" w:date="2018-10-25T14:02:00Z"/>
                <w:rFonts w:ascii="Calibri" w:hAnsi="Calibri" w:cs="Calibri"/>
                <w:color w:val="000000"/>
              </w:rPr>
            </w:pPr>
            <w:ins w:id="1579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224.1.1.2.</w:t>
              </w:r>
            </w:ins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  <w:tcPrChange w:id="1580" w:author="Victoria Shilina" w:date="2018-10-25T14:05:00Z">
              <w:tcPr>
                <w:tcW w:w="1973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184B092" w14:textId="77777777" w:rsidR="009237D2" w:rsidRPr="009237D2" w:rsidRDefault="009237D2" w:rsidP="009237D2">
            <w:pPr>
              <w:spacing w:after="0" w:afterAutospacing="0"/>
              <w:rPr>
                <w:ins w:id="1581" w:author="Victoria Shilina" w:date="2018-10-25T14:02:00Z"/>
                <w:rFonts w:ascii="Calibri" w:hAnsi="Calibri" w:cs="Calibri"/>
                <w:color w:val="FF0000"/>
              </w:rPr>
            </w:pPr>
            <w:ins w:id="1582" w:author="Victoria Shilina" w:date="2018-10-25T14:02:00Z">
              <w:r w:rsidRPr="009237D2">
                <w:rPr>
                  <w:rFonts w:ascii="Calibri" w:hAnsi="Calibri" w:cs="Calibri"/>
                  <w:color w:val="FF0000"/>
                </w:rPr>
                <w:t xml:space="preserve">не </w:t>
              </w:r>
              <w:proofErr w:type="spellStart"/>
              <w:r w:rsidRPr="009237D2">
                <w:rPr>
                  <w:rFonts w:ascii="Calibri" w:hAnsi="Calibri" w:cs="Calibri"/>
                  <w:color w:val="FF0000"/>
                </w:rPr>
                <w:t>м.б</w:t>
              </w:r>
              <w:proofErr w:type="spellEnd"/>
              <w:r w:rsidRPr="009237D2">
                <w:rPr>
                  <w:rFonts w:ascii="Calibri" w:hAnsi="Calibri" w:cs="Calibri"/>
                  <w:color w:val="FF0000"/>
                </w:rPr>
                <w:t>.</w:t>
              </w:r>
            </w:ins>
          </w:p>
        </w:tc>
      </w:tr>
      <w:tr w:rsidR="009237D2" w:rsidRPr="009237D2" w14:paraId="07D860B3" w14:textId="77777777" w:rsidTr="009237D2">
        <w:tblPrEx>
          <w:tblPrExChange w:id="1583" w:author="Victoria Shilina" w:date="2018-10-25T14:05:00Z">
            <w:tblPrEx>
              <w:tblW w:w="9457" w:type="dxa"/>
              <w:tblInd w:w="-10" w:type="dxa"/>
            </w:tblPrEx>
          </w:tblPrExChange>
        </w:tblPrEx>
        <w:trPr>
          <w:trHeight w:val="315"/>
          <w:ins w:id="1584" w:author="Victoria Shilina" w:date="2018-10-25T14:02:00Z"/>
          <w:trPrChange w:id="1585" w:author="Victoria Shilina" w:date="2018-10-25T14:05:00Z">
            <w:trPr>
              <w:gridBefore w:val="1"/>
              <w:trHeight w:val="315"/>
            </w:trPr>
          </w:trPrChange>
        </w:trPr>
        <w:tc>
          <w:tcPr>
            <w:tcW w:w="10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  <w:tcPrChange w:id="1586" w:author="Victoria Shilina" w:date="2018-10-25T14:05:00Z">
              <w:tcPr>
                <w:tcW w:w="920" w:type="dxa"/>
                <w:vMerge/>
                <w:tcBorders>
                  <w:top w:val="nil"/>
                  <w:left w:val="single" w:sz="8" w:space="0" w:color="auto"/>
                  <w:bottom w:val="single" w:sz="4" w:space="0" w:color="000000"/>
                  <w:right w:val="single" w:sz="4" w:space="0" w:color="auto"/>
                </w:tcBorders>
                <w:vAlign w:val="center"/>
                <w:hideMark/>
              </w:tcPr>
            </w:tcPrChange>
          </w:tcPr>
          <w:p w14:paraId="3361441D" w14:textId="77777777" w:rsidR="009237D2" w:rsidRPr="009237D2" w:rsidRDefault="009237D2" w:rsidP="009237D2">
            <w:pPr>
              <w:spacing w:after="0" w:afterAutospacing="0"/>
              <w:jc w:val="left"/>
              <w:rPr>
                <w:ins w:id="1587" w:author="Victoria Shilina" w:date="2018-10-25T14:02:00Z"/>
                <w:rFonts w:ascii="Arial Narrow" w:hAnsi="Arial Narrow" w:cs="Calibri"/>
                <w:sz w:val="18"/>
                <w:szCs w:val="18"/>
              </w:rPr>
            </w:pPr>
          </w:p>
        </w:tc>
        <w:tc>
          <w:tcPr>
            <w:tcW w:w="9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  <w:tcPrChange w:id="1588" w:author="Victoria Shilina" w:date="2018-10-25T14:05:00Z">
              <w:tcPr>
                <w:tcW w:w="850" w:type="dxa"/>
                <w:vMerge/>
                <w:tcBorders>
                  <w:top w:val="nil"/>
                  <w:left w:val="single" w:sz="4" w:space="0" w:color="auto"/>
                  <w:bottom w:val="single" w:sz="4" w:space="0" w:color="000000"/>
                  <w:right w:val="single" w:sz="8" w:space="0" w:color="auto"/>
                </w:tcBorders>
                <w:vAlign w:val="center"/>
                <w:hideMark/>
              </w:tcPr>
            </w:tcPrChange>
          </w:tcPr>
          <w:p w14:paraId="357ED37E" w14:textId="77777777" w:rsidR="009237D2" w:rsidRPr="009237D2" w:rsidRDefault="009237D2" w:rsidP="009237D2">
            <w:pPr>
              <w:spacing w:after="0" w:afterAutospacing="0"/>
              <w:jc w:val="left"/>
              <w:rPr>
                <w:ins w:id="1589" w:author="Victoria Shilina" w:date="2018-10-25T14:02:00Z"/>
                <w:rFonts w:ascii="Calibri" w:hAnsi="Calibri" w:cs="Calibri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  <w:tcPrChange w:id="1590" w:author="Victoria Shilina" w:date="2018-10-25T14:05:00Z">
              <w:tcPr>
                <w:tcW w:w="1162" w:type="dxa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D846323" w14:textId="77777777" w:rsidR="009237D2" w:rsidRPr="009237D2" w:rsidRDefault="009237D2" w:rsidP="009237D2">
            <w:pPr>
              <w:spacing w:after="0" w:afterAutospacing="0"/>
              <w:rPr>
                <w:ins w:id="1591" w:author="Victoria Shilina" w:date="2018-10-25T14:02:00Z"/>
                <w:rFonts w:ascii="Calibri" w:hAnsi="Calibri" w:cs="Calibri"/>
                <w:color w:val="000000"/>
              </w:rPr>
            </w:pPr>
            <w:proofErr w:type="spellStart"/>
            <w:ins w:id="1592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Варто</w:t>
              </w:r>
              <w:proofErr w:type="spellEnd"/>
            </w:ins>
          </w:p>
        </w:tc>
        <w:tc>
          <w:tcPr>
            <w:tcW w:w="116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  <w:tcPrChange w:id="1593" w:author="Victoria Shilina" w:date="2018-10-25T14:05:00Z">
              <w:tcPr>
                <w:tcW w:w="116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ADC11CD" w14:textId="77777777" w:rsidR="009237D2" w:rsidRPr="009237D2" w:rsidRDefault="009237D2" w:rsidP="009237D2">
            <w:pPr>
              <w:spacing w:after="0" w:afterAutospacing="0"/>
              <w:rPr>
                <w:ins w:id="1594" w:author="Victoria Shilina" w:date="2018-10-25T14:02:00Z"/>
                <w:rFonts w:ascii="Calibri" w:hAnsi="Calibri" w:cs="Calibri"/>
                <w:color w:val="000000"/>
              </w:rPr>
            </w:pPr>
            <w:ins w:id="1595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224.1.2.</w:t>
              </w:r>
            </w:ins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  <w:tcPrChange w:id="1596" w:author="Victoria Shilina" w:date="2018-10-25T14:05:00Z">
              <w:tcPr>
                <w:tcW w:w="1294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D9D9D9"/>
                <w:noWrap/>
                <w:vAlign w:val="center"/>
                <w:hideMark/>
              </w:tcPr>
            </w:tcPrChange>
          </w:tcPr>
          <w:p w14:paraId="27A3C861" w14:textId="77777777" w:rsidR="009237D2" w:rsidRPr="009237D2" w:rsidRDefault="009237D2" w:rsidP="009237D2">
            <w:pPr>
              <w:spacing w:after="0" w:afterAutospacing="0"/>
              <w:rPr>
                <w:ins w:id="1597" w:author="Victoria Shilina" w:date="2018-10-25T14:02:00Z"/>
                <w:rFonts w:ascii="Calibri" w:hAnsi="Calibri" w:cs="Calibri"/>
                <w:color w:val="000000"/>
              </w:rPr>
            </w:pPr>
            <w:ins w:id="1598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224.1.2.1.</w:t>
              </w:r>
            </w:ins>
          </w:p>
        </w:tc>
        <w:tc>
          <w:tcPr>
            <w:tcW w:w="1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  <w:tcPrChange w:id="1599" w:author="Victoria Shilina" w:date="2018-10-25T14:05:00Z">
              <w:tcPr>
                <w:tcW w:w="2097" w:type="dxa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14B0216" w14:textId="77777777" w:rsidR="009237D2" w:rsidRPr="009237D2" w:rsidRDefault="009237D2" w:rsidP="009237D2">
            <w:pPr>
              <w:spacing w:after="0" w:afterAutospacing="0"/>
              <w:rPr>
                <w:ins w:id="1600" w:author="Victoria Shilina" w:date="2018-10-25T14:02:00Z"/>
                <w:rFonts w:ascii="Calibri" w:hAnsi="Calibri" w:cs="Calibri"/>
                <w:color w:val="000000"/>
              </w:rPr>
            </w:pPr>
            <w:ins w:id="1601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нет</w:t>
              </w:r>
            </w:ins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  <w:tcPrChange w:id="1602" w:author="Victoria Shilina" w:date="2018-10-25T14:05:00Z">
              <w:tcPr>
                <w:tcW w:w="1973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59BDF75" w14:textId="77777777" w:rsidR="009237D2" w:rsidRPr="009237D2" w:rsidRDefault="009237D2" w:rsidP="009237D2">
            <w:pPr>
              <w:spacing w:after="0" w:afterAutospacing="0"/>
              <w:rPr>
                <w:ins w:id="1603" w:author="Victoria Shilina" w:date="2018-10-25T14:02:00Z"/>
                <w:rFonts w:ascii="Calibri" w:hAnsi="Calibri" w:cs="Calibri"/>
                <w:color w:val="FF0000"/>
              </w:rPr>
            </w:pPr>
            <w:ins w:id="1604" w:author="Victoria Shilina" w:date="2018-10-25T14:02:00Z">
              <w:r w:rsidRPr="009237D2">
                <w:rPr>
                  <w:rFonts w:ascii="Calibri" w:hAnsi="Calibri" w:cs="Calibri"/>
                  <w:color w:val="FF0000"/>
                </w:rPr>
                <w:t xml:space="preserve">не </w:t>
              </w:r>
              <w:proofErr w:type="spellStart"/>
              <w:r w:rsidRPr="009237D2">
                <w:rPr>
                  <w:rFonts w:ascii="Calibri" w:hAnsi="Calibri" w:cs="Calibri"/>
                  <w:color w:val="FF0000"/>
                </w:rPr>
                <w:t>м.б</w:t>
              </w:r>
              <w:proofErr w:type="spellEnd"/>
              <w:r w:rsidRPr="009237D2">
                <w:rPr>
                  <w:rFonts w:ascii="Calibri" w:hAnsi="Calibri" w:cs="Calibri"/>
                  <w:color w:val="FF0000"/>
                </w:rPr>
                <w:t>.</w:t>
              </w:r>
            </w:ins>
          </w:p>
        </w:tc>
      </w:tr>
      <w:tr w:rsidR="009237D2" w:rsidRPr="009237D2" w14:paraId="6FBD194D" w14:textId="77777777" w:rsidTr="009237D2">
        <w:tblPrEx>
          <w:tblPrExChange w:id="1605" w:author="Victoria Shilina" w:date="2018-10-25T14:05:00Z">
            <w:tblPrEx>
              <w:tblW w:w="9457" w:type="dxa"/>
              <w:tblInd w:w="-10" w:type="dxa"/>
            </w:tblPrEx>
          </w:tblPrExChange>
        </w:tblPrEx>
        <w:trPr>
          <w:trHeight w:val="315"/>
          <w:ins w:id="1606" w:author="Victoria Shilina" w:date="2018-10-25T14:02:00Z"/>
          <w:trPrChange w:id="1607" w:author="Victoria Shilina" w:date="2018-10-25T14:05:00Z">
            <w:trPr>
              <w:gridBefore w:val="1"/>
              <w:trHeight w:val="315"/>
            </w:trPr>
          </w:trPrChange>
        </w:trPr>
        <w:tc>
          <w:tcPr>
            <w:tcW w:w="106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  <w:tcPrChange w:id="1608" w:author="Victoria Shilina" w:date="2018-10-25T14:05:00Z">
              <w:tcPr>
                <w:tcW w:w="920" w:type="dxa"/>
                <w:vMerge w:val="restart"/>
                <w:tcBorders>
                  <w:top w:val="nil"/>
                  <w:left w:val="single" w:sz="8" w:space="0" w:color="auto"/>
                  <w:bottom w:val="single" w:sz="4" w:space="0" w:color="000000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13027AA9" w14:textId="77777777" w:rsidR="009237D2" w:rsidRPr="009237D2" w:rsidRDefault="009237D2" w:rsidP="009237D2">
            <w:pPr>
              <w:spacing w:after="0" w:afterAutospacing="0"/>
              <w:jc w:val="center"/>
              <w:rPr>
                <w:ins w:id="1609" w:author="Victoria Shilina" w:date="2018-10-25T14:02:00Z"/>
                <w:rFonts w:ascii="Arial Narrow" w:hAnsi="Arial Narrow" w:cs="Calibri"/>
                <w:sz w:val="18"/>
                <w:szCs w:val="18"/>
              </w:rPr>
            </w:pPr>
            <w:proofErr w:type="spellStart"/>
            <w:ins w:id="1610" w:author="Victoria Shilina" w:date="2018-10-25T14:02:00Z">
              <w:r w:rsidRPr="009237D2">
                <w:rPr>
                  <w:rFonts w:ascii="Arial Narrow" w:hAnsi="Arial Narrow" w:cs="Calibri"/>
                  <w:sz w:val="18"/>
                  <w:szCs w:val="18"/>
                </w:rPr>
                <w:t>Ул</w:t>
              </w:r>
              <w:proofErr w:type="spellEnd"/>
              <w:r w:rsidRPr="009237D2">
                <w:rPr>
                  <w:rFonts w:ascii="Arial Narrow" w:hAnsi="Arial Narrow" w:cs="Calibri"/>
                  <w:sz w:val="18"/>
                  <w:szCs w:val="18"/>
                </w:rPr>
                <w:t xml:space="preserve"> 1/2 </w:t>
              </w:r>
              <w:proofErr w:type="spellStart"/>
              <w:r w:rsidRPr="009237D2">
                <w:rPr>
                  <w:rFonts w:ascii="Arial Narrow" w:hAnsi="Arial Narrow" w:cs="Calibri"/>
                  <w:sz w:val="18"/>
                  <w:szCs w:val="18"/>
                </w:rPr>
                <w:t>упак</w:t>
              </w:r>
              <w:proofErr w:type="spellEnd"/>
              <w:r w:rsidRPr="009237D2">
                <w:rPr>
                  <w:rFonts w:ascii="Arial Narrow" w:hAnsi="Arial Narrow" w:cs="Calibri"/>
                  <w:sz w:val="18"/>
                  <w:szCs w:val="18"/>
                </w:rPr>
                <w:t>.</w:t>
              </w:r>
            </w:ins>
          </w:p>
        </w:tc>
        <w:tc>
          <w:tcPr>
            <w:tcW w:w="92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  <w:tcPrChange w:id="1611" w:author="Victoria Shilina" w:date="2018-10-25T14:05:00Z">
              <w:tcPr>
                <w:tcW w:w="850" w:type="dxa"/>
                <w:vMerge w:val="restart"/>
                <w:tcBorders>
                  <w:top w:val="nil"/>
                  <w:left w:val="single" w:sz="4" w:space="0" w:color="auto"/>
                  <w:bottom w:val="single" w:sz="4" w:space="0" w:color="000000"/>
                  <w:right w:val="single" w:sz="8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12871BF" w14:textId="77777777" w:rsidR="009237D2" w:rsidRPr="009237D2" w:rsidRDefault="009237D2" w:rsidP="009237D2">
            <w:pPr>
              <w:spacing w:after="0" w:afterAutospacing="0"/>
              <w:jc w:val="center"/>
              <w:rPr>
                <w:ins w:id="1612" w:author="Victoria Shilina" w:date="2018-10-25T14:02:00Z"/>
                <w:rFonts w:ascii="Calibri" w:hAnsi="Calibri" w:cs="Calibri"/>
                <w:color w:val="000000"/>
              </w:rPr>
            </w:pPr>
            <w:ins w:id="1613" w:author="Victoria Shilina" w:date="2018-10-25T14:02:00Z">
              <w:r w:rsidRPr="009237D2">
                <w:rPr>
                  <w:rFonts w:ascii="Calibri" w:hAnsi="Calibri" w:cs="Calibri"/>
                  <w:color w:val="000000"/>
                  <w:highlight w:val="lightGray"/>
                </w:rPr>
                <w:t>224.2</w:t>
              </w:r>
            </w:ins>
          </w:p>
        </w:tc>
        <w:tc>
          <w:tcPr>
            <w:tcW w:w="1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  <w:tcPrChange w:id="1614" w:author="Victoria Shilina" w:date="2018-10-25T14:05:00Z">
              <w:tcPr>
                <w:tcW w:w="1162" w:type="dxa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7A089BF" w14:textId="77777777" w:rsidR="009237D2" w:rsidRPr="009237D2" w:rsidRDefault="009237D2" w:rsidP="009237D2">
            <w:pPr>
              <w:spacing w:after="0" w:afterAutospacing="0"/>
              <w:rPr>
                <w:ins w:id="1615" w:author="Victoria Shilina" w:date="2018-10-25T14:02:00Z"/>
                <w:rFonts w:ascii="Calibri" w:hAnsi="Calibri" w:cs="Calibri"/>
                <w:color w:val="000000"/>
              </w:rPr>
            </w:pPr>
            <w:ins w:id="1616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Алан</w:t>
              </w:r>
            </w:ins>
          </w:p>
        </w:tc>
        <w:tc>
          <w:tcPr>
            <w:tcW w:w="116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  <w:tcPrChange w:id="1617" w:author="Victoria Shilina" w:date="2018-10-25T14:05:00Z">
              <w:tcPr>
                <w:tcW w:w="116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4D14AAB" w14:textId="77777777" w:rsidR="009237D2" w:rsidRPr="009237D2" w:rsidRDefault="009237D2" w:rsidP="009237D2">
            <w:pPr>
              <w:spacing w:after="0" w:afterAutospacing="0"/>
              <w:rPr>
                <w:ins w:id="1618" w:author="Victoria Shilina" w:date="2018-10-25T14:02:00Z"/>
                <w:rFonts w:ascii="Calibri" w:hAnsi="Calibri" w:cs="Calibri"/>
                <w:color w:val="000000"/>
              </w:rPr>
            </w:pPr>
            <w:ins w:id="1619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224.2.0.</w:t>
              </w:r>
            </w:ins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  <w:tcPrChange w:id="1620" w:author="Victoria Shilina" w:date="2018-10-25T14:05:00Z">
              <w:tcPr>
                <w:tcW w:w="1294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D9D9D9"/>
                <w:noWrap/>
                <w:vAlign w:val="center"/>
                <w:hideMark/>
              </w:tcPr>
            </w:tcPrChange>
          </w:tcPr>
          <w:p w14:paraId="3C2A3346" w14:textId="77777777" w:rsidR="009237D2" w:rsidRPr="009237D2" w:rsidRDefault="009237D2" w:rsidP="009237D2">
            <w:pPr>
              <w:spacing w:after="0" w:afterAutospacing="0"/>
              <w:rPr>
                <w:ins w:id="1621" w:author="Victoria Shilina" w:date="2018-10-25T14:02:00Z"/>
                <w:rFonts w:ascii="Calibri" w:hAnsi="Calibri" w:cs="Calibri"/>
                <w:color w:val="000000"/>
              </w:rPr>
            </w:pPr>
            <w:ins w:id="1622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224.2.0.1.</w:t>
              </w:r>
            </w:ins>
          </w:p>
        </w:tc>
        <w:tc>
          <w:tcPr>
            <w:tcW w:w="1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  <w:tcPrChange w:id="1623" w:author="Victoria Shilina" w:date="2018-10-25T14:05:00Z">
              <w:tcPr>
                <w:tcW w:w="2097" w:type="dxa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D9D9D9"/>
                <w:noWrap/>
                <w:vAlign w:val="center"/>
                <w:hideMark/>
              </w:tcPr>
            </w:tcPrChange>
          </w:tcPr>
          <w:p w14:paraId="39FDE443" w14:textId="77777777" w:rsidR="009237D2" w:rsidRPr="009237D2" w:rsidRDefault="009237D2" w:rsidP="009237D2">
            <w:pPr>
              <w:spacing w:after="0" w:afterAutospacing="0"/>
              <w:rPr>
                <w:ins w:id="1624" w:author="Victoria Shilina" w:date="2018-10-25T14:02:00Z"/>
                <w:rFonts w:ascii="Calibri" w:hAnsi="Calibri" w:cs="Calibri"/>
                <w:color w:val="000000"/>
              </w:rPr>
            </w:pPr>
            <w:ins w:id="1625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224.2.0.2.</w:t>
              </w:r>
            </w:ins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  <w:tcPrChange w:id="1626" w:author="Victoria Shilina" w:date="2018-10-25T14:05:00Z">
              <w:tcPr>
                <w:tcW w:w="1973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C2AC464" w14:textId="77777777" w:rsidR="009237D2" w:rsidRPr="009237D2" w:rsidRDefault="009237D2" w:rsidP="009237D2">
            <w:pPr>
              <w:spacing w:after="0" w:afterAutospacing="0"/>
              <w:rPr>
                <w:ins w:id="1627" w:author="Victoria Shilina" w:date="2018-10-25T14:02:00Z"/>
                <w:rFonts w:ascii="Calibri" w:hAnsi="Calibri" w:cs="Calibri"/>
                <w:color w:val="FF0000"/>
              </w:rPr>
            </w:pPr>
            <w:ins w:id="1628" w:author="Victoria Shilina" w:date="2018-10-25T14:02:00Z">
              <w:r w:rsidRPr="009237D2">
                <w:rPr>
                  <w:rFonts w:ascii="Calibri" w:hAnsi="Calibri" w:cs="Calibri"/>
                  <w:color w:val="FF0000"/>
                </w:rPr>
                <w:t xml:space="preserve">не </w:t>
              </w:r>
              <w:proofErr w:type="spellStart"/>
              <w:r w:rsidRPr="009237D2">
                <w:rPr>
                  <w:rFonts w:ascii="Calibri" w:hAnsi="Calibri" w:cs="Calibri"/>
                  <w:color w:val="FF0000"/>
                </w:rPr>
                <w:t>м.б</w:t>
              </w:r>
              <w:proofErr w:type="spellEnd"/>
              <w:r w:rsidRPr="009237D2">
                <w:rPr>
                  <w:rFonts w:ascii="Calibri" w:hAnsi="Calibri" w:cs="Calibri"/>
                  <w:color w:val="FF0000"/>
                </w:rPr>
                <w:t>.</w:t>
              </w:r>
            </w:ins>
          </w:p>
        </w:tc>
      </w:tr>
      <w:tr w:rsidR="009237D2" w:rsidRPr="009237D2" w14:paraId="2BC2C4A1" w14:textId="77777777" w:rsidTr="009237D2">
        <w:tblPrEx>
          <w:tblPrExChange w:id="1629" w:author="Victoria Shilina" w:date="2018-10-25T14:05:00Z">
            <w:tblPrEx>
              <w:tblW w:w="9457" w:type="dxa"/>
              <w:tblInd w:w="-10" w:type="dxa"/>
            </w:tblPrEx>
          </w:tblPrExChange>
        </w:tblPrEx>
        <w:trPr>
          <w:trHeight w:val="315"/>
          <w:ins w:id="1630" w:author="Victoria Shilina" w:date="2018-10-25T14:02:00Z"/>
          <w:trPrChange w:id="1631" w:author="Victoria Shilina" w:date="2018-10-25T14:05:00Z">
            <w:trPr>
              <w:gridBefore w:val="1"/>
              <w:trHeight w:val="315"/>
            </w:trPr>
          </w:trPrChange>
        </w:trPr>
        <w:tc>
          <w:tcPr>
            <w:tcW w:w="10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  <w:tcPrChange w:id="1632" w:author="Victoria Shilina" w:date="2018-10-25T14:05:00Z">
              <w:tcPr>
                <w:tcW w:w="918" w:type="dxa"/>
                <w:vMerge/>
                <w:tcBorders>
                  <w:top w:val="nil"/>
                  <w:left w:val="single" w:sz="8" w:space="0" w:color="auto"/>
                  <w:bottom w:val="single" w:sz="4" w:space="0" w:color="000000"/>
                  <w:right w:val="single" w:sz="4" w:space="0" w:color="auto"/>
                </w:tcBorders>
                <w:vAlign w:val="center"/>
                <w:hideMark/>
              </w:tcPr>
            </w:tcPrChange>
          </w:tcPr>
          <w:p w14:paraId="44808B2B" w14:textId="77777777" w:rsidR="009237D2" w:rsidRPr="009237D2" w:rsidRDefault="009237D2" w:rsidP="009237D2">
            <w:pPr>
              <w:spacing w:after="0" w:afterAutospacing="0"/>
              <w:jc w:val="left"/>
              <w:rPr>
                <w:ins w:id="1633" w:author="Victoria Shilina" w:date="2018-10-25T14:02:00Z"/>
                <w:rFonts w:ascii="Arial Narrow" w:hAnsi="Arial Narrow" w:cs="Calibri"/>
                <w:sz w:val="18"/>
                <w:szCs w:val="18"/>
              </w:rPr>
            </w:pPr>
          </w:p>
        </w:tc>
        <w:tc>
          <w:tcPr>
            <w:tcW w:w="9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  <w:tcPrChange w:id="1634" w:author="Victoria Shilina" w:date="2018-10-25T14:05:00Z">
              <w:tcPr>
                <w:tcW w:w="1067" w:type="dxa"/>
                <w:gridSpan w:val="3"/>
                <w:vMerge/>
                <w:tcBorders>
                  <w:top w:val="nil"/>
                  <w:left w:val="single" w:sz="4" w:space="0" w:color="auto"/>
                  <w:bottom w:val="single" w:sz="4" w:space="0" w:color="000000"/>
                  <w:right w:val="single" w:sz="8" w:space="0" w:color="auto"/>
                </w:tcBorders>
                <w:vAlign w:val="center"/>
                <w:hideMark/>
              </w:tcPr>
            </w:tcPrChange>
          </w:tcPr>
          <w:p w14:paraId="1267D58D" w14:textId="77777777" w:rsidR="009237D2" w:rsidRPr="009237D2" w:rsidRDefault="009237D2" w:rsidP="009237D2">
            <w:pPr>
              <w:spacing w:after="0" w:afterAutospacing="0"/>
              <w:jc w:val="left"/>
              <w:rPr>
                <w:ins w:id="1635" w:author="Victoria Shilina" w:date="2018-10-25T14:02:00Z"/>
                <w:rFonts w:ascii="Calibri" w:hAnsi="Calibri" w:cs="Calibri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  <w:tcPrChange w:id="1636" w:author="Victoria Shilina" w:date="2018-10-25T14:05:00Z">
              <w:tcPr>
                <w:tcW w:w="943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4784F66" w14:textId="77777777" w:rsidR="009237D2" w:rsidRPr="009237D2" w:rsidRDefault="009237D2" w:rsidP="009237D2">
            <w:pPr>
              <w:spacing w:after="0" w:afterAutospacing="0"/>
              <w:rPr>
                <w:ins w:id="1637" w:author="Victoria Shilina" w:date="2018-10-25T14:02:00Z"/>
                <w:rFonts w:ascii="Calibri" w:hAnsi="Calibri" w:cs="Calibri"/>
                <w:color w:val="000000"/>
              </w:rPr>
            </w:pPr>
            <w:ins w:id="1638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Ашан</w:t>
              </w:r>
            </w:ins>
          </w:p>
        </w:tc>
        <w:tc>
          <w:tcPr>
            <w:tcW w:w="116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  <w:tcPrChange w:id="1639" w:author="Victoria Shilina" w:date="2018-10-25T14:05:00Z">
              <w:tcPr>
                <w:tcW w:w="1160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68AD958" w14:textId="77777777" w:rsidR="009237D2" w:rsidRPr="009237D2" w:rsidRDefault="009237D2" w:rsidP="009237D2">
            <w:pPr>
              <w:spacing w:after="0" w:afterAutospacing="0"/>
              <w:rPr>
                <w:ins w:id="1640" w:author="Victoria Shilina" w:date="2018-10-25T14:02:00Z"/>
                <w:rFonts w:ascii="Calibri" w:hAnsi="Calibri" w:cs="Calibri"/>
                <w:color w:val="000000"/>
              </w:rPr>
            </w:pPr>
            <w:ins w:id="1641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224.2.1.</w:t>
              </w:r>
            </w:ins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  <w:tcPrChange w:id="1642" w:author="Victoria Shilina" w:date="2018-10-25T14:05:00Z">
              <w:tcPr>
                <w:tcW w:w="1293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7C0BDEB" w14:textId="77777777" w:rsidR="009237D2" w:rsidRPr="009237D2" w:rsidRDefault="009237D2" w:rsidP="009237D2">
            <w:pPr>
              <w:spacing w:after="0" w:afterAutospacing="0"/>
              <w:rPr>
                <w:ins w:id="1643" w:author="Victoria Shilina" w:date="2018-10-25T14:02:00Z"/>
                <w:rFonts w:ascii="Calibri" w:hAnsi="Calibri" w:cs="Calibri"/>
                <w:color w:val="000000"/>
              </w:rPr>
            </w:pPr>
            <w:ins w:id="1644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нет</w:t>
              </w:r>
            </w:ins>
          </w:p>
        </w:tc>
        <w:tc>
          <w:tcPr>
            <w:tcW w:w="1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  <w:tcPrChange w:id="1645" w:author="Victoria Shilina" w:date="2018-10-25T14:05:00Z">
              <w:tcPr>
                <w:tcW w:w="1849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84295A5" w14:textId="77777777" w:rsidR="009237D2" w:rsidRPr="009237D2" w:rsidRDefault="009237D2" w:rsidP="009237D2">
            <w:pPr>
              <w:spacing w:after="0" w:afterAutospacing="0"/>
              <w:rPr>
                <w:ins w:id="1646" w:author="Victoria Shilina" w:date="2018-10-25T14:02:00Z"/>
                <w:rFonts w:ascii="Calibri" w:hAnsi="Calibri" w:cs="Calibri"/>
                <w:color w:val="000000"/>
              </w:rPr>
            </w:pPr>
            <w:ins w:id="1647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нет</w:t>
              </w:r>
            </w:ins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  <w:tcPrChange w:id="1648" w:author="Victoria Shilina" w:date="2018-10-25T14:05:00Z">
              <w:tcPr>
                <w:tcW w:w="2227" w:type="dxa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D73BA67" w14:textId="77777777" w:rsidR="009237D2" w:rsidRPr="009237D2" w:rsidRDefault="009237D2" w:rsidP="009237D2">
            <w:pPr>
              <w:spacing w:after="0" w:afterAutospacing="0"/>
              <w:rPr>
                <w:ins w:id="1649" w:author="Victoria Shilina" w:date="2018-10-25T14:02:00Z"/>
                <w:rFonts w:ascii="Calibri" w:hAnsi="Calibri" w:cs="Calibri"/>
                <w:color w:val="FF0000"/>
              </w:rPr>
            </w:pPr>
            <w:ins w:id="1650" w:author="Victoria Shilina" w:date="2018-10-25T14:02:00Z">
              <w:r w:rsidRPr="009237D2">
                <w:rPr>
                  <w:rFonts w:ascii="Calibri" w:hAnsi="Calibri" w:cs="Calibri"/>
                  <w:color w:val="FF0000"/>
                </w:rPr>
                <w:t xml:space="preserve">не </w:t>
              </w:r>
              <w:proofErr w:type="spellStart"/>
              <w:r w:rsidRPr="009237D2">
                <w:rPr>
                  <w:rFonts w:ascii="Calibri" w:hAnsi="Calibri" w:cs="Calibri"/>
                  <w:color w:val="FF0000"/>
                </w:rPr>
                <w:t>м.б</w:t>
              </w:r>
              <w:proofErr w:type="spellEnd"/>
              <w:r w:rsidRPr="009237D2">
                <w:rPr>
                  <w:rFonts w:ascii="Calibri" w:hAnsi="Calibri" w:cs="Calibri"/>
                  <w:color w:val="FF0000"/>
                </w:rPr>
                <w:t>.</w:t>
              </w:r>
            </w:ins>
          </w:p>
        </w:tc>
      </w:tr>
      <w:tr w:rsidR="009237D2" w:rsidRPr="009237D2" w14:paraId="56F141FD" w14:textId="77777777" w:rsidTr="009237D2">
        <w:tblPrEx>
          <w:tblPrExChange w:id="1651" w:author="Victoria Shilina" w:date="2018-10-25T14:05:00Z">
            <w:tblPrEx>
              <w:tblW w:w="9457" w:type="dxa"/>
              <w:tblInd w:w="-10" w:type="dxa"/>
            </w:tblPrEx>
          </w:tblPrExChange>
        </w:tblPrEx>
        <w:trPr>
          <w:trHeight w:val="315"/>
          <w:ins w:id="1652" w:author="Victoria Shilina" w:date="2018-10-25T14:02:00Z"/>
          <w:trPrChange w:id="1653" w:author="Victoria Shilina" w:date="2018-10-25T14:05:00Z">
            <w:trPr>
              <w:gridBefore w:val="1"/>
              <w:trHeight w:val="315"/>
            </w:trPr>
          </w:trPrChange>
        </w:trPr>
        <w:tc>
          <w:tcPr>
            <w:tcW w:w="106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  <w:tcPrChange w:id="1654" w:author="Victoria Shilina" w:date="2018-10-25T14:05:00Z">
              <w:tcPr>
                <w:tcW w:w="920" w:type="dxa"/>
                <w:vMerge/>
                <w:tcBorders>
                  <w:top w:val="nil"/>
                  <w:left w:val="single" w:sz="8" w:space="0" w:color="auto"/>
                  <w:bottom w:val="single" w:sz="4" w:space="0" w:color="000000"/>
                  <w:right w:val="single" w:sz="4" w:space="0" w:color="auto"/>
                </w:tcBorders>
                <w:vAlign w:val="center"/>
                <w:hideMark/>
              </w:tcPr>
            </w:tcPrChange>
          </w:tcPr>
          <w:p w14:paraId="69FE2BB4" w14:textId="77777777" w:rsidR="009237D2" w:rsidRPr="009237D2" w:rsidRDefault="009237D2" w:rsidP="009237D2">
            <w:pPr>
              <w:spacing w:after="0" w:afterAutospacing="0"/>
              <w:jc w:val="left"/>
              <w:rPr>
                <w:ins w:id="1655" w:author="Victoria Shilina" w:date="2018-10-25T14:02:00Z"/>
                <w:rFonts w:ascii="Arial Narrow" w:hAnsi="Arial Narrow" w:cs="Calibri"/>
                <w:sz w:val="18"/>
                <w:szCs w:val="18"/>
              </w:rPr>
            </w:pPr>
          </w:p>
        </w:tc>
        <w:tc>
          <w:tcPr>
            <w:tcW w:w="92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  <w:tcPrChange w:id="1656" w:author="Victoria Shilina" w:date="2018-10-25T14:05:00Z">
              <w:tcPr>
                <w:tcW w:w="850" w:type="dxa"/>
                <w:vMerge/>
                <w:tcBorders>
                  <w:top w:val="nil"/>
                  <w:left w:val="single" w:sz="4" w:space="0" w:color="auto"/>
                  <w:bottom w:val="single" w:sz="4" w:space="0" w:color="000000"/>
                  <w:right w:val="single" w:sz="8" w:space="0" w:color="auto"/>
                </w:tcBorders>
                <w:vAlign w:val="center"/>
                <w:hideMark/>
              </w:tcPr>
            </w:tcPrChange>
          </w:tcPr>
          <w:p w14:paraId="56DF82B6" w14:textId="77777777" w:rsidR="009237D2" w:rsidRPr="009237D2" w:rsidRDefault="009237D2" w:rsidP="009237D2">
            <w:pPr>
              <w:spacing w:after="0" w:afterAutospacing="0"/>
              <w:jc w:val="left"/>
              <w:rPr>
                <w:ins w:id="1657" w:author="Victoria Shilina" w:date="2018-10-25T14:02:00Z"/>
                <w:rFonts w:ascii="Calibri" w:hAnsi="Calibri" w:cs="Calibri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  <w:tcPrChange w:id="1658" w:author="Victoria Shilina" w:date="2018-10-25T14:05:00Z">
              <w:tcPr>
                <w:tcW w:w="1162" w:type="dxa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7A676A7" w14:textId="77777777" w:rsidR="009237D2" w:rsidRPr="009237D2" w:rsidRDefault="009237D2" w:rsidP="009237D2">
            <w:pPr>
              <w:spacing w:after="0" w:afterAutospacing="0"/>
              <w:rPr>
                <w:ins w:id="1659" w:author="Victoria Shilina" w:date="2018-10-25T14:02:00Z"/>
                <w:rFonts w:ascii="Calibri" w:hAnsi="Calibri" w:cs="Calibri"/>
                <w:color w:val="000000"/>
              </w:rPr>
            </w:pPr>
            <w:proofErr w:type="spellStart"/>
            <w:ins w:id="1660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Варто</w:t>
              </w:r>
              <w:proofErr w:type="spellEnd"/>
            </w:ins>
          </w:p>
        </w:tc>
        <w:tc>
          <w:tcPr>
            <w:tcW w:w="116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  <w:tcPrChange w:id="1661" w:author="Victoria Shilina" w:date="2018-10-25T14:05:00Z">
              <w:tcPr>
                <w:tcW w:w="116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822CC25" w14:textId="77777777" w:rsidR="009237D2" w:rsidRPr="009237D2" w:rsidRDefault="009237D2" w:rsidP="009237D2">
            <w:pPr>
              <w:spacing w:after="0" w:afterAutospacing="0"/>
              <w:rPr>
                <w:ins w:id="1662" w:author="Victoria Shilina" w:date="2018-10-25T14:02:00Z"/>
                <w:rFonts w:ascii="Calibri" w:hAnsi="Calibri" w:cs="Calibri"/>
                <w:color w:val="000000"/>
              </w:rPr>
            </w:pPr>
            <w:ins w:id="1663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224.2.2.</w:t>
              </w:r>
            </w:ins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  <w:tcPrChange w:id="1664" w:author="Victoria Shilina" w:date="2018-10-25T14:05:00Z">
              <w:tcPr>
                <w:tcW w:w="1294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D9D9D9"/>
                <w:noWrap/>
                <w:vAlign w:val="center"/>
                <w:hideMark/>
              </w:tcPr>
            </w:tcPrChange>
          </w:tcPr>
          <w:p w14:paraId="59FE7B5C" w14:textId="77777777" w:rsidR="009237D2" w:rsidRPr="009237D2" w:rsidRDefault="009237D2" w:rsidP="009237D2">
            <w:pPr>
              <w:spacing w:after="0" w:afterAutospacing="0"/>
              <w:rPr>
                <w:ins w:id="1665" w:author="Victoria Shilina" w:date="2018-10-25T14:02:00Z"/>
                <w:rFonts w:ascii="Calibri" w:hAnsi="Calibri" w:cs="Calibri"/>
                <w:color w:val="000000"/>
              </w:rPr>
            </w:pPr>
            <w:ins w:id="1666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224.2.2.1.</w:t>
              </w:r>
            </w:ins>
          </w:p>
        </w:tc>
        <w:tc>
          <w:tcPr>
            <w:tcW w:w="1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  <w:tcPrChange w:id="1667" w:author="Victoria Shilina" w:date="2018-10-25T14:05:00Z">
              <w:tcPr>
                <w:tcW w:w="2097" w:type="dxa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D9D9D9"/>
                <w:noWrap/>
                <w:vAlign w:val="center"/>
                <w:hideMark/>
              </w:tcPr>
            </w:tcPrChange>
          </w:tcPr>
          <w:p w14:paraId="12CF630C" w14:textId="77777777" w:rsidR="009237D2" w:rsidRPr="009237D2" w:rsidRDefault="009237D2" w:rsidP="009237D2">
            <w:pPr>
              <w:spacing w:after="0" w:afterAutospacing="0"/>
              <w:rPr>
                <w:ins w:id="1668" w:author="Victoria Shilina" w:date="2018-10-25T14:02:00Z"/>
                <w:rFonts w:ascii="Calibri" w:hAnsi="Calibri" w:cs="Calibri"/>
                <w:color w:val="000000"/>
              </w:rPr>
            </w:pPr>
            <w:ins w:id="1669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224.2.2.2.</w:t>
              </w:r>
            </w:ins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  <w:tcPrChange w:id="1670" w:author="Victoria Shilina" w:date="2018-10-25T14:05:00Z">
              <w:tcPr>
                <w:tcW w:w="1973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917890B" w14:textId="77777777" w:rsidR="009237D2" w:rsidRPr="009237D2" w:rsidRDefault="009237D2" w:rsidP="009237D2">
            <w:pPr>
              <w:spacing w:after="0" w:afterAutospacing="0"/>
              <w:rPr>
                <w:ins w:id="1671" w:author="Victoria Shilina" w:date="2018-10-25T14:02:00Z"/>
                <w:rFonts w:ascii="Calibri" w:hAnsi="Calibri" w:cs="Calibri"/>
                <w:color w:val="FF0000"/>
              </w:rPr>
            </w:pPr>
            <w:ins w:id="1672" w:author="Victoria Shilina" w:date="2018-10-25T14:02:00Z">
              <w:r w:rsidRPr="009237D2">
                <w:rPr>
                  <w:rFonts w:ascii="Calibri" w:hAnsi="Calibri" w:cs="Calibri"/>
                  <w:color w:val="FF0000"/>
                </w:rPr>
                <w:t xml:space="preserve">не </w:t>
              </w:r>
              <w:proofErr w:type="spellStart"/>
              <w:r w:rsidRPr="009237D2">
                <w:rPr>
                  <w:rFonts w:ascii="Calibri" w:hAnsi="Calibri" w:cs="Calibri"/>
                  <w:color w:val="FF0000"/>
                </w:rPr>
                <w:t>м.б</w:t>
              </w:r>
              <w:proofErr w:type="spellEnd"/>
              <w:r w:rsidRPr="009237D2">
                <w:rPr>
                  <w:rFonts w:ascii="Calibri" w:hAnsi="Calibri" w:cs="Calibri"/>
                  <w:color w:val="FF0000"/>
                </w:rPr>
                <w:t>.</w:t>
              </w:r>
            </w:ins>
          </w:p>
        </w:tc>
      </w:tr>
      <w:tr w:rsidR="009237D2" w:rsidRPr="009237D2" w14:paraId="5E983A26" w14:textId="77777777" w:rsidTr="009237D2">
        <w:tblPrEx>
          <w:tblPrExChange w:id="1673" w:author="Victoria Shilina" w:date="2018-10-25T14:05:00Z">
            <w:tblPrEx>
              <w:tblW w:w="9457" w:type="dxa"/>
              <w:tblInd w:w="-10" w:type="dxa"/>
            </w:tblPrEx>
          </w:tblPrExChange>
        </w:tblPrEx>
        <w:trPr>
          <w:trHeight w:val="315"/>
          <w:ins w:id="1674" w:author="Victoria Shilina" w:date="2018-10-25T14:02:00Z"/>
          <w:trPrChange w:id="1675" w:author="Victoria Shilina" w:date="2018-10-25T14:05:00Z">
            <w:trPr>
              <w:gridBefore w:val="1"/>
              <w:trHeight w:val="315"/>
            </w:trPr>
          </w:trPrChange>
        </w:trPr>
        <w:tc>
          <w:tcPr>
            <w:tcW w:w="10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  <w:tcPrChange w:id="1676" w:author="Victoria Shilina" w:date="2018-10-25T14:05:00Z">
              <w:tcPr>
                <w:tcW w:w="920" w:type="dxa"/>
                <w:vMerge w:val="restart"/>
                <w:tcBorders>
                  <w:top w:val="nil"/>
                  <w:left w:val="single" w:sz="8" w:space="0" w:color="auto"/>
                  <w:bottom w:val="single" w:sz="8" w:space="0" w:color="000000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</w:tcPrChange>
          </w:tcPr>
          <w:p w14:paraId="007D5C55" w14:textId="77777777" w:rsidR="009237D2" w:rsidRPr="009237D2" w:rsidRDefault="009237D2" w:rsidP="009237D2">
            <w:pPr>
              <w:spacing w:after="0" w:afterAutospacing="0"/>
              <w:jc w:val="center"/>
              <w:rPr>
                <w:ins w:id="1677" w:author="Victoria Shilina" w:date="2018-10-25T14:02:00Z"/>
                <w:rFonts w:ascii="Arial Narrow" w:hAnsi="Arial Narrow" w:cs="Calibri"/>
                <w:sz w:val="18"/>
                <w:szCs w:val="18"/>
              </w:rPr>
            </w:pPr>
            <w:ins w:id="1678" w:author="Victoria Shilina" w:date="2018-10-25T14:02:00Z">
              <w:r w:rsidRPr="009237D2">
                <w:rPr>
                  <w:rFonts w:ascii="Arial Narrow" w:hAnsi="Arial Narrow" w:cs="Calibri"/>
                  <w:sz w:val="18"/>
                  <w:szCs w:val="18"/>
                </w:rPr>
                <w:t>нар.80г</w:t>
              </w:r>
            </w:ins>
          </w:p>
        </w:tc>
        <w:tc>
          <w:tcPr>
            <w:tcW w:w="925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  <w:tcPrChange w:id="1679" w:author="Victoria Shilina" w:date="2018-10-25T14:05:00Z">
              <w:tcPr>
                <w:tcW w:w="850" w:type="dxa"/>
                <w:vMerge w:val="restart"/>
                <w:tcBorders>
                  <w:top w:val="nil"/>
                  <w:left w:val="single" w:sz="4" w:space="0" w:color="auto"/>
                  <w:bottom w:val="single" w:sz="8" w:space="0" w:color="000000"/>
                  <w:right w:val="single" w:sz="8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644BDF0D" w14:textId="77777777" w:rsidR="009237D2" w:rsidRPr="009237D2" w:rsidRDefault="009237D2" w:rsidP="009237D2">
            <w:pPr>
              <w:spacing w:after="0" w:afterAutospacing="0"/>
              <w:jc w:val="center"/>
              <w:rPr>
                <w:ins w:id="1680" w:author="Victoria Shilina" w:date="2018-10-25T14:02:00Z"/>
                <w:rFonts w:ascii="Calibri" w:hAnsi="Calibri" w:cs="Calibri"/>
                <w:color w:val="000000"/>
              </w:rPr>
            </w:pPr>
            <w:ins w:id="1681" w:author="Victoria Shilina" w:date="2018-10-25T14:02:00Z">
              <w:r w:rsidRPr="009237D2">
                <w:rPr>
                  <w:rFonts w:ascii="Calibri" w:hAnsi="Calibri" w:cs="Calibri"/>
                  <w:color w:val="000000"/>
                  <w:highlight w:val="lightGray"/>
                </w:rPr>
                <w:t>224.3</w:t>
              </w:r>
            </w:ins>
          </w:p>
        </w:tc>
        <w:tc>
          <w:tcPr>
            <w:tcW w:w="1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  <w:tcPrChange w:id="1682" w:author="Victoria Shilina" w:date="2018-10-25T14:05:00Z">
              <w:tcPr>
                <w:tcW w:w="1162" w:type="dxa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DB8DC13" w14:textId="77777777" w:rsidR="009237D2" w:rsidRPr="009237D2" w:rsidRDefault="009237D2" w:rsidP="009237D2">
            <w:pPr>
              <w:spacing w:after="0" w:afterAutospacing="0"/>
              <w:rPr>
                <w:ins w:id="1683" w:author="Victoria Shilina" w:date="2018-10-25T14:02:00Z"/>
                <w:rFonts w:ascii="Calibri" w:hAnsi="Calibri" w:cs="Calibri"/>
                <w:color w:val="000000"/>
              </w:rPr>
            </w:pPr>
            <w:ins w:id="1684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Алан</w:t>
              </w:r>
            </w:ins>
          </w:p>
        </w:tc>
        <w:tc>
          <w:tcPr>
            <w:tcW w:w="116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  <w:tcPrChange w:id="1685" w:author="Victoria Shilina" w:date="2018-10-25T14:05:00Z">
              <w:tcPr>
                <w:tcW w:w="116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47DFAEDA" w14:textId="77777777" w:rsidR="009237D2" w:rsidRPr="009237D2" w:rsidRDefault="009237D2" w:rsidP="009237D2">
            <w:pPr>
              <w:spacing w:after="0" w:afterAutospacing="0"/>
              <w:rPr>
                <w:ins w:id="1686" w:author="Victoria Shilina" w:date="2018-10-25T14:02:00Z"/>
                <w:rFonts w:ascii="Calibri" w:hAnsi="Calibri" w:cs="Calibri"/>
                <w:color w:val="000000"/>
              </w:rPr>
            </w:pPr>
            <w:ins w:id="1687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224.3.0.</w:t>
              </w:r>
            </w:ins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  <w:tcPrChange w:id="1688" w:author="Victoria Shilina" w:date="2018-10-25T14:05:00Z">
              <w:tcPr>
                <w:tcW w:w="1294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D9D9D9"/>
                <w:noWrap/>
                <w:vAlign w:val="center"/>
                <w:hideMark/>
              </w:tcPr>
            </w:tcPrChange>
          </w:tcPr>
          <w:p w14:paraId="6B43B4E3" w14:textId="77777777" w:rsidR="009237D2" w:rsidRPr="009237D2" w:rsidRDefault="009237D2" w:rsidP="009237D2">
            <w:pPr>
              <w:spacing w:after="0" w:afterAutospacing="0"/>
              <w:rPr>
                <w:ins w:id="1689" w:author="Victoria Shilina" w:date="2018-10-25T14:02:00Z"/>
                <w:rFonts w:ascii="Calibri" w:hAnsi="Calibri" w:cs="Calibri"/>
                <w:color w:val="000000"/>
              </w:rPr>
            </w:pPr>
            <w:ins w:id="1690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224.3.0.1.</w:t>
              </w:r>
            </w:ins>
          </w:p>
        </w:tc>
        <w:tc>
          <w:tcPr>
            <w:tcW w:w="1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  <w:tcPrChange w:id="1691" w:author="Victoria Shilina" w:date="2018-10-25T14:05:00Z">
              <w:tcPr>
                <w:tcW w:w="2097" w:type="dxa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1F7F648C" w14:textId="77777777" w:rsidR="009237D2" w:rsidRPr="009237D2" w:rsidRDefault="009237D2" w:rsidP="009237D2">
            <w:pPr>
              <w:spacing w:after="0" w:afterAutospacing="0"/>
              <w:rPr>
                <w:ins w:id="1692" w:author="Victoria Shilina" w:date="2018-10-25T14:02:00Z"/>
                <w:rFonts w:ascii="Calibri" w:hAnsi="Calibri" w:cs="Calibri"/>
                <w:color w:val="FF0000"/>
              </w:rPr>
            </w:pPr>
            <w:ins w:id="1693" w:author="Victoria Shilina" w:date="2018-10-25T14:02:00Z">
              <w:r w:rsidRPr="009237D2">
                <w:rPr>
                  <w:rFonts w:ascii="Calibri" w:hAnsi="Calibri" w:cs="Calibri"/>
                  <w:color w:val="FF0000"/>
                </w:rPr>
                <w:t xml:space="preserve">не </w:t>
              </w:r>
              <w:proofErr w:type="spellStart"/>
              <w:r w:rsidRPr="009237D2">
                <w:rPr>
                  <w:rFonts w:ascii="Calibri" w:hAnsi="Calibri" w:cs="Calibri"/>
                  <w:color w:val="FF0000"/>
                </w:rPr>
                <w:t>м.б</w:t>
              </w:r>
              <w:proofErr w:type="spellEnd"/>
              <w:r w:rsidRPr="009237D2">
                <w:rPr>
                  <w:rFonts w:ascii="Calibri" w:hAnsi="Calibri" w:cs="Calibri"/>
                  <w:color w:val="FF0000"/>
                </w:rPr>
                <w:t>.</w:t>
              </w:r>
            </w:ins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  <w:tcPrChange w:id="1694" w:author="Victoria Shilina" w:date="2018-10-25T14:05:00Z">
              <w:tcPr>
                <w:tcW w:w="1973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54120E7" w14:textId="77777777" w:rsidR="009237D2" w:rsidRPr="009237D2" w:rsidRDefault="009237D2" w:rsidP="009237D2">
            <w:pPr>
              <w:spacing w:after="0" w:afterAutospacing="0"/>
              <w:rPr>
                <w:ins w:id="1695" w:author="Victoria Shilina" w:date="2018-10-25T14:02:00Z"/>
                <w:rFonts w:ascii="Calibri" w:hAnsi="Calibri" w:cs="Calibri"/>
                <w:color w:val="FF0000"/>
              </w:rPr>
            </w:pPr>
            <w:ins w:id="1696" w:author="Victoria Shilina" w:date="2018-10-25T14:02:00Z">
              <w:r w:rsidRPr="009237D2">
                <w:rPr>
                  <w:rFonts w:ascii="Calibri" w:hAnsi="Calibri" w:cs="Calibri"/>
                  <w:color w:val="FF0000"/>
                </w:rPr>
                <w:t xml:space="preserve">не </w:t>
              </w:r>
              <w:proofErr w:type="spellStart"/>
              <w:r w:rsidRPr="009237D2">
                <w:rPr>
                  <w:rFonts w:ascii="Calibri" w:hAnsi="Calibri" w:cs="Calibri"/>
                  <w:color w:val="FF0000"/>
                </w:rPr>
                <w:t>м.б</w:t>
              </w:r>
              <w:proofErr w:type="spellEnd"/>
              <w:r w:rsidRPr="009237D2">
                <w:rPr>
                  <w:rFonts w:ascii="Calibri" w:hAnsi="Calibri" w:cs="Calibri"/>
                  <w:color w:val="FF0000"/>
                </w:rPr>
                <w:t>.</w:t>
              </w:r>
            </w:ins>
          </w:p>
        </w:tc>
      </w:tr>
      <w:tr w:rsidR="009237D2" w:rsidRPr="009237D2" w14:paraId="33252E60" w14:textId="77777777" w:rsidTr="009237D2">
        <w:tblPrEx>
          <w:tblPrExChange w:id="1697" w:author="Victoria Shilina" w:date="2018-10-25T14:05:00Z">
            <w:tblPrEx>
              <w:tblW w:w="9457" w:type="dxa"/>
              <w:tblInd w:w="-10" w:type="dxa"/>
            </w:tblPrEx>
          </w:tblPrExChange>
        </w:tblPrEx>
        <w:trPr>
          <w:trHeight w:val="315"/>
          <w:ins w:id="1698" w:author="Victoria Shilina" w:date="2018-10-25T14:02:00Z"/>
          <w:trPrChange w:id="1699" w:author="Victoria Shilina" w:date="2018-10-25T14:05:00Z">
            <w:trPr>
              <w:gridBefore w:val="1"/>
              <w:trHeight w:val="315"/>
            </w:trPr>
          </w:trPrChange>
        </w:trPr>
        <w:tc>
          <w:tcPr>
            <w:tcW w:w="10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  <w:tcPrChange w:id="1700" w:author="Victoria Shilina" w:date="2018-10-25T14:05:00Z">
              <w:tcPr>
                <w:tcW w:w="920" w:type="dxa"/>
                <w:vMerge/>
                <w:tcBorders>
                  <w:top w:val="nil"/>
                  <w:left w:val="single" w:sz="8" w:space="0" w:color="auto"/>
                  <w:bottom w:val="single" w:sz="8" w:space="0" w:color="000000"/>
                  <w:right w:val="single" w:sz="4" w:space="0" w:color="auto"/>
                </w:tcBorders>
                <w:vAlign w:val="center"/>
                <w:hideMark/>
              </w:tcPr>
            </w:tcPrChange>
          </w:tcPr>
          <w:p w14:paraId="10FBA3F1" w14:textId="77777777" w:rsidR="009237D2" w:rsidRPr="009237D2" w:rsidRDefault="009237D2" w:rsidP="009237D2">
            <w:pPr>
              <w:spacing w:after="0" w:afterAutospacing="0"/>
              <w:jc w:val="left"/>
              <w:rPr>
                <w:ins w:id="1701" w:author="Victoria Shilina" w:date="2018-10-25T14:02:00Z"/>
                <w:rFonts w:ascii="Arial Narrow" w:hAnsi="Arial Narrow" w:cs="Calibri"/>
                <w:sz w:val="18"/>
                <w:szCs w:val="18"/>
              </w:rPr>
            </w:pPr>
          </w:p>
        </w:tc>
        <w:tc>
          <w:tcPr>
            <w:tcW w:w="925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  <w:tcPrChange w:id="1702" w:author="Victoria Shilina" w:date="2018-10-25T14:05:00Z">
              <w:tcPr>
                <w:tcW w:w="850" w:type="dxa"/>
                <w:vMerge/>
                <w:tcBorders>
                  <w:top w:val="nil"/>
                  <w:left w:val="single" w:sz="4" w:space="0" w:color="auto"/>
                  <w:bottom w:val="single" w:sz="8" w:space="0" w:color="000000"/>
                  <w:right w:val="single" w:sz="8" w:space="0" w:color="auto"/>
                </w:tcBorders>
                <w:vAlign w:val="center"/>
                <w:hideMark/>
              </w:tcPr>
            </w:tcPrChange>
          </w:tcPr>
          <w:p w14:paraId="20CD09C1" w14:textId="77777777" w:rsidR="009237D2" w:rsidRPr="009237D2" w:rsidRDefault="009237D2" w:rsidP="009237D2">
            <w:pPr>
              <w:spacing w:after="0" w:afterAutospacing="0"/>
              <w:jc w:val="left"/>
              <w:rPr>
                <w:ins w:id="1703" w:author="Victoria Shilina" w:date="2018-10-25T14:02:00Z"/>
                <w:rFonts w:ascii="Calibri" w:hAnsi="Calibri" w:cs="Calibri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  <w:tcPrChange w:id="1704" w:author="Victoria Shilina" w:date="2018-10-25T14:05:00Z">
              <w:tcPr>
                <w:tcW w:w="1162" w:type="dxa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4FBE33D" w14:textId="77777777" w:rsidR="009237D2" w:rsidRPr="009237D2" w:rsidRDefault="009237D2" w:rsidP="009237D2">
            <w:pPr>
              <w:spacing w:after="0" w:afterAutospacing="0"/>
              <w:rPr>
                <w:ins w:id="1705" w:author="Victoria Shilina" w:date="2018-10-25T14:02:00Z"/>
                <w:rFonts w:ascii="Calibri" w:hAnsi="Calibri" w:cs="Calibri"/>
                <w:color w:val="000000"/>
              </w:rPr>
            </w:pPr>
            <w:ins w:id="1706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Ашан</w:t>
              </w:r>
            </w:ins>
          </w:p>
        </w:tc>
        <w:tc>
          <w:tcPr>
            <w:tcW w:w="116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  <w:tcPrChange w:id="1707" w:author="Victoria Shilina" w:date="2018-10-25T14:05:00Z">
              <w:tcPr>
                <w:tcW w:w="1161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7E4988DA" w14:textId="77777777" w:rsidR="009237D2" w:rsidRPr="009237D2" w:rsidRDefault="009237D2" w:rsidP="009237D2">
            <w:pPr>
              <w:spacing w:after="0" w:afterAutospacing="0"/>
              <w:rPr>
                <w:ins w:id="1708" w:author="Victoria Shilina" w:date="2018-10-25T14:02:00Z"/>
                <w:rFonts w:ascii="Calibri" w:hAnsi="Calibri" w:cs="Calibri"/>
                <w:color w:val="000000"/>
              </w:rPr>
            </w:pPr>
            <w:ins w:id="1709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224.3.1.</w:t>
              </w:r>
            </w:ins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  <w:tcPrChange w:id="1710" w:author="Victoria Shilina" w:date="2018-10-25T14:05:00Z">
              <w:tcPr>
                <w:tcW w:w="1294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D9D9D9"/>
                <w:noWrap/>
                <w:vAlign w:val="center"/>
                <w:hideMark/>
              </w:tcPr>
            </w:tcPrChange>
          </w:tcPr>
          <w:p w14:paraId="66141066" w14:textId="77777777" w:rsidR="009237D2" w:rsidRPr="009237D2" w:rsidRDefault="009237D2" w:rsidP="009237D2">
            <w:pPr>
              <w:spacing w:after="0" w:afterAutospacing="0"/>
              <w:rPr>
                <w:ins w:id="1711" w:author="Victoria Shilina" w:date="2018-10-25T14:02:00Z"/>
                <w:rFonts w:ascii="Calibri" w:hAnsi="Calibri" w:cs="Calibri"/>
                <w:color w:val="000000"/>
              </w:rPr>
            </w:pPr>
            <w:ins w:id="1712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224.3.1.1.</w:t>
              </w:r>
            </w:ins>
          </w:p>
        </w:tc>
        <w:tc>
          <w:tcPr>
            <w:tcW w:w="1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  <w:tcPrChange w:id="1713" w:author="Victoria Shilina" w:date="2018-10-25T14:05:00Z">
              <w:tcPr>
                <w:tcW w:w="2097" w:type="dxa"/>
                <w:gridSpan w:val="3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AC606FA" w14:textId="77777777" w:rsidR="009237D2" w:rsidRPr="009237D2" w:rsidRDefault="009237D2" w:rsidP="009237D2">
            <w:pPr>
              <w:spacing w:after="0" w:afterAutospacing="0"/>
              <w:rPr>
                <w:ins w:id="1714" w:author="Victoria Shilina" w:date="2018-10-25T14:02:00Z"/>
                <w:rFonts w:ascii="Calibri" w:hAnsi="Calibri" w:cs="Calibri"/>
                <w:color w:val="FF0000"/>
              </w:rPr>
            </w:pPr>
            <w:ins w:id="1715" w:author="Victoria Shilina" w:date="2018-10-25T14:02:00Z">
              <w:r w:rsidRPr="009237D2">
                <w:rPr>
                  <w:rFonts w:ascii="Calibri" w:hAnsi="Calibri" w:cs="Calibri"/>
                  <w:color w:val="FF0000"/>
                </w:rPr>
                <w:t xml:space="preserve">не </w:t>
              </w:r>
              <w:proofErr w:type="spellStart"/>
              <w:r w:rsidRPr="009237D2">
                <w:rPr>
                  <w:rFonts w:ascii="Calibri" w:hAnsi="Calibri" w:cs="Calibri"/>
                  <w:color w:val="FF0000"/>
                </w:rPr>
                <w:t>м.б</w:t>
              </w:r>
              <w:proofErr w:type="spellEnd"/>
              <w:r w:rsidRPr="009237D2">
                <w:rPr>
                  <w:rFonts w:ascii="Calibri" w:hAnsi="Calibri" w:cs="Calibri"/>
                  <w:color w:val="FF0000"/>
                </w:rPr>
                <w:t>.</w:t>
              </w:r>
            </w:ins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  <w:tcPrChange w:id="1716" w:author="Victoria Shilina" w:date="2018-10-25T14:05:00Z">
              <w:tcPr>
                <w:tcW w:w="1973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A066A35" w14:textId="77777777" w:rsidR="009237D2" w:rsidRPr="009237D2" w:rsidRDefault="009237D2" w:rsidP="009237D2">
            <w:pPr>
              <w:spacing w:after="0" w:afterAutospacing="0"/>
              <w:rPr>
                <w:ins w:id="1717" w:author="Victoria Shilina" w:date="2018-10-25T14:02:00Z"/>
                <w:rFonts w:ascii="Calibri" w:hAnsi="Calibri" w:cs="Calibri"/>
                <w:color w:val="FF0000"/>
              </w:rPr>
            </w:pPr>
            <w:ins w:id="1718" w:author="Victoria Shilina" w:date="2018-10-25T14:02:00Z">
              <w:r w:rsidRPr="009237D2">
                <w:rPr>
                  <w:rFonts w:ascii="Calibri" w:hAnsi="Calibri" w:cs="Calibri"/>
                  <w:color w:val="FF0000"/>
                </w:rPr>
                <w:t xml:space="preserve">не </w:t>
              </w:r>
              <w:proofErr w:type="spellStart"/>
              <w:r w:rsidRPr="009237D2">
                <w:rPr>
                  <w:rFonts w:ascii="Calibri" w:hAnsi="Calibri" w:cs="Calibri"/>
                  <w:color w:val="FF0000"/>
                </w:rPr>
                <w:t>м.б</w:t>
              </w:r>
              <w:proofErr w:type="spellEnd"/>
              <w:r w:rsidRPr="009237D2">
                <w:rPr>
                  <w:rFonts w:ascii="Calibri" w:hAnsi="Calibri" w:cs="Calibri"/>
                  <w:color w:val="FF0000"/>
                </w:rPr>
                <w:t>.</w:t>
              </w:r>
            </w:ins>
          </w:p>
        </w:tc>
      </w:tr>
      <w:tr w:rsidR="009237D2" w:rsidRPr="009237D2" w14:paraId="421C7769" w14:textId="77777777" w:rsidTr="009237D2">
        <w:tblPrEx>
          <w:tblPrExChange w:id="1719" w:author="Victoria Shilina" w:date="2018-10-25T14:05:00Z">
            <w:tblPrEx>
              <w:tblW w:w="9457" w:type="dxa"/>
              <w:tblInd w:w="-10" w:type="dxa"/>
            </w:tblPrEx>
          </w:tblPrExChange>
        </w:tblPrEx>
        <w:trPr>
          <w:trHeight w:val="330"/>
          <w:ins w:id="1720" w:author="Victoria Shilina" w:date="2018-10-25T14:02:00Z"/>
          <w:trPrChange w:id="1721" w:author="Victoria Shilina" w:date="2018-10-25T14:05:00Z">
            <w:trPr>
              <w:gridBefore w:val="1"/>
              <w:trHeight w:val="330"/>
            </w:trPr>
          </w:trPrChange>
        </w:trPr>
        <w:tc>
          <w:tcPr>
            <w:tcW w:w="10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  <w:tcPrChange w:id="1722" w:author="Victoria Shilina" w:date="2018-10-25T14:05:00Z">
              <w:tcPr>
                <w:tcW w:w="918" w:type="dxa"/>
                <w:vMerge/>
                <w:tcBorders>
                  <w:top w:val="nil"/>
                  <w:left w:val="single" w:sz="8" w:space="0" w:color="auto"/>
                  <w:bottom w:val="single" w:sz="8" w:space="0" w:color="000000"/>
                  <w:right w:val="single" w:sz="4" w:space="0" w:color="auto"/>
                </w:tcBorders>
                <w:vAlign w:val="center"/>
                <w:hideMark/>
              </w:tcPr>
            </w:tcPrChange>
          </w:tcPr>
          <w:p w14:paraId="3470D86A" w14:textId="77777777" w:rsidR="009237D2" w:rsidRPr="009237D2" w:rsidRDefault="009237D2" w:rsidP="009237D2">
            <w:pPr>
              <w:spacing w:after="0" w:afterAutospacing="0"/>
              <w:jc w:val="left"/>
              <w:rPr>
                <w:ins w:id="1723" w:author="Victoria Shilina" w:date="2018-10-25T14:02:00Z"/>
                <w:rFonts w:ascii="Arial Narrow" w:hAnsi="Arial Narrow" w:cs="Calibri"/>
                <w:sz w:val="18"/>
                <w:szCs w:val="18"/>
              </w:rPr>
            </w:pPr>
          </w:p>
        </w:tc>
        <w:tc>
          <w:tcPr>
            <w:tcW w:w="925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  <w:tcPrChange w:id="1724" w:author="Victoria Shilina" w:date="2018-10-25T14:05:00Z">
              <w:tcPr>
                <w:tcW w:w="1067" w:type="dxa"/>
                <w:gridSpan w:val="3"/>
                <w:vMerge/>
                <w:tcBorders>
                  <w:top w:val="nil"/>
                  <w:left w:val="single" w:sz="4" w:space="0" w:color="auto"/>
                  <w:bottom w:val="single" w:sz="8" w:space="0" w:color="000000"/>
                  <w:right w:val="single" w:sz="8" w:space="0" w:color="auto"/>
                </w:tcBorders>
                <w:vAlign w:val="center"/>
                <w:hideMark/>
              </w:tcPr>
            </w:tcPrChange>
          </w:tcPr>
          <w:p w14:paraId="682B358B" w14:textId="77777777" w:rsidR="009237D2" w:rsidRPr="009237D2" w:rsidRDefault="009237D2" w:rsidP="009237D2">
            <w:pPr>
              <w:spacing w:after="0" w:afterAutospacing="0"/>
              <w:jc w:val="left"/>
              <w:rPr>
                <w:ins w:id="1725" w:author="Victoria Shilina" w:date="2018-10-25T14:02:00Z"/>
                <w:rFonts w:ascii="Calibri" w:hAnsi="Calibri" w:cs="Calibri"/>
                <w:color w:val="000000"/>
              </w:rPr>
            </w:pPr>
          </w:p>
        </w:tc>
        <w:tc>
          <w:tcPr>
            <w:tcW w:w="10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  <w:tcPrChange w:id="1726" w:author="Victoria Shilina" w:date="2018-10-25T14:05:00Z">
              <w:tcPr>
                <w:tcW w:w="943" w:type="dxa"/>
                <w:tcBorders>
                  <w:top w:val="nil"/>
                  <w:left w:val="nil"/>
                  <w:bottom w:val="single" w:sz="8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5CB209EF" w14:textId="77777777" w:rsidR="009237D2" w:rsidRPr="009237D2" w:rsidRDefault="009237D2" w:rsidP="009237D2">
            <w:pPr>
              <w:spacing w:after="0" w:afterAutospacing="0"/>
              <w:rPr>
                <w:ins w:id="1727" w:author="Victoria Shilina" w:date="2018-10-25T14:02:00Z"/>
                <w:rFonts w:ascii="Calibri" w:hAnsi="Calibri" w:cs="Calibri"/>
                <w:color w:val="000000"/>
              </w:rPr>
            </w:pPr>
            <w:proofErr w:type="spellStart"/>
            <w:ins w:id="1728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Варто</w:t>
              </w:r>
              <w:proofErr w:type="spellEnd"/>
            </w:ins>
          </w:p>
        </w:tc>
        <w:tc>
          <w:tcPr>
            <w:tcW w:w="11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  <w:tcPrChange w:id="1729" w:author="Victoria Shilina" w:date="2018-10-25T14:05:00Z">
              <w:tcPr>
                <w:tcW w:w="1160" w:type="dxa"/>
                <w:gridSpan w:val="2"/>
                <w:tcBorders>
                  <w:top w:val="nil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533FA01" w14:textId="77777777" w:rsidR="009237D2" w:rsidRPr="009237D2" w:rsidRDefault="009237D2" w:rsidP="009237D2">
            <w:pPr>
              <w:spacing w:after="0" w:afterAutospacing="0"/>
              <w:rPr>
                <w:ins w:id="1730" w:author="Victoria Shilina" w:date="2018-10-25T14:02:00Z"/>
                <w:rFonts w:ascii="Calibri" w:hAnsi="Calibri" w:cs="Calibri"/>
                <w:color w:val="000000"/>
              </w:rPr>
            </w:pPr>
            <w:ins w:id="1731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224.3.2.</w:t>
              </w:r>
            </w:ins>
          </w:p>
        </w:tc>
        <w:tc>
          <w:tcPr>
            <w:tcW w:w="129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  <w:tcPrChange w:id="1732" w:author="Victoria Shilina" w:date="2018-10-25T14:05:00Z">
              <w:tcPr>
                <w:tcW w:w="1293" w:type="dxa"/>
                <w:gridSpan w:val="2"/>
                <w:tcBorders>
                  <w:top w:val="nil"/>
                  <w:left w:val="nil"/>
                  <w:bottom w:val="single" w:sz="8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260ACC96" w14:textId="77777777" w:rsidR="009237D2" w:rsidRPr="009237D2" w:rsidRDefault="009237D2" w:rsidP="009237D2">
            <w:pPr>
              <w:spacing w:after="0" w:afterAutospacing="0"/>
              <w:rPr>
                <w:ins w:id="1733" w:author="Victoria Shilina" w:date="2018-10-25T14:02:00Z"/>
                <w:rFonts w:ascii="Calibri" w:hAnsi="Calibri" w:cs="Calibri"/>
                <w:color w:val="000000"/>
              </w:rPr>
            </w:pPr>
            <w:ins w:id="1734" w:author="Victoria Shilina" w:date="2018-10-25T14:02:00Z">
              <w:r w:rsidRPr="009237D2">
                <w:rPr>
                  <w:rFonts w:ascii="Calibri" w:hAnsi="Calibri" w:cs="Calibri"/>
                  <w:color w:val="000000"/>
                </w:rPr>
                <w:t>нет</w:t>
              </w:r>
            </w:ins>
          </w:p>
        </w:tc>
        <w:tc>
          <w:tcPr>
            <w:tcW w:w="18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  <w:tcPrChange w:id="1735" w:author="Victoria Shilina" w:date="2018-10-25T14:05:00Z">
              <w:tcPr>
                <w:tcW w:w="1849" w:type="dxa"/>
                <w:gridSpan w:val="2"/>
                <w:tcBorders>
                  <w:top w:val="nil"/>
                  <w:left w:val="nil"/>
                  <w:bottom w:val="single" w:sz="8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07575044" w14:textId="77777777" w:rsidR="009237D2" w:rsidRPr="009237D2" w:rsidRDefault="009237D2" w:rsidP="009237D2">
            <w:pPr>
              <w:spacing w:after="0" w:afterAutospacing="0"/>
              <w:rPr>
                <w:ins w:id="1736" w:author="Victoria Shilina" w:date="2018-10-25T14:02:00Z"/>
                <w:rFonts w:ascii="Calibri" w:hAnsi="Calibri" w:cs="Calibri"/>
                <w:color w:val="FF0000"/>
              </w:rPr>
            </w:pPr>
            <w:ins w:id="1737" w:author="Victoria Shilina" w:date="2018-10-25T14:02:00Z">
              <w:r w:rsidRPr="009237D2">
                <w:rPr>
                  <w:rFonts w:ascii="Calibri" w:hAnsi="Calibri" w:cs="Calibri"/>
                  <w:color w:val="FF0000"/>
                </w:rPr>
                <w:t xml:space="preserve">не </w:t>
              </w:r>
              <w:proofErr w:type="spellStart"/>
              <w:r w:rsidRPr="009237D2">
                <w:rPr>
                  <w:rFonts w:ascii="Calibri" w:hAnsi="Calibri" w:cs="Calibri"/>
                  <w:color w:val="FF0000"/>
                </w:rPr>
                <w:t>м.б</w:t>
              </w:r>
              <w:proofErr w:type="spellEnd"/>
              <w:r w:rsidRPr="009237D2">
                <w:rPr>
                  <w:rFonts w:ascii="Calibri" w:hAnsi="Calibri" w:cs="Calibri"/>
                  <w:color w:val="FF0000"/>
                </w:rPr>
                <w:t>.</w:t>
              </w:r>
            </w:ins>
          </w:p>
        </w:tc>
        <w:tc>
          <w:tcPr>
            <w:tcW w:w="22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  <w:tcPrChange w:id="1738" w:author="Victoria Shilina" w:date="2018-10-25T14:05:00Z">
              <w:tcPr>
                <w:tcW w:w="2227" w:type="dxa"/>
                <w:gridSpan w:val="3"/>
                <w:tcBorders>
                  <w:top w:val="nil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14:paraId="3BAEF5E7" w14:textId="77777777" w:rsidR="009237D2" w:rsidRPr="009237D2" w:rsidRDefault="009237D2" w:rsidP="009237D2">
            <w:pPr>
              <w:spacing w:after="0" w:afterAutospacing="0"/>
              <w:rPr>
                <w:ins w:id="1739" w:author="Victoria Shilina" w:date="2018-10-25T14:02:00Z"/>
                <w:rFonts w:ascii="Calibri" w:hAnsi="Calibri" w:cs="Calibri"/>
                <w:color w:val="FF0000"/>
              </w:rPr>
            </w:pPr>
            <w:ins w:id="1740" w:author="Victoria Shilina" w:date="2018-10-25T14:02:00Z">
              <w:r w:rsidRPr="009237D2">
                <w:rPr>
                  <w:rFonts w:ascii="Calibri" w:hAnsi="Calibri" w:cs="Calibri"/>
                  <w:color w:val="FF0000"/>
                </w:rPr>
                <w:t xml:space="preserve">не </w:t>
              </w:r>
              <w:proofErr w:type="spellStart"/>
              <w:r w:rsidRPr="009237D2">
                <w:rPr>
                  <w:rFonts w:ascii="Calibri" w:hAnsi="Calibri" w:cs="Calibri"/>
                  <w:color w:val="FF0000"/>
                </w:rPr>
                <w:t>м.б</w:t>
              </w:r>
              <w:proofErr w:type="spellEnd"/>
              <w:r w:rsidRPr="009237D2">
                <w:rPr>
                  <w:rFonts w:ascii="Calibri" w:hAnsi="Calibri" w:cs="Calibri"/>
                  <w:color w:val="FF0000"/>
                </w:rPr>
                <w:t>.</w:t>
              </w:r>
            </w:ins>
          </w:p>
        </w:tc>
      </w:tr>
    </w:tbl>
    <w:p w14:paraId="360D907D" w14:textId="77777777" w:rsidR="009237D2" w:rsidRDefault="009237D2">
      <w:pPr>
        <w:spacing w:after="160" w:line="259" w:lineRule="auto"/>
        <w:jc w:val="left"/>
        <w:rPr>
          <w:ins w:id="1741" w:author="Victoria Shilina" w:date="2018-10-25T14:07:00Z"/>
          <w:highlight w:val="lightGray"/>
        </w:rPr>
        <w:pPrChange w:id="1742" w:author="Victoria Shilina" w:date="2018-10-25T14:01:00Z">
          <w:pPr>
            <w:spacing w:before="120" w:after="0"/>
            <w:ind w:firstLine="539"/>
          </w:pPr>
        </w:pPrChange>
      </w:pPr>
    </w:p>
    <w:p w14:paraId="4803903C" w14:textId="423DE33D" w:rsidR="00DA0372" w:rsidRPr="009237D2" w:rsidRDefault="00DD0DF5">
      <w:pPr>
        <w:spacing w:after="160" w:line="259" w:lineRule="auto"/>
        <w:jc w:val="left"/>
        <w:rPr>
          <w:highlight w:val="lightGray"/>
          <w:rPrChange w:id="1743" w:author="Victoria Shilina" w:date="2018-10-25T14:08:00Z">
            <w:rPr/>
          </w:rPrChange>
        </w:rPr>
        <w:pPrChange w:id="1744" w:author="Victoria Shilina" w:date="2018-10-25T14:01:00Z">
          <w:pPr>
            <w:spacing w:before="120" w:after="0"/>
            <w:ind w:firstLine="539"/>
          </w:pPr>
        </w:pPrChange>
      </w:pPr>
      <w:proofErr w:type="gramStart"/>
      <w:ins w:id="1745" w:author="Victoria Shilina" w:date="2018-10-24T15:42:00Z">
        <w:r w:rsidRPr="009237D2">
          <w:rPr>
            <w:highlight w:val="lightGray"/>
          </w:rPr>
          <w:t>Например</w:t>
        </w:r>
      </w:ins>
      <w:proofErr w:type="gramEnd"/>
      <w:ins w:id="1746" w:author="Victoria Shilina" w:date="2018-10-25T14:07:00Z">
        <w:r w:rsidR="009237D2" w:rsidRPr="009237D2">
          <w:rPr>
            <w:highlight w:val="lightGray"/>
          </w:rPr>
          <w:t xml:space="preserve"> 224.1.1.</w:t>
        </w:r>
      </w:ins>
      <w:ins w:id="1747" w:author="Victoria Shilina" w:date="2018-10-25T14:08:00Z">
        <w:r w:rsidR="009237D2" w:rsidRPr="009237D2">
          <w:rPr>
            <w:highlight w:val="lightGray"/>
          </w:rPr>
          <w:t>2 расшифровывается как:</w:t>
        </w:r>
      </w:ins>
      <w:ins w:id="1748" w:author="Victoria Shilina" w:date="2018-10-24T15:41:00Z">
        <w:r w:rsidR="00EA0EBC" w:rsidRPr="009237D2">
          <w:rPr>
            <w:highlight w:val="lightGray"/>
          </w:rPr>
          <w:t xml:space="preserve">224 – </w:t>
        </w:r>
      </w:ins>
      <w:r w:rsidR="00826B76">
        <w:rPr>
          <w:highlight w:val="lightGray"/>
        </w:rPr>
        <w:t>код</w:t>
      </w:r>
      <w:ins w:id="1749" w:author="Victoria Shilina" w:date="2018-10-24T15:41:00Z">
        <w:r w:rsidR="00EA0EBC" w:rsidRPr="009237D2">
          <w:rPr>
            <w:highlight w:val="lightGray"/>
          </w:rPr>
          <w:t xml:space="preserve"> Производства</w:t>
        </w:r>
      </w:ins>
      <w:ins w:id="1750" w:author="Victoria Shilina" w:date="2018-10-25T14:03:00Z">
        <w:r w:rsidR="009237D2" w:rsidRPr="009237D2">
          <w:rPr>
            <w:highlight w:val="lightGray"/>
          </w:rPr>
          <w:t xml:space="preserve"> «</w:t>
        </w:r>
        <w:r w:rsidR="009237D2" w:rsidRPr="009237D2">
          <w:rPr>
            <w:rFonts w:ascii="Calibri" w:hAnsi="Calibri" w:cs="Calibri"/>
            <w:color w:val="000000"/>
            <w:highlight w:val="lightGray"/>
            <w:rPrChange w:id="1751" w:author="Victoria Shilina" w:date="2018-10-25T14:08:00Z">
              <w:rPr>
                <w:rFonts w:ascii="Calibri" w:hAnsi="Calibri" w:cs="Calibri"/>
                <w:color w:val="000000"/>
              </w:rPr>
            </w:rPrChange>
          </w:rPr>
          <w:t xml:space="preserve">с/к </w:t>
        </w:r>
        <w:proofErr w:type="spellStart"/>
        <w:r w:rsidR="009237D2" w:rsidRPr="009237D2">
          <w:rPr>
            <w:rFonts w:ascii="Calibri" w:hAnsi="Calibri" w:cs="Calibri"/>
            <w:color w:val="000000"/>
            <w:highlight w:val="lightGray"/>
            <w:rPrChange w:id="1752" w:author="Victoria Shilina" w:date="2018-10-25T14:08:00Z">
              <w:rPr>
                <w:rFonts w:ascii="Calibri" w:hAnsi="Calibri" w:cs="Calibri"/>
                <w:color w:val="000000"/>
              </w:rPr>
            </w:rPrChange>
          </w:rPr>
          <w:t>Московська</w:t>
        </w:r>
        <w:proofErr w:type="spellEnd"/>
        <w:r w:rsidR="009237D2" w:rsidRPr="009237D2">
          <w:rPr>
            <w:rFonts w:ascii="Calibri" w:hAnsi="Calibri" w:cs="Calibri"/>
            <w:color w:val="000000"/>
            <w:highlight w:val="lightGray"/>
            <w:rPrChange w:id="1753" w:author="Victoria Shilina" w:date="2018-10-25T14:08:00Z">
              <w:rPr>
                <w:rFonts w:ascii="Calibri" w:hAnsi="Calibri" w:cs="Calibri"/>
                <w:color w:val="000000"/>
              </w:rPr>
            </w:rPrChange>
          </w:rPr>
          <w:t xml:space="preserve"> в/г</w:t>
        </w:r>
        <w:r w:rsidR="009237D2" w:rsidRPr="009237D2">
          <w:rPr>
            <w:highlight w:val="lightGray"/>
          </w:rPr>
          <w:t>»</w:t>
        </w:r>
      </w:ins>
      <w:ins w:id="1754" w:author="Victoria Shilina" w:date="2018-10-24T15:41:00Z">
        <w:r w:rsidR="00EA0EBC" w:rsidRPr="009237D2">
          <w:rPr>
            <w:highlight w:val="lightGray"/>
          </w:rPr>
          <w:t xml:space="preserve">, 224.1 – </w:t>
        </w:r>
      </w:ins>
      <w:r w:rsidR="00826B76">
        <w:rPr>
          <w:highlight w:val="lightGray"/>
        </w:rPr>
        <w:t>код</w:t>
      </w:r>
      <w:ins w:id="1755" w:author="Victoria Shilina" w:date="2018-10-24T15:41:00Z">
        <w:r w:rsidR="00EA0EBC" w:rsidRPr="009237D2">
          <w:rPr>
            <w:highlight w:val="lightGray"/>
          </w:rPr>
          <w:t xml:space="preserve"> </w:t>
        </w:r>
      </w:ins>
      <w:ins w:id="1756" w:author="Victoria Shilina" w:date="2018-10-24T15:42:00Z">
        <w:r w:rsidR="00EA0EBC" w:rsidRPr="009237D2">
          <w:rPr>
            <w:highlight w:val="lightGray"/>
          </w:rPr>
          <w:t>Упаковки</w:t>
        </w:r>
      </w:ins>
      <w:ins w:id="1757" w:author="Victoria Shilina" w:date="2018-10-25T14:03:00Z">
        <w:r w:rsidR="009237D2" w:rsidRPr="009237D2">
          <w:rPr>
            <w:highlight w:val="lightGray"/>
          </w:rPr>
          <w:t xml:space="preserve"> «</w:t>
        </w:r>
        <w:proofErr w:type="spellStart"/>
        <w:r w:rsidR="009237D2" w:rsidRPr="009237D2">
          <w:rPr>
            <w:highlight w:val="lightGray"/>
          </w:rPr>
          <w:t>ул</w:t>
        </w:r>
        <w:proofErr w:type="spellEnd"/>
        <w:r w:rsidR="009237D2" w:rsidRPr="009237D2">
          <w:rPr>
            <w:highlight w:val="lightGray"/>
          </w:rPr>
          <w:t xml:space="preserve"> </w:t>
        </w:r>
        <w:proofErr w:type="spellStart"/>
        <w:r w:rsidR="009237D2" w:rsidRPr="009237D2">
          <w:rPr>
            <w:highlight w:val="lightGray"/>
          </w:rPr>
          <w:t>корючок</w:t>
        </w:r>
        <w:proofErr w:type="spellEnd"/>
        <w:r w:rsidR="009237D2" w:rsidRPr="009237D2">
          <w:rPr>
            <w:highlight w:val="lightGray"/>
          </w:rPr>
          <w:t>»</w:t>
        </w:r>
      </w:ins>
      <w:ins w:id="1758" w:author="Victoria Shilina" w:date="2018-10-24T15:42:00Z">
        <w:r w:rsidR="00EA0EBC" w:rsidRPr="009237D2">
          <w:rPr>
            <w:highlight w:val="lightGray"/>
          </w:rPr>
          <w:t xml:space="preserve">, 224.1.1 - </w:t>
        </w:r>
      </w:ins>
      <w:r w:rsidR="00826B76">
        <w:rPr>
          <w:highlight w:val="lightGray"/>
        </w:rPr>
        <w:t>код</w:t>
      </w:r>
      <w:ins w:id="1759" w:author="Victoria Shilina" w:date="2018-10-24T15:35:00Z">
        <w:r w:rsidR="009237D2" w:rsidRPr="009237D2">
          <w:rPr>
            <w:highlight w:val="lightGray"/>
          </w:rPr>
          <w:t xml:space="preserve"> </w:t>
        </w:r>
      </w:ins>
      <w:ins w:id="1760" w:author="Victoria Shilina" w:date="2018-10-25T14:08:00Z">
        <w:r w:rsidR="009237D2">
          <w:rPr>
            <w:highlight w:val="lightGray"/>
          </w:rPr>
          <w:t>Б</w:t>
        </w:r>
      </w:ins>
      <w:ins w:id="1761" w:author="Victoria Shilina" w:date="2018-10-25T14:04:00Z">
        <w:r w:rsidR="009237D2" w:rsidRPr="009237D2">
          <w:rPr>
            <w:highlight w:val="lightGray"/>
          </w:rPr>
          <w:t>ренд «</w:t>
        </w:r>
        <w:r w:rsidR="009237D2">
          <w:rPr>
            <w:highlight w:val="lightGray"/>
          </w:rPr>
          <w:t>А</w:t>
        </w:r>
        <w:r w:rsidR="009237D2" w:rsidRPr="009237D2">
          <w:rPr>
            <w:highlight w:val="lightGray"/>
          </w:rPr>
          <w:t xml:space="preserve">шан», 224.1.1.2 – </w:t>
        </w:r>
      </w:ins>
      <w:r w:rsidR="00826B76">
        <w:rPr>
          <w:highlight w:val="lightGray"/>
        </w:rPr>
        <w:t>код</w:t>
      </w:r>
      <w:ins w:id="1762" w:author="Victoria Shilina" w:date="2018-10-25T14:10:00Z">
        <w:r w:rsidR="009237D2">
          <w:rPr>
            <w:highlight w:val="lightGray"/>
          </w:rPr>
          <w:t xml:space="preserve"> вид упаковки «номинальный». Итого получаем расшифровку «</w:t>
        </w:r>
        <w:r w:rsidR="009237D2" w:rsidRPr="00FA00B9">
          <w:rPr>
            <w:rFonts w:ascii="Calibri" w:hAnsi="Calibri" w:cs="Calibri"/>
            <w:color w:val="000000"/>
            <w:highlight w:val="lightGray"/>
          </w:rPr>
          <w:t xml:space="preserve">с/к </w:t>
        </w:r>
        <w:proofErr w:type="spellStart"/>
        <w:r w:rsidR="009237D2" w:rsidRPr="00FA00B9">
          <w:rPr>
            <w:rFonts w:ascii="Calibri" w:hAnsi="Calibri" w:cs="Calibri"/>
            <w:color w:val="000000"/>
            <w:highlight w:val="lightGray"/>
          </w:rPr>
          <w:t>Московська</w:t>
        </w:r>
        <w:proofErr w:type="spellEnd"/>
        <w:r w:rsidR="009237D2" w:rsidRPr="00FA00B9">
          <w:rPr>
            <w:rFonts w:ascii="Calibri" w:hAnsi="Calibri" w:cs="Calibri"/>
            <w:color w:val="000000"/>
            <w:highlight w:val="lightGray"/>
          </w:rPr>
          <w:t xml:space="preserve"> в/г</w:t>
        </w:r>
        <w:r w:rsidR="009237D2">
          <w:rPr>
            <w:rFonts w:ascii="Calibri" w:hAnsi="Calibri" w:cs="Calibri"/>
            <w:color w:val="000000"/>
            <w:highlight w:val="lightGray"/>
          </w:rPr>
          <w:t xml:space="preserve"> </w:t>
        </w:r>
        <w:proofErr w:type="spellStart"/>
        <w:r w:rsidR="009237D2">
          <w:rPr>
            <w:rFonts w:ascii="Calibri" w:hAnsi="Calibri" w:cs="Calibri"/>
            <w:color w:val="000000"/>
            <w:highlight w:val="lightGray"/>
          </w:rPr>
          <w:t>ул</w:t>
        </w:r>
        <w:proofErr w:type="spellEnd"/>
        <w:r w:rsidR="009237D2">
          <w:rPr>
            <w:rFonts w:ascii="Calibri" w:hAnsi="Calibri" w:cs="Calibri"/>
            <w:color w:val="000000"/>
            <w:highlight w:val="lightGray"/>
          </w:rPr>
          <w:t xml:space="preserve"> крючок Ашан номинальный</w:t>
        </w:r>
        <w:r w:rsidR="009237D2">
          <w:rPr>
            <w:highlight w:val="lightGray"/>
          </w:rPr>
          <w:t>».</w:t>
        </w:r>
      </w:ins>
    </w:p>
    <w:p w14:paraId="356F541A" w14:textId="7C28BB9E" w:rsidR="004D2074" w:rsidRPr="007A1FD9" w:rsidDel="004853D5" w:rsidRDefault="004D2074" w:rsidP="004D2074">
      <w:pPr>
        <w:spacing w:before="120" w:after="0"/>
        <w:ind w:firstLine="539"/>
        <w:rPr>
          <w:del w:id="1763" w:author="Victoria Shilina" w:date="2018-10-24T15:02:00Z"/>
          <w:strike/>
          <w:highlight w:val="lightGray"/>
          <w:rPrChange w:id="1764" w:author="Victoria Shilina" w:date="2018-10-24T15:35:00Z">
            <w:rPr>
              <w:del w:id="1765" w:author="Victoria Shilina" w:date="2018-10-24T15:02:00Z"/>
            </w:rPr>
          </w:rPrChange>
        </w:rPr>
      </w:pPr>
      <w:commentRangeStart w:id="1766"/>
      <w:r w:rsidRPr="007A1FD9">
        <w:rPr>
          <w:strike/>
          <w:highlight w:val="lightGray"/>
          <w:rPrChange w:id="1767" w:author="Victoria Shilina" w:date="2018-10-24T15:35:00Z">
            <w:rPr/>
          </w:rPrChange>
        </w:rPr>
        <w:t xml:space="preserve">В данном проекте присутствуют следующие виды </w:t>
      </w:r>
      <w:ins w:id="1768" w:author="Victoria Shilina" w:date="2018-10-24T14:57:00Z">
        <w:r w:rsidR="00535FE2" w:rsidRPr="007A1FD9">
          <w:rPr>
            <w:strike/>
            <w:highlight w:val="lightGray"/>
            <w:rPrChange w:id="1769" w:author="Victoria Shilina" w:date="2018-10-24T15:35:00Z">
              <w:rPr/>
            </w:rPrChange>
          </w:rPr>
          <w:t>Т</w:t>
        </w:r>
      </w:ins>
      <w:del w:id="1770" w:author="Victoria Shilina" w:date="2018-10-24T14:57:00Z">
        <w:r w:rsidRPr="007A1FD9" w:rsidDel="00535FE2">
          <w:rPr>
            <w:strike/>
            <w:highlight w:val="lightGray"/>
            <w:rPrChange w:id="1771" w:author="Victoria Shilina" w:date="2018-10-24T15:35:00Z">
              <w:rPr/>
            </w:rPrChange>
          </w:rPr>
          <w:delText>т</w:delText>
        </w:r>
      </w:del>
      <w:r w:rsidRPr="007A1FD9">
        <w:rPr>
          <w:strike/>
          <w:highlight w:val="lightGray"/>
          <w:rPrChange w:id="1772" w:author="Victoria Shilina" w:date="2018-10-24T15:35:00Z">
            <w:rPr/>
          </w:rPrChange>
        </w:rPr>
        <w:t xml:space="preserve">овара: </w:t>
      </w:r>
    </w:p>
    <w:p w14:paraId="48483066" w14:textId="77777777" w:rsidR="004853D5" w:rsidRPr="007A1FD9" w:rsidRDefault="004853D5">
      <w:pPr>
        <w:spacing w:before="120" w:after="0"/>
        <w:ind w:firstLine="539"/>
        <w:rPr>
          <w:ins w:id="1773" w:author="Victoria Shilina" w:date="2018-10-24T15:02:00Z"/>
          <w:strike/>
          <w:highlight w:val="lightGray"/>
          <w:rPrChange w:id="1774" w:author="Victoria Shilina" w:date="2018-10-24T15:35:00Z">
            <w:rPr>
              <w:ins w:id="1775" w:author="Victoria Shilina" w:date="2018-10-24T15:02:00Z"/>
            </w:rPr>
          </w:rPrChange>
        </w:rPr>
        <w:pPrChange w:id="1776" w:author="Victoria Shilina" w:date="2018-10-24T15:02:00Z">
          <w:pPr>
            <w:numPr>
              <w:numId w:val="35"/>
            </w:numPr>
            <w:tabs>
              <w:tab w:val="num" w:pos="1259"/>
            </w:tabs>
            <w:spacing w:before="120"/>
            <w:ind w:left="1259" w:hanging="360"/>
          </w:pPr>
        </w:pPrChange>
      </w:pPr>
    </w:p>
    <w:p w14:paraId="5C5A99F8" w14:textId="16AC0585" w:rsidR="004853D5" w:rsidRPr="007A1FD9" w:rsidRDefault="004853D5">
      <w:pPr>
        <w:pStyle w:val="afff1"/>
        <w:numPr>
          <w:ilvl w:val="0"/>
          <w:numId w:val="54"/>
        </w:numPr>
        <w:rPr>
          <w:ins w:id="1777" w:author="Victoria Shilina" w:date="2018-10-24T15:02:00Z"/>
          <w:strike/>
          <w:highlight w:val="lightGray"/>
          <w:rPrChange w:id="1778" w:author="Victoria Shilina" w:date="2018-10-24T15:35:00Z">
            <w:rPr>
              <w:ins w:id="1779" w:author="Victoria Shilina" w:date="2018-10-24T15:02:00Z"/>
            </w:rPr>
          </w:rPrChange>
        </w:rPr>
        <w:pPrChange w:id="1780" w:author="Victoria Shilina" w:date="2018-10-24T15:02:00Z">
          <w:pPr>
            <w:numPr>
              <w:numId w:val="35"/>
            </w:numPr>
            <w:tabs>
              <w:tab w:val="num" w:pos="1259"/>
            </w:tabs>
            <w:spacing w:before="120"/>
            <w:ind w:left="1259" w:hanging="360"/>
          </w:pPr>
        </w:pPrChange>
      </w:pPr>
      <w:ins w:id="1781" w:author="Victoria Shilina" w:date="2018-10-24T15:00:00Z">
        <w:r w:rsidRPr="007A1FD9">
          <w:rPr>
            <w:strike/>
            <w:highlight w:val="lightGray"/>
            <w:rPrChange w:id="1782" w:author="Victoria Shilina" w:date="2018-10-24T15:35:00Z">
              <w:rPr/>
            </w:rPrChange>
          </w:rPr>
          <w:t xml:space="preserve">Штучный товар согласно </w:t>
        </w:r>
      </w:ins>
      <w:r w:rsidR="00346FF6" w:rsidRPr="007A1FD9">
        <w:rPr>
          <w:strike/>
          <w:highlight w:val="lightGray"/>
        </w:rPr>
        <w:t xml:space="preserve">кода </w:t>
      </w:r>
      <w:ins w:id="1783" w:author="Victoria Shilina" w:date="2018-10-24T15:00:00Z">
        <w:r w:rsidRPr="007A1FD9">
          <w:rPr>
            <w:strike/>
            <w:highlight w:val="lightGray"/>
            <w:rPrChange w:id="1784" w:author="Victoria Shilina" w:date="2018-10-24T15:35:00Z">
              <w:rPr/>
            </w:rPrChange>
          </w:rPr>
          <w:t xml:space="preserve">в </w:t>
        </w:r>
      </w:ins>
      <w:r w:rsidR="00346FF6" w:rsidRPr="007A1FD9">
        <w:rPr>
          <w:strike/>
          <w:highlight w:val="lightGray"/>
        </w:rPr>
        <w:t>СУ</w:t>
      </w:r>
      <w:ins w:id="1785" w:author="Victoria Shilina" w:date="2018-10-24T15:00:00Z">
        <w:r w:rsidRPr="007A1FD9">
          <w:rPr>
            <w:strike/>
            <w:highlight w:val="lightGray"/>
            <w:rPrChange w:id="1786" w:author="Victoria Shilina" w:date="2018-10-24T15:35:00Z">
              <w:rPr/>
            </w:rPrChange>
          </w:rPr>
          <w:t xml:space="preserve"> с нижней границей «от» по нормативу внешнего отклонения и верхней границей «до» по нормативу внутреннего отклонения. На Склад принимается в штуках, отгружается в штуках;</w:t>
        </w:r>
      </w:ins>
    </w:p>
    <w:p w14:paraId="7FD938AE" w14:textId="16C3AEE4" w:rsidR="004853D5" w:rsidRPr="007A1FD9" w:rsidRDefault="004853D5">
      <w:pPr>
        <w:pStyle w:val="afff1"/>
        <w:numPr>
          <w:ilvl w:val="0"/>
          <w:numId w:val="54"/>
        </w:numPr>
        <w:rPr>
          <w:ins w:id="1787" w:author="Victoria Shilina" w:date="2018-10-24T15:02:00Z"/>
          <w:strike/>
          <w:highlight w:val="lightGray"/>
          <w:rPrChange w:id="1788" w:author="Victoria Shilina" w:date="2018-10-24T15:35:00Z">
            <w:rPr>
              <w:ins w:id="1789" w:author="Victoria Shilina" w:date="2018-10-24T15:02:00Z"/>
            </w:rPr>
          </w:rPrChange>
        </w:rPr>
        <w:pPrChange w:id="1790" w:author="Victoria Shilina" w:date="2018-10-24T15:01:00Z">
          <w:pPr>
            <w:numPr>
              <w:numId w:val="35"/>
            </w:numPr>
            <w:tabs>
              <w:tab w:val="num" w:pos="1259"/>
            </w:tabs>
            <w:spacing w:before="120"/>
            <w:ind w:left="1259" w:hanging="360"/>
          </w:pPr>
        </w:pPrChange>
      </w:pPr>
      <w:ins w:id="1791" w:author="Victoria Shilina" w:date="2018-10-24T15:00:00Z">
        <w:r w:rsidRPr="007A1FD9">
          <w:rPr>
            <w:strike/>
            <w:highlight w:val="lightGray"/>
            <w:rPrChange w:id="1792" w:author="Victoria Shilina" w:date="2018-10-24T15:35:00Z">
              <w:rPr/>
            </w:rPrChange>
          </w:rPr>
          <w:t xml:space="preserve">Весовой номинальный товар согласно </w:t>
        </w:r>
      </w:ins>
      <w:r w:rsidR="00346FF6" w:rsidRPr="007A1FD9">
        <w:rPr>
          <w:strike/>
          <w:highlight w:val="lightGray"/>
        </w:rPr>
        <w:t>кода в СУ</w:t>
      </w:r>
      <w:ins w:id="1793" w:author="Victoria Shilina" w:date="2018-10-24T15:00:00Z">
        <w:r w:rsidRPr="007A1FD9">
          <w:rPr>
            <w:strike/>
            <w:highlight w:val="lightGray"/>
            <w:rPrChange w:id="1794" w:author="Victoria Shilina" w:date="2018-10-24T15:35:00Z">
              <w:rPr/>
            </w:rPrChange>
          </w:rPr>
          <w:t xml:space="preserve"> с нижней и верхней границей по нормативу внутреннего отклонения. </w:t>
        </w:r>
        <w:r w:rsidRPr="007A1FD9">
          <w:rPr>
            <w:strike/>
            <w:highlight w:val="lightGray"/>
            <w:rPrChange w:id="1795" w:author="Victoria Shilina" w:date="2018-10-25T17:06:00Z">
              <w:rPr/>
            </w:rPrChange>
          </w:rPr>
          <w:t xml:space="preserve">На Склад принимается в штуках, отгружается в </w:t>
        </w:r>
      </w:ins>
      <w:r w:rsidR="00826B76" w:rsidRPr="007A1FD9">
        <w:rPr>
          <w:strike/>
          <w:highlight w:val="lightGray"/>
        </w:rPr>
        <w:t>штуках с учетом веса</w:t>
      </w:r>
      <w:ins w:id="1796" w:author="Victoria Shilina" w:date="2018-10-24T15:00:00Z">
        <w:r w:rsidRPr="007A1FD9">
          <w:rPr>
            <w:strike/>
            <w:highlight w:val="lightGray"/>
            <w:rPrChange w:id="1797" w:author="Victoria Shilina" w:date="2018-10-25T17:06:00Z">
              <w:rPr/>
            </w:rPrChange>
          </w:rPr>
          <w:t>;</w:t>
        </w:r>
      </w:ins>
    </w:p>
    <w:p w14:paraId="54C4C215" w14:textId="53ACA732" w:rsidR="004853D5" w:rsidRPr="007A1FD9" w:rsidRDefault="004853D5">
      <w:pPr>
        <w:pStyle w:val="afff1"/>
        <w:numPr>
          <w:ilvl w:val="0"/>
          <w:numId w:val="54"/>
        </w:numPr>
        <w:rPr>
          <w:ins w:id="1798" w:author="Victoria Shilina" w:date="2018-10-24T15:02:00Z"/>
          <w:strike/>
          <w:highlight w:val="lightGray"/>
          <w:rPrChange w:id="1799" w:author="Victoria Shilina" w:date="2018-10-24T15:35:00Z">
            <w:rPr>
              <w:ins w:id="1800" w:author="Victoria Shilina" w:date="2018-10-24T15:02:00Z"/>
            </w:rPr>
          </w:rPrChange>
        </w:rPr>
        <w:pPrChange w:id="1801" w:author="Victoria Shilina" w:date="2018-10-24T15:01:00Z">
          <w:pPr>
            <w:numPr>
              <w:numId w:val="35"/>
            </w:numPr>
            <w:tabs>
              <w:tab w:val="num" w:pos="1259"/>
            </w:tabs>
            <w:spacing w:before="120"/>
            <w:ind w:left="1259" w:hanging="360"/>
          </w:pPr>
        </w:pPrChange>
      </w:pPr>
      <w:ins w:id="1802" w:author="Victoria Shilina" w:date="2018-10-24T15:00:00Z">
        <w:r w:rsidRPr="007A1FD9">
          <w:rPr>
            <w:strike/>
            <w:highlight w:val="lightGray"/>
            <w:rPrChange w:id="1803" w:author="Victoria Shilina" w:date="2018-10-24T15:35:00Z">
              <w:rPr/>
            </w:rPrChange>
          </w:rPr>
          <w:t xml:space="preserve">Весовой неноминальный товар согласно </w:t>
        </w:r>
      </w:ins>
      <w:r w:rsidR="00346FF6" w:rsidRPr="007A1FD9">
        <w:rPr>
          <w:strike/>
          <w:highlight w:val="lightGray"/>
        </w:rPr>
        <w:t>кода в СУ</w:t>
      </w:r>
      <w:ins w:id="1804" w:author="Victoria Shilina" w:date="2018-10-24T15:00:00Z">
        <w:r w:rsidRPr="007A1FD9">
          <w:rPr>
            <w:strike/>
            <w:highlight w:val="lightGray"/>
            <w:rPrChange w:id="1805" w:author="Victoria Shilina" w:date="2018-10-24T15:35:00Z">
              <w:rPr/>
            </w:rPrChange>
          </w:rPr>
          <w:t xml:space="preserve"> и с нижней и верхней </w:t>
        </w:r>
        <w:proofErr w:type="gramStart"/>
        <w:r w:rsidRPr="007A1FD9">
          <w:rPr>
            <w:strike/>
            <w:highlight w:val="lightGray"/>
            <w:rPrChange w:id="1806" w:author="Victoria Shilina" w:date="2018-10-24T15:35:00Z">
              <w:rPr/>
            </w:rPrChange>
          </w:rPr>
          <w:t>границей  превышающей</w:t>
        </w:r>
        <w:proofErr w:type="gramEnd"/>
        <w:r w:rsidRPr="007A1FD9">
          <w:rPr>
            <w:strike/>
            <w:highlight w:val="lightGray"/>
            <w:rPrChange w:id="1807" w:author="Victoria Shilina" w:date="2018-10-24T15:35:00Z">
              <w:rPr/>
            </w:rPrChange>
          </w:rPr>
          <w:t xml:space="preserve"> </w:t>
        </w:r>
      </w:ins>
      <w:r w:rsidR="00CD6F56" w:rsidRPr="007A1FD9">
        <w:rPr>
          <w:strike/>
          <w:highlight w:val="lightGray"/>
        </w:rPr>
        <w:t>норматив внутреннего отклонения</w:t>
      </w:r>
      <w:ins w:id="1808" w:author="Victoria Shilina" w:date="2018-10-24T15:00:00Z">
        <w:r w:rsidRPr="007A1FD9">
          <w:rPr>
            <w:strike/>
            <w:highlight w:val="lightGray"/>
            <w:rPrChange w:id="1809" w:author="Victoria Shilina" w:date="2018-10-24T15:35:00Z">
              <w:rPr/>
            </w:rPrChange>
          </w:rPr>
          <w:t xml:space="preserve">. На Склад принимается в </w:t>
        </w:r>
      </w:ins>
      <w:r w:rsidR="00CD6F56" w:rsidRPr="007A1FD9">
        <w:rPr>
          <w:strike/>
          <w:highlight w:val="lightGray"/>
        </w:rPr>
        <w:t>граммах</w:t>
      </w:r>
      <w:ins w:id="1810" w:author="Victoria Shilina" w:date="2018-10-24T15:00:00Z">
        <w:r w:rsidRPr="007A1FD9">
          <w:rPr>
            <w:strike/>
            <w:highlight w:val="lightGray"/>
            <w:rPrChange w:id="1811" w:author="Victoria Shilina" w:date="2018-10-24T15:35:00Z">
              <w:rPr/>
            </w:rPrChange>
          </w:rPr>
          <w:t xml:space="preserve">, отгружается в </w:t>
        </w:r>
      </w:ins>
      <w:r w:rsidR="00CD6F56" w:rsidRPr="007A1FD9">
        <w:rPr>
          <w:strike/>
          <w:highlight w:val="lightGray"/>
        </w:rPr>
        <w:t>граммах (1шт = 1грамм)</w:t>
      </w:r>
      <w:ins w:id="1812" w:author="Victoria Shilina" w:date="2018-10-24T15:00:00Z">
        <w:r w:rsidRPr="007A1FD9">
          <w:rPr>
            <w:strike/>
            <w:highlight w:val="lightGray"/>
            <w:rPrChange w:id="1813" w:author="Victoria Shilina" w:date="2018-10-24T15:35:00Z">
              <w:rPr/>
            </w:rPrChange>
          </w:rPr>
          <w:t>.</w:t>
        </w:r>
      </w:ins>
    </w:p>
    <w:p w14:paraId="32D1E2D0" w14:textId="36CB79D5" w:rsidR="00866B8E" w:rsidRPr="007A1FD9" w:rsidRDefault="00866B8E" w:rsidP="005F7FF4">
      <w:pPr>
        <w:spacing w:before="120"/>
        <w:rPr>
          <w:ins w:id="1814" w:author="Victoria Shilina" w:date="2018-10-25T14:12:00Z"/>
          <w:strike/>
          <w:highlight w:val="lightGray"/>
          <w:rPrChange w:id="1815" w:author="Victoria Shilina" w:date="2018-10-25T14:13:00Z">
            <w:rPr>
              <w:ins w:id="1816" w:author="Victoria Shilina" w:date="2018-10-25T14:12:00Z"/>
            </w:rPr>
          </w:rPrChange>
        </w:rPr>
      </w:pPr>
      <w:ins w:id="1817" w:author="Victoria Shilina" w:date="2018-10-25T14:12:00Z">
        <w:r w:rsidRPr="007A1FD9">
          <w:rPr>
            <w:strike/>
            <w:highlight w:val="lightGray"/>
            <w:rPrChange w:id="1818" w:author="Victoria Shilina" w:date="2018-10-25T14:13:00Z">
              <w:rPr/>
            </w:rPrChange>
          </w:rPr>
          <w:t xml:space="preserve">Возможные варианты отклонений должны быть зафиксированы для </w:t>
        </w:r>
      </w:ins>
      <w:r w:rsidR="00346FF6" w:rsidRPr="007A1FD9">
        <w:rPr>
          <w:strike/>
          <w:highlight w:val="lightGray"/>
        </w:rPr>
        <w:t>каждого Товара</w:t>
      </w:r>
      <w:ins w:id="1819" w:author="Victoria Shilina" w:date="2018-10-25T14:12:00Z">
        <w:r w:rsidRPr="007A1FD9">
          <w:rPr>
            <w:strike/>
            <w:highlight w:val="lightGray"/>
            <w:rPrChange w:id="1820" w:author="Victoria Shilina" w:date="2018-10-25T14:13:00Z">
              <w:rPr/>
            </w:rPrChange>
          </w:rPr>
          <w:t xml:space="preserve"> и могут иметь варианты:</w:t>
        </w:r>
      </w:ins>
    </w:p>
    <w:p w14:paraId="1A778055" w14:textId="57F31262" w:rsidR="00866B8E" w:rsidRPr="007A1FD9" w:rsidRDefault="00866B8E">
      <w:pPr>
        <w:pStyle w:val="afff1"/>
        <w:numPr>
          <w:ilvl w:val="0"/>
          <w:numId w:val="60"/>
        </w:numPr>
        <w:spacing w:before="120" w:after="0"/>
        <w:rPr>
          <w:ins w:id="1821" w:author="Victoria Shilina" w:date="2018-10-25T14:11:00Z"/>
          <w:strike/>
          <w:highlight w:val="lightGray"/>
          <w:rPrChange w:id="1822" w:author="Victoria Shilina" w:date="2018-10-25T14:13:00Z">
            <w:rPr>
              <w:ins w:id="1823" w:author="Victoria Shilina" w:date="2018-10-25T14:11:00Z"/>
            </w:rPr>
          </w:rPrChange>
        </w:rPr>
        <w:pPrChange w:id="1824" w:author="Victoria Shilina" w:date="2018-10-25T14:12:00Z">
          <w:pPr>
            <w:spacing w:before="120" w:after="0"/>
          </w:pPr>
        </w:pPrChange>
      </w:pPr>
      <w:ins w:id="1825" w:author="Victoria Shilina" w:date="2018-10-25T14:11:00Z">
        <w:r w:rsidRPr="007A1FD9">
          <w:rPr>
            <w:strike/>
            <w:highlight w:val="lightGray"/>
            <w:rPrChange w:id="1826" w:author="Victoria Shilina" w:date="2018-10-25T14:13:00Z">
              <w:rPr/>
            </w:rPrChange>
          </w:rPr>
          <w:t xml:space="preserve">Внешнее отклонение от норматива по весу согласно ДСТУ, имеет границы от и до отклонения фактического веса от </w:t>
        </w:r>
      </w:ins>
      <w:r w:rsidR="00826B76" w:rsidRPr="007A1FD9">
        <w:rPr>
          <w:strike/>
          <w:highlight w:val="lightGray"/>
        </w:rPr>
        <w:t>номинального из Справочника</w:t>
      </w:r>
      <w:ins w:id="1827" w:author="Victoria Shilina" w:date="2018-10-25T14:11:00Z">
        <w:r w:rsidRPr="007A1FD9">
          <w:rPr>
            <w:strike/>
            <w:highlight w:val="lightGray"/>
            <w:rPrChange w:id="1828" w:author="Victoria Shilina" w:date="2018-10-25T14:13:00Z">
              <w:rPr/>
            </w:rPrChange>
          </w:rPr>
          <w:t>, например, от -3% до +3%</w:t>
        </w:r>
      </w:ins>
      <w:r w:rsidR="005F7FF4" w:rsidRPr="007A1FD9">
        <w:rPr>
          <w:strike/>
          <w:highlight w:val="lightGray"/>
        </w:rPr>
        <w:t>. Используется для штучного товара.</w:t>
      </w:r>
    </w:p>
    <w:p w14:paraId="75830542" w14:textId="2BF0983F" w:rsidR="00866B8E" w:rsidRPr="007A1FD9" w:rsidRDefault="00866B8E">
      <w:pPr>
        <w:pStyle w:val="afff1"/>
        <w:numPr>
          <w:ilvl w:val="0"/>
          <w:numId w:val="60"/>
        </w:numPr>
        <w:spacing w:before="120" w:after="0"/>
        <w:rPr>
          <w:ins w:id="1829" w:author="Victoria Shilina" w:date="2018-10-25T14:11:00Z"/>
          <w:strike/>
          <w:highlight w:val="lightGray"/>
          <w:rPrChange w:id="1830" w:author="Victoria Shilina" w:date="2018-10-25T14:13:00Z">
            <w:rPr>
              <w:ins w:id="1831" w:author="Victoria Shilina" w:date="2018-10-25T14:11:00Z"/>
            </w:rPr>
          </w:rPrChange>
        </w:rPr>
        <w:pPrChange w:id="1832" w:author="Victoria Shilina" w:date="2018-10-25T14:12:00Z">
          <w:pPr>
            <w:spacing w:before="120" w:after="0"/>
          </w:pPr>
        </w:pPrChange>
      </w:pPr>
      <w:ins w:id="1833" w:author="Victoria Shilina" w:date="2018-10-25T14:11:00Z">
        <w:r w:rsidRPr="007A1FD9">
          <w:rPr>
            <w:strike/>
            <w:highlight w:val="lightGray"/>
            <w:rPrChange w:id="1834" w:author="Victoria Shilina" w:date="2018-10-25T14:13:00Z">
              <w:rPr/>
            </w:rPrChange>
          </w:rPr>
          <w:t xml:space="preserve">Внутреннее отклонение от норматива по весу, имеет границы </w:t>
        </w:r>
      </w:ins>
      <w:r w:rsidR="005F7FF4" w:rsidRPr="007A1FD9">
        <w:rPr>
          <w:strike/>
          <w:highlight w:val="lightGray"/>
        </w:rPr>
        <w:t xml:space="preserve">отклонений </w:t>
      </w:r>
      <w:ins w:id="1835" w:author="Victoria Shilina" w:date="2018-10-25T14:11:00Z">
        <w:r w:rsidR="005F7FF4" w:rsidRPr="007A1FD9">
          <w:rPr>
            <w:strike/>
            <w:highlight w:val="lightGray"/>
            <w:rPrChange w:id="1836" w:author="Victoria Shilina" w:date="2018-10-25T14:13:00Z">
              <w:rPr/>
            </w:rPrChange>
          </w:rPr>
          <w:t xml:space="preserve">от </w:t>
        </w:r>
      </w:ins>
      <w:r w:rsidR="005F7FF4" w:rsidRPr="007A1FD9">
        <w:rPr>
          <w:strike/>
          <w:highlight w:val="lightGray"/>
        </w:rPr>
        <w:t xml:space="preserve">номинального из Справочника </w:t>
      </w:r>
      <w:ins w:id="1837" w:author="Victoria Shilina" w:date="2018-10-25T14:11:00Z">
        <w:r w:rsidRPr="007A1FD9">
          <w:rPr>
            <w:strike/>
            <w:highlight w:val="lightGray"/>
            <w:rPrChange w:id="1838" w:author="Victoria Shilina" w:date="2018-10-25T14:13:00Z">
              <w:rPr/>
            </w:rPrChange>
          </w:rPr>
          <w:t xml:space="preserve">от </w:t>
        </w:r>
      </w:ins>
      <w:r w:rsidR="00F70E23" w:rsidRPr="007A1FD9">
        <w:rPr>
          <w:strike/>
          <w:highlight w:val="lightGray"/>
        </w:rPr>
        <w:t xml:space="preserve">и </w:t>
      </w:r>
      <w:ins w:id="1839" w:author="Victoria Shilina" w:date="2018-10-25T14:11:00Z">
        <w:r w:rsidRPr="007A1FD9">
          <w:rPr>
            <w:strike/>
            <w:highlight w:val="lightGray"/>
            <w:rPrChange w:id="1840" w:author="Victoria Shilina" w:date="2018-10-25T14:13:00Z">
              <w:rPr/>
            </w:rPrChange>
          </w:rPr>
          <w:t>до</w:t>
        </w:r>
      </w:ins>
      <w:r w:rsidR="00F70E23" w:rsidRPr="007A1FD9">
        <w:rPr>
          <w:strike/>
          <w:highlight w:val="lightGray"/>
        </w:rPr>
        <w:t xml:space="preserve">, </w:t>
      </w:r>
      <w:proofErr w:type="gramStart"/>
      <w:r w:rsidR="00F70E23" w:rsidRPr="007A1FD9">
        <w:rPr>
          <w:strike/>
          <w:highlight w:val="lightGray"/>
        </w:rPr>
        <w:t>например</w:t>
      </w:r>
      <w:proofErr w:type="gramEnd"/>
      <w:r w:rsidR="00F70E23" w:rsidRPr="007A1FD9">
        <w:rPr>
          <w:strike/>
          <w:highlight w:val="lightGray"/>
        </w:rPr>
        <w:t xml:space="preserve"> более глубокие от -10% до +10%</w:t>
      </w:r>
      <w:r w:rsidR="005F7FF4" w:rsidRPr="007A1FD9">
        <w:rPr>
          <w:strike/>
          <w:highlight w:val="lightGray"/>
        </w:rPr>
        <w:t>. Используется для весового номинального товара. Может настраиваться индивидуально под артикул склада.</w:t>
      </w:r>
    </w:p>
    <w:p w14:paraId="5AEB092F" w14:textId="7B48370A" w:rsidR="00866B8E" w:rsidRPr="007A1FD9" w:rsidRDefault="00866B8E" w:rsidP="00F70E23">
      <w:pPr>
        <w:spacing w:before="120" w:after="0"/>
        <w:ind w:firstLine="360"/>
        <w:rPr>
          <w:ins w:id="1841" w:author="Victoria Shilina" w:date="2018-10-25T14:11:00Z"/>
          <w:strike/>
          <w:highlight w:val="lightGray"/>
          <w:rPrChange w:id="1842" w:author="Victoria Shilina" w:date="2018-10-25T14:13:00Z">
            <w:rPr>
              <w:ins w:id="1843" w:author="Victoria Shilina" w:date="2018-10-25T14:11:00Z"/>
              <w:highlight w:val="yellow"/>
            </w:rPr>
          </w:rPrChange>
        </w:rPr>
      </w:pPr>
      <w:ins w:id="1844" w:author="Victoria Shilina" w:date="2018-10-25T14:11:00Z">
        <w:r w:rsidRPr="007A1FD9">
          <w:rPr>
            <w:strike/>
            <w:highlight w:val="lightGray"/>
            <w:rPrChange w:id="1845" w:author="Victoria Shilina" w:date="2018-10-25T14:13:00Z">
              <w:rPr/>
            </w:rPrChange>
          </w:rPr>
          <w:t>Товар</w:t>
        </w:r>
      </w:ins>
      <w:r w:rsidR="005F7FF4" w:rsidRPr="007A1FD9">
        <w:rPr>
          <w:strike/>
          <w:highlight w:val="lightGray"/>
        </w:rPr>
        <w:t>, который не прошел проверку по весу</w:t>
      </w:r>
      <w:r w:rsidR="00F70E23" w:rsidRPr="007A1FD9">
        <w:rPr>
          <w:strike/>
          <w:highlight w:val="lightGray"/>
        </w:rPr>
        <w:t>, т.е. имеет превышение даже максимально возможного отклонения</w:t>
      </w:r>
      <w:ins w:id="1846" w:author="Victoria Shilina" w:date="2018-10-25T14:11:00Z">
        <w:r w:rsidRPr="007A1FD9">
          <w:rPr>
            <w:strike/>
            <w:highlight w:val="lightGray"/>
            <w:rPrChange w:id="1847" w:author="Victoria Shilina" w:date="2018-10-25T14:13:00Z">
              <w:rPr/>
            </w:rPrChange>
          </w:rPr>
          <w:t xml:space="preserve"> необходимо переместить в зону CNCS для возврата на </w:t>
        </w:r>
      </w:ins>
      <w:r w:rsidR="00F70E23" w:rsidRPr="007A1FD9">
        <w:rPr>
          <w:strike/>
          <w:highlight w:val="lightGray"/>
        </w:rPr>
        <w:t>С</w:t>
      </w:r>
      <w:ins w:id="1848" w:author="Victoria Shilina" w:date="2018-10-25T14:11:00Z">
        <w:r w:rsidRPr="007A1FD9">
          <w:rPr>
            <w:strike/>
            <w:highlight w:val="lightGray"/>
            <w:rPrChange w:id="1849" w:author="Victoria Shilina" w:date="2018-10-25T14:13:00Z">
              <w:rPr/>
            </w:rPrChange>
          </w:rPr>
          <w:t>клад Упаковки</w:t>
        </w:r>
      </w:ins>
      <w:r w:rsidR="00F70E23" w:rsidRPr="007A1FD9">
        <w:rPr>
          <w:strike/>
          <w:highlight w:val="lightGray"/>
        </w:rPr>
        <w:t xml:space="preserve">, </w:t>
      </w:r>
      <w:proofErr w:type="gramStart"/>
      <w:r w:rsidR="00F70E23" w:rsidRPr="007A1FD9">
        <w:rPr>
          <w:strike/>
          <w:highlight w:val="lightGray"/>
        </w:rPr>
        <w:t>например</w:t>
      </w:r>
      <w:proofErr w:type="gramEnd"/>
      <w:r w:rsidR="00F70E23" w:rsidRPr="007A1FD9">
        <w:rPr>
          <w:strike/>
          <w:highlight w:val="lightGray"/>
        </w:rPr>
        <w:t xml:space="preserve"> для</w:t>
      </w:r>
      <w:ins w:id="1850" w:author="Victoria Shilina" w:date="2018-10-25T14:11:00Z">
        <w:r w:rsidRPr="007A1FD9">
          <w:rPr>
            <w:strike/>
            <w:highlight w:val="lightGray"/>
            <w:rPrChange w:id="1851" w:author="Victoria Shilina" w:date="2018-10-25T14:13:00Z">
              <w:rPr/>
            </w:rPrChange>
          </w:rPr>
          <w:t xml:space="preserve"> дальнейшего принятия решения о переупаковке</w:t>
        </w:r>
      </w:ins>
      <w:r w:rsidR="00F70E23" w:rsidRPr="007A1FD9">
        <w:rPr>
          <w:strike/>
          <w:highlight w:val="lightGray"/>
        </w:rPr>
        <w:t>. В</w:t>
      </w:r>
      <w:ins w:id="1852" w:author="Victoria Shilina" w:date="2018-10-25T14:11:00Z">
        <w:r w:rsidRPr="007A1FD9">
          <w:rPr>
            <w:strike/>
            <w:highlight w:val="lightGray"/>
            <w:rPrChange w:id="1853" w:author="Victoria Shilina" w:date="2018-10-25T14:13:00Z">
              <w:rPr/>
            </w:rPrChange>
          </w:rPr>
          <w:t xml:space="preserve"> нормальном </w:t>
        </w:r>
      </w:ins>
      <w:r w:rsidR="00F70E23" w:rsidRPr="007A1FD9">
        <w:rPr>
          <w:strike/>
          <w:highlight w:val="lightGray"/>
        </w:rPr>
        <w:t xml:space="preserve">режиме </w:t>
      </w:r>
      <w:ins w:id="1854" w:author="Victoria Shilina" w:date="2018-10-25T14:11:00Z">
        <w:r w:rsidRPr="007A1FD9">
          <w:rPr>
            <w:strike/>
            <w:highlight w:val="lightGray"/>
            <w:rPrChange w:id="1855" w:author="Victoria Shilina" w:date="2018-10-25T14:13:00Z">
              <w:rPr/>
            </w:rPrChange>
          </w:rPr>
          <w:t xml:space="preserve">работы такое отклонение не должно поступать на Склад и отлавливаться на этапе Контроля Качества </w:t>
        </w:r>
      </w:ins>
      <w:r w:rsidR="00F70E23" w:rsidRPr="007A1FD9">
        <w:rPr>
          <w:strike/>
          <w:highlight w:val="lightGray"/>
        </w:rPr>
        <w:t xml:space="preserve">еще </w:t>
      </w:r>
      <w:r w:rsidR="005F7FF4" w:rsidRPr="007A1FD9">
        <w:rPr>
          <w:strike/>
          <w:highlight w:val="lightGray"/>
        </w:rPr>
        <w:t>на складе</w:t>
      </w:r>
      <w:ins w:id="1856" w:author="Victoria Shilina" w:date="2018-10-25T14:11:00Z">
        <w:r w:rsidRPr="007A1FD9">
          <w:rPr>
            <w:strike/>
            <w:highlight w:val="lightGray"/>
            <w:rPrChange w:id="1857" w:author="Victoria Shilina" w:date="2018-10-25T14:13:00Z">
              <w:rPr/>
            </w:rPrChange>
          </w:rPr>
          <w:t xml:space="preserve"> Упаковки.</w:t>
        </w:r>
      </w:ins>
      <w:r w:rsidR="00F70E23" w:rsidRPr="007A1FD9">
        <w:rPr>
          <w:strike/>
          <w:highlight w:val="lightGray"/>
        </w:rPr>
        <w:t xml:space="preserve"> Так как такое отклонение в Справочнике Товаров в СУ не предусмотрено, необходимо будет создать виртуальную Номенклатуру «</w:t>
      </w:r>
      <w:proofErr w:type="spellStart"/>
      <w:r w:rsidR="00F70E23" w:rsidRPr="007A1FD9">
        <w:rPr>
          <w:strike/>
          <w:highlight w:val="lightGray"/>
        </w:rPr>
        <w:t>Некондиция</w:t>
      </w:r>
      <w:proofErr w:type="spellEnd"/>
      <w:r w:rsidR="00F70E23" w:rsidRPr="007A1FD9">
        <w:rPr>
          <w:strike/>
          <w:highlight w:val="lightGray"/>
        </w:rPr>
        <w:t xml:space="preserve"> на приемке» (название по желанию), на которую будет осуществлять</w:t>
      </w:r>
      <w:r w:rsidR="002E3A30" w:rsidRPr="007A1FD9">
        <w:rPr>
          <w:strike/>
          <w:highlight w:val="lightGray"/>
        </w:rPr>
        <w:t>ся</w:t>
      </w:r>
      <w:r w:rsidR="00F70E23" w:rsidRPr="007A1FD9">
        <w:rPr>
          <w:strike/>
          <w:highlight w:val="lightGray"/>
        </w:rPr>
        <w:t xml:space="preserve"> приемка любого Товара в </w:t>
      </w:r>
      <w:proofErr w:type="gramStart"/>
      <w:r w:rsidR="00F70E23" w:rsidRPr="007A1FD9">
        <w:rPr>
          <w:strike/>
          <w:highlight w:val="lightGray"/>
        </w:rPr>
        <w:t>случае</w:t>
      </w:r>
      <w:proofErr w:type="gramEnd"/>
      <w:r w:rsidR="00F70E23" w:rsidRPr="007A1FD9">
        <w:rPr>
          <w:strike/>
          <w:highlight w:val="lightGray"/>
        </w:rPr>
        <w:t xml:space="preserve"> когда превышено максимальное отклонение.</w:t>
      </w:r>
    </w:p>
    <w:p w14:paraId="0AFA4217" w14:textId="451BE9F4" w:rsidR="004D2074" w:rsidRPr="007A1FD9" w:rsidDel="004853D5" w:rsidRDefault="004D2074">
      <w:pPr>
        <w:rPr>
          <w:del w:id="1858" w:author="Victoria Shilina" w:date="2018-10-24T15:00:00Z"/>
          <w:strike/>
          <w:highlight w:val="lightGray"/>
          <w:rPrChange w:id="1859" w:author="Victoria Shilina" w:date="2018-10-24T15:34:00Z">
            <w:rPr>
              <w:del w:id="1860" w:author="Victoria Shilina" w:date="2018-10-24T15:00:00Z"/>
            </w:rPr>
          </w:rPrChange>
        </w:rPr>
        <w:pPrChange w:id="1861" w:author="Victoria Shilina" w:date="2018-10-24T15:01:00Z">
          <w:pPr>
            <w:numPr>
              <w:numId w:val="35"/>
            </w:numPr>
            <w:tabs>
              <w:tab w:val="num" w:pos="1259"/>
            </w:tabs>
            <w:spacing w:before="120"/>
            <w:ind w:left="1259" w:hanging="360"/>
          </w:pPr>
        </w:pPrChange>
      </w:pPr>
      <w:del w:id="1862" w:author="Victoria Shilina" w:date="2018-10-24T15:00:00Z">
        <w:r w:rsidRPr="007A1FD9" w:rsidDel="004853D5">
          <w:rPr>
            <w:strike/>
            <w:highlight w:val="lightGray"/>
            <w:rPrChange w:id="1863" w:author="Victoria Shilina" w:date="2018-10-24T15:34:00Z">
              <w:rPr/>
            </w:rPrChange>
          </w:rPr>
          <w:delText>Штучный товар;</w:delText>
        </w:r>
      </w:del>
    </w:p>
    <w:p w14:paraId="3DEA5BA5" w14:textId="06ED9D3D" w:rsidR="004853D5" w:rsidRPr="007A1FD9" w:rsidDel="00DA0372" w:rsidRDefault="004D2074">
      <w:pPr>
        <w:rPr>
          <w:del w:id="1864" w:author="Victoria Shilina" w:date="2018-10-24T15:32:00Z"/>
          <w:strike/>
          <w:highlight w:val="lightGray"/>
          <w:rPrChange w:id="1865" w:author="Victoria Shilina" w:date="2018-10-24T15:34:00Z">
            <w:rPr>
              <w:del w:id="1866" w:author="Victoria Shilina" w:date="2018-10-24T15:32:00Z"/>
            </w:rPr>
          </w:rPrChange>
        </w:rPr>
        <w:pPrChange w:id="1867" w:author="Victoria Shilina" w:date="2018-10-24T15:01:00Z">
          <w:pPr>
            <w:numPr>
              <w:numId w:val="35"/>
            </w:numPr>
            <w:tabs>
              <w:tab w:val="num" w:pos="1259"/>
            </w:tabs>
            <w:spacing w:before="120"/>
            <w:ind w:left="1259" w:hanging="360"/>
          </w:pPr>
        </w:pPrChange>
      </w:pPr>
      <w:del w:id="1868" w:author="Victoria Shilina" w:date="2018-10-24T15:00:00Z">
        <w:r w:rsidRPr="007A1FD9" w:rsidDel="004853D5">
          <w:rPr>
            <w:strike/>
            <w:highlight w:val="lightGray"/>
            <w:rPrChange w:id="1869" w:author="Victoria Shilina" w:date="2018-10-24T15:34:00Z">
              <w:rPr/>
            </w:rPrChange>
          </w:rPr>
          <w:delText>Весовой товар</w:delText>
        </w:r>
      </w:del>
      <w:del w:id="1870" w:author="Victoria Shilina" w:date="2018-10-24T14:48:00Z">
        <w:r w:rsidR="00182E90" w:rsidRPr="007A1FD9" w:rsidDel="00AE34A5">
          <w:rPr>
            <w:strike/>
            <w:highlight w:val="lightGray"/>
            <w:rPrChange w:id="1871" w:author="Victoria Shilina" w:date="2018-10-24T15:34:00Z">
              <w:rPr/>
            </w:rPrChange>
          </w:rPr>
          <w:delText>.</w:delText>
        </w:r>
      </w:del>
    </w:p>
    <w:p w14:paraId="1690CBDB" w14:textId="68D40891" w:rsidR="00182E90" w:rsidRPr="007A1FD9" w:rsidDel="004853D5" w:rsidRDefault="00182E90">
      <w:pPr>
        <w:rPr>
          <w:del w:id="1872" w:author="Victoria Shilina" w:date="2018-10-24T14:59:00Z"/>
          <w:strike/>
          <w:highlight w:val="lightGray"/>
          <w:rPrChange w:id="1873" w:author="Victoria Shilina" w:date="2018-10-24T15:34:00Z">
            <w:rPr>
              <w:del w:id="1874" w:author="Victoria Shilina" w:date="2018-10-24T14:59:00Z"/>
            </w:rPr>
          </w:rPrChange>
        </w:rPr>
        <w:pPrChange w:id="1875" w:author="Victoria Shilina" w:date="2018-10-24T15:32:00Z">
          <w:pPr>
            <w:spacing w:before="120"/>
            <w:ind w:firstLine="539"/>
          </w:pPr>
        </w:pPrChange>
      </w:pPr>
      <w:del w:id="1876" w:author="Victoria Shilina" w:date="2018-10-24T14:59:00Z">
        <w:r w:rsidRPr="007A1FD9" w:rsidDel="004853D5">
          <w:rPr>
            <w:strike/>
            <w:highlight w:val="lightGray"/>
            <w:rPrChange w:id="1877" w:author="Victoria Shilina" w:date="2018-10-24T15:34:00Z">
              <w:rPr/>
            </w:rPrChange>
          </w:rPr>
          <w:delText xml:space="preserve">СУ считает весовым товаром тот, у которого базовой единицей является 1 кг. </w:delText>
        </w:r>
        <w:r w:rsidR="001F7434" w:rsidRPr="007A1FD9" w:rsidDel="004853D5">
          <w:rPr>
            <w:strike/>
            <w:highlight w:val="lightGray"/>
            <w:rPrChange w:id="1878" w:author="Victoria Shilina" w:date="2018-10-24T15:34:00Z">
              <w:rPr/>
            </w:rPrChange>
          </w:rPr>
          <w:delText>В данном проекте весовой товар –</w:delText>
        </w:r>
        <w:r w:rsidR="00651303" w:rsidRPr="007A1FD9" w:rsidDel="004853D5">
          <w:rPr>
            <w:strike/>
            <w:highlight w:val="lightGray"/>
            <w:rPrChange w:id="1879" w:author="Victoria Shilina" w:date="2018-10-24T15:34:00Z">
              <w:rPr/>
            </w:rPrChange>
          </w:rPr>
          <w:delText xml:space="preserve"> </w:delText>
        </w:r>
        <w:r w:rsidR="0070421A" w:rsidRPr="007A1FD9" w:rsidDel="004853D5">
          <w:rPr>
            <w:strike/>
            <w:highlight w:val="lightGray"/>
            <w:rPrChange w:id="1880" w:author="Victoria Shilina" w:date="2018-10-24T15:34:00Z">
              <w:rPr/>
            </w:rPrChange>
          </w:rPr>
          <w:delText xml:space="preserve">весовой </w:delText>
        </w:r>
        <w:r w:rsidR="001F7434" w:rsidRPr="007A1FD9" w:rsidDel="004853D5">
          <w:rPr>
            <w:strike/>
            <w:highlight w:val="lightGray"/>
            <w:rPrChange w:id="1881" w:author="Victoria Shilina" w:date="2018-10-24T15:34:00Z">
              <w:rPr/>
            </w:rPrChange>
          </w:rPr>
          <w:delText>товар с не номинальным весом. Весовой товар с номинальным весом принимается как штучный товар.</w:delText>
        </w:r>
      </w:del>
    </w:p>
    <w:p w14:paraId="4F4B5A49" w14:textId="1356A622" w:rsidR="00182E90" w:rsidRPr="007A1FD9" w:rsidDel="001141DB" w:rsidRDefault="00182E90" w:rsidP="00182E90">
      <w:pPr>
        <w:spacing w:before="120" w:after="0"/>
        <w:ind w:firstLine="539"/>
        <w:rPr>
          <w:del w:id="1882" w:author="Victoria Shilina" w:date="2018-10-24T14:48:00Z"/>
          <w:strike/>
        </w:rPr>
      </w:pPr>
      <w:r w:rsidRPr="007A1FD9">
        <w:rPr>
          <w:strike/>
          <w:highlight w:val="lightGray"/>
          <w:rPrChange w:id="1883" w:author="Victoria Shilina" w:date="2018-10-24T15:34:00Z">
            <w:rPr/>
          </w:rPrChange>
        </w:rPr>
        <w:t xml:space="preserve">ГС присылает документ-основание приемки и отгрузки </w:t>
      </w:r>
      <w:ins w:id="1884" w:author="Victoria Shilina" w:date="2018-10-24T15:33:00Z">
        <w:r w:rsidR="00DA0372" w:rsidRPr="007A1FD9">
          <w:rPr>
            <w:strike/>
            <w:highlight w:val="lightGray"/>
          </w:rPr>
          <w:t xml:space="preserve">Товара только в </w:t>
        </w:r>
      </w:ins>
      <w:r w:rsidR="00C018E5" w:rsidRPr="007A1FD9">
        <w:rPr>
          <w:strike/>
          <w:highlight w:val="lightGray"/>
        </w:rPr>
        <w:t>Кода</w:t>
      </w:r>
      <w:ins w:id="1885" w:author="Victoria Shilina" w:date="2018-10-24T15:33:00Z">
        <w:r w:rsidR="00DA0372" w:rsidRPr="007A1FD9">
          <w:rPr>
            <w:strike/>
            <w:highlight w:val="lightGray"/>
          </w:rPr>
          <w:t xml:space="preserve">х </w:t>
        </w:r>
      </w:ins>
      <w:r w:rsidR="00C018E5" w:rsidRPr="007A1FD9">
        <w:rPr>
          <w:strike/>
          <w:highlight w:val="lightGray"/>
        </w:rPr>
        <w:t xml:space="preserve">Товара </w:t>
      </w:r>
      <w:ins w:id="1886" w:author="Victoria Shilina" w:date="2018-10-24T15:33:00Z">
        <w:r w:rsidR="00DA0372" w:rsidRPr="007A1FD9">
          <w:rPr>
            <w:strike/>
            <w:highlight w:val="lightGray"/>
          </w:rPr>
          <w:t xml:space="preserve">Склада, и согласно им </w:t>
        </w:r>
      </w:ins>
      <w:r w:rsidRPr="007A1FD9">
        <w:rPr>
          <w:strike/>
          <w:highlight w:val="lightGray"/>
          <w:rPrChange w:id="1887" w:author="Victoria Shilina" w:date="2018-10-24T15:34:00Z">
            <w:rPr/>
          </w:rPrChange>
        </w:rPr>
        <w:t>в кг</w:t>
      </w:r>
      <w:r w:rsidR="004F0CFE" w:rsidRPr="007A1FD9">
        <w:rPr>
          <w:strike/>
          <w:highlight w:val="lightGray"/>
          <w:rPrChange w:id="1888" w:author="Victoria Shilina" w:date="2018-10-24T15:34:00Z">
            <w:rPr/>
          </w:rPrChange>
        </w:rPr>
        <w:t xml:space="preserve"> </w:t>
      </w:r>
      <w:r w:rsidR="00CD6F56" w:rsidRPr="007A1FD9">
        <w:rPr>
          <w:strike/>
          <w:highlight w:val="lightGray"/>
        </w:rPr>
        <w:t>и</w:t>
      </w:r>
      <w:ins w:id="1889" w:author="Victoria Shilina" w:date="2018-10-24T15:33:00Z">
        <w:r w:rsidR="00DA0372" w:rsidRPr="007A1FD9">
          <w:rPr>
            <w:strike/>
            <w:highlight w:val="lightGray"/>
          </w:rPr>
          <w:t>ли</w:t>
        </w:r>
      </w:ins>
      <w:r w:rsidR="004F0CFE" w:rsidRPr="007A1FD9">
        <w:rPr>
          <w:strike/>
          <w:highlight w:val="lightGray"/>
          <w:rPrChange w:id="1890" w:author="Victoria Shilina" w:date="2018-10-24T15:34:00Z">
            <w:rPr/>
          </w:rPrChange>
        </w:rPr>
        <w:t xml:space="preserve"> шт.</w:t>
      </w:r>
      <w:ins w:id="1891" w:author="Victoria Shilina" w:date="2018-10-24T15:33:00Z">
        <w:r w:rsidR="00EA1A28" w:rsidRPr="007A1FD9">
          <w:rPr>
            <w:strike/>
            <w:highlight w:val="lightGray"/>
            <w:rPrChange w:id="1892" w:author="Victoria Shilina" w:date="2018-10-24T15:34:00Z">
              <w:rPr/>
            </w:rPrChange>
          </w:rPr>
          <w:t xml:space="preserve"> Например</w:t>
        </w:r>
      </w:ins>
      <w:r w:rsidR="00346FF6" w:rsidRPr="007A1FD9">
        <w:rPr>
          <w:strike/>
          <w:highlight w:val="lightGray"/>
        </w:rPr>
        <w:t>,</w:t>
      </w:r>
      <w:ins w:id="1893" w:author="Victoria Shilina" w:date="2018-10-24T15:33:00Z">
        <w:r w:rsidR="00EA1A28" w:rsidRPr="007A1FD9">
          <w:rPr>
            <w:strike/>
            <w:highlight w:val="lightGray"/>
            <w:rPrChange w:id="1894" w:author="Victoria Shilina" w:date="2018-10-24T15:34:00Z">
              <w:rPr/>
            </w:rPrChange>
          </w:rPr>
          <w:t xml:space="preserve"> Весовой неноминальный – в кг, Штуки и Весовой номинальный – в шт</w:t>
        </w:r>
        <w:r w:rsidR="00EA1A28" w:rsidRPr="007A1FD9">
          <w:rPr>
            <w:strike/>
            <w:highlight w:val="lightGray"/>
          </w:rPr>
          <w:t>.</w:t>
        </w:r>
      </w:ins>
      <w:commentRangeEnd w:id="1766"/>
      <w:r w:rsidR="00CD6F56" w:rsidRPr="007A1FD9">
        <w:rPr>
          <w:rStyle w:val="aff0"/>
          <w:strike/>
        </w:rPr>
        <w:commentReference w:id="1766"/>
      </w:r>
    </w:p>
    <w:p w14:paraId="1336F2F7" w14:textId="77777777" w:rsidR="004D2074" w:rsidRPr="007A1FD9" w:rsidRDefault="004D2074">
      <w:pPr>
        <w:spacing w:before="120" w:after="0"/>
        <w:ind w:firstLine="539"/>
        <w:rPr>
          <w:strike/>
          <w:lang w:eastAsia="x-none"/>
        </w:rPr>
        <w:pPrChange w:id="1895" w:author="Victoria Shilina" w:date="2018-10-24T14:48:00Z">
          <w:pPr/>
        </w:pPrChange>
      </w:pPr>
    </w:p>
    <w:p w14:paraId="65D5B9EE" w14:textId="472AE23F" w:rsidR="004A4223" w:rsidRPr="00FD3425" w:rsidRDefault="004A4223" w:rsidP="004A4223">
      <w:pPr>
        <w:pStyle w:val="2"/>
        <w:rPr>
          <w:lang w:val="ru-RU"/>
        </w:rPr>
      </w:pPr>
      <w:bookmarkStart w:id="1896" w:name="_Toc529192720"/>
      <w:r w:rsidRPr="00FD3425">
        <w:rPr>
          <w:lang w:val="ru-RU"/>
        </w:rPr>
        <w:lastRenderedPageBreak/>
        <w:t>Контрагенты</w:t>
      </w:r>
      <w:bookmarkEnd w:id="1896"/>
    </w:p>
    <w:p w14:paraId="384F04A3" w14:textId="1F828612" w:rsidR="00095F07" w:rsidRPr="00300C9F" w:rsidRDefault="00095F07" w:rsidP="00095F07">
      <w:pPr>
        <w:ind w:firstLine="539"/>
        <w:rPr>
          <w:highlight w:val="lightGray"/>
          <w:rPrChange w:id="1897" w:author="Victoria Shilina" w:date="2018-10-24T16:59:00Z">
            <w:rPr/>
          </w:rPrChange>
        </w:rPr>
      </w:pPr>
      <w:r w:rsidRPr="00300C9F">
        <w:rPr>
          <w:highlight w:val="lightGray"/>
          <w:rPrChange w:id="1898" w:author="Victoria Shilina" w:date="2018-10-24T16:59:00Z">
            <w:rPr/>
          </w:rPrChange>
        </w:rPr>
        <w:t>В данном проекте с точки зрения WMS,</w:t>
      </w:r>
      <w:ins w:id="1899" w:author="Victoria Shilina" w:date="2018-10-24T16:53:00Z">
        <w:r w:rsidR="003202FE" w:rsidRPr="00300C9F">
          <w:rPr>
            <w:highlight w:val="lightGray"/>
            <w:rPrChange w:id="1900" w:author="Victoria Shilina" w:date="2018-10-24T16:59:00Z">
              <w:rPr/>
            </w:rPrChange>
          </w:rPr>
          <w:t xml:space="preserve"> К</w:t>
        </w:r>
      </w:ins>
      <w:del w:id="1901" w:author="Victoria Shilina" w:date="2018-10-24T16:53:00Z">
        <w:r w:rsidRPr="00300C9F" w:rsidDel="003202FE">
          <w:rPr>
            <w:highlight w:val="lightGray"/>
            <w:rPrChange w:id="1902" w:author="Victoria Shilina" w:date="2018-10-24T16:59:00Z">
              <w:rPr/>
            </w:rPrChange>
          </w:rPr>
          <w:delText xml:space="preserve"> к</w:delText>
        </w:r>
      </w:del>
      <w:r w:rsidRPr="00300C9F">
        <w:rPr>
          <w:highlight w:val="lightGray"/>
          <w:rPrChange w:id="1903" w:author="Victoria Shilina" w:date="2018-10-24T16:59:00Z">
            <w:rPr/>
          </w:rPrChange>
        </w:rPr>
        <w:t>онтрагент – юр. лицо которое может исполнять следующие роли в отношениях с Заказчиком:</w:t>
      </w:r>
    </w:p>
    <w:p w14:paraId="4A71B536" w14:textId="77777777" w:rsidR="00095F07" w:rsidRPr="00300C9F" w:rsidRDefault="00095F07" w:rsidP="00095F07">
      <w:pPr>
        <w:pStyle w:val="afff1"/>
        <w:numPr>
          <w:ilvl w:val="0"/>
          <w:numId w:val="4"/>
        </w:numPr>
        <w:rPr>
          <w:highlight w:val="lightGray"/>
          <w:rPrChange w:id="1904" w:author="Victoria Shilina" w:date="2018-10-24T16:59:00Z">
            <w:rPr/>
          </w:rPrChange>
        </w:rPr>
      </w:pPr>
      <w:r w:rsidRPr="00300C9F">
        <w:rPr>
          <w:highlight w:val="lightGray"/>
          <w:rPrChange w:id="1905" w:author="Victoria Shilina" w:date="2018-10-24T16:59:00Z">
            <w:rPr/>
          </w:rPrChange>
        </w:rPr>
        <w:t>Поставщик – поставляет продукцию на склад;</w:t>
      </w:r>
    </w:p>
    <w:p w14:paraId="0741A3D9" w14:textId="0B6CD438" w:rsidR="00095F07" w:rsidRPr="00300C9F" w:rsidRDefault="00095F07" w:rsidP="00095F07">
      <w:pPr>
        <w:pStyle w:val="afff1"/>
        <w:numPr>
          <w:ilvl w:val="0"/>
          <w:numId w:val="4"/>
        </w:numPr>
        <w:rPr>
          <w:highlight w:val="lightGray"/>
          <w:rPrChange w:id="1906" w:author="Victoria Shilina" w:date="2018-10-24T16:59:00Z">
            <w:rPr/>
          </w:rPrChange>
        </w:rPr>
      </w:pPr>
      <w:r w:rsidRPr="00300C9F">
        <w:rPr>
          <w:highlight w:val="lightGray"/>
          <w:rPrChange w:id="1907" w:author="Victoria Shilina" w:date="2018-10-24T16:59:00Z">
            <w:rPr/>
          </w:rPrChange>
        </w:rPr>
        <w:t>Клиент – покупатель;</w:t>
      </w:r>
    </w:p>
    <w:p w14:paraId="5D2F087F" w14:textId="682A6784" w:rsidR="00095F07" w:rsidRPr="007A6BA8" w:rsidRDefault="00095F07" w:rsidP="007A6BA8">
      <w:pPr>
        <w:ind w:firstLine="708"/>
        <w:rPr>
          <w:highlight w:val="lightGray"/>
        </w:rPr>
      </w:pPr>
      <w:r w:rsidRPr="00300C9F">
        <w:rPr>
          <w:highlight w:val="lightGray"/>
          <w:rPrChange w:id="1908" w:author="Victoria Shilina" w:date="2018-10-24T16:59:00Z">
            <w:rPr/>
          </w:rPrChange>
        </w:rPr>
        <w:t xml:space="preserve">Справочники контрагентов 1С и </w:t>
      </w:r>
      <w:r w:rsidRPr="00300C9F">
        <w:rPr>
          <w:highlight w:val="lightGray"/>
          <w:lang w:val="en-US"/>
          <w:rPrChange w:id="1909" w:author="Victoria Shilina" w:date="2018-10-24T16:59:00Z">
            <w:rPr>
              <w:lang w:val="en-US"/>
            </w:rPr>
          </w:rPrChange>
        </w:rPr>
        <w:t>WMS</w:t>
      </w:r>
      <w:r w:rsidRPr="00300C9F">
        <w:rPr>
          <w:highlight w:val="lightGray"/>
          <w:rPrChange w:id="1910" w:author="Victoria Shilina" w:date="2018-10-24T16:59:00Z">
            <w:rPr/>
          </w:rPrChange>
        </w:rPr>
        <w:t xml:space="preserve"> синхронизируются через шлюз. Единственным источником данных выступает 1C.</w:t>
      </w:r>
      <w:r w:rsidRPr="00FD3425">
        <w:t xml:space="preserve"> </w:t>
      </w:r>
    </w:p>
    <w:p w14:paraId="22A53E2D" w14:textId="77777777" w:rsidR="00095F07" w:rsidRPr="00FD3425" w:rsidRDefault="00095F07" w:rsidP="00095F07">
      <w:pPr>
        <w:rPr>
          <w:lang w:eastAsia="x-none"/>
        </w:rPr>
      </w:pPr>
    </w:p>
    <w:p w14:paraId="084F4918" w14:textId="62038D6A" w:rsidR="002520FD" w:rsidRPr="00FD3425" w:rsidRDefault="004A4223" w:rsidP="002520FD">
      <w:pPr>
        <w:pStyle w:val="2"/>
        <w:rPr>
          <w:lang w:val="ru-RU"/>
        </w:rPr>
      </w:pPr>
      <w:bookmarkStart w:id="1911" w:name="_Toc529192721"/>
      <w:r w:rsidRPr="00FD3425">
        <w:rPr>
          <w:lang w:val="ru-RU"/>
        </w:rPr>
        <w:t>Упаковки</w:t>
      </w:r>
      <w:bookmarkEnd w:id="1911"/>
    </w:p>
    <w:p w14:paraId="69AD8BAE" w14:textId="07A5A345" w:rsidR="00F4269C" w:rsidRPr="00312FD8" w:rsidRDefault="00F4269C" w:rsidP="00637501">
      <w:pPr>
        <w:spacing w:before="120" w:after="0" w:afterAutospacing="0"/>
        <w:ind w:firstLine="539"/>
        <w:rPr>
          <w:highlight w:val="lightGray"/>
        </w:rPr>
      </w:pPr>
      <w:ins w:id="1912" w:author="Victoria Shilina" w:date="2018-10-24T17:04:00Z">
        <w:r w:rsidRPr="005172FE">
          <w:rPr>
            <w:highlight w:val="lightGray"/>
            <w:rPrChange w:id="1913" w:author="Victoria Shilina" w:date="2018-10-24T17:09:00Z">
              <w:rPr/>
            </w:rPrChange>
          </w:rPr>
          <w:t>Упаковка –</w:t>
        </w:r>
      </w:ins>
      <w:r w:rsidRPr="005172FE">
        <w:rPr>
          <w:highlight w:val="lightGray"/>
        </w:rPr>
        <w:t xml:space="preserve"> объединённое </w:t>
      </w:r>
      <w:ins w:id="1914" w:author="Victoria Shilina" w:date="2018-10-24T17:04:00Z">
        <w:r w:rsidRPr="005172FE">
          <w:rPr>
            <w:highlight w:val="lightGray"/>
            <w:rPrChange w:id="1915" w:author="Victoria Shilina" w:date="2018-10-24T17:09:00Z">
              <w:rPr/>
            </w:rPrChange>
          </w:rPr>
          <w:t xml:space="preserve">некоторое количество </w:t>
        </w:r>
      </w:ins>
      <w:ins w:id="1916" w:author="Victoria Shilina" w:date="2018-10-24T17:05:00Z">
        <w:r w:rsidRPr="005172FE">
          <w:rPr>
            <w:highlight w:val="lightGray"/>
            <w:rPrChange w:id="1917" w:author="Victoria Shilina" w:date="2018-10-24T17:09:00Z">
              <w:rPr/>
            </w:rPrChange>
          </w:rPr>
          <w:t>То</w:t>
        </w:r>
      </w:ins>
      <w:ins w:id="1918" w:author="Victoria Shilina" w:date="2018-10-24T17:04:00Z">
        <w:r w:rsidRPr="005172FE">
          <w:rPr>
            <w:highlight w:val="lightGray"/>
            <w:rPrChange w:id="1919" w:author="Victoria Shilina" w:date="2018-10-24T17:09:00Z">
              <w:rPr/>
            </w:rPrChange>
          </w:rPr>
          <w:t>вара</w:t>
        </w:r>
      </w:ins>
      <w:r w:rsidRPr="005172FE">
        <w:rPr>
          <w:highlight w:val="lightGray"/>
        </w:rPr>
        <w:t xml:space="preserve"> вместе (скрепленное)</w:t>
      </w:r>
      <w:ins w:id="1920" w:author="Victoria Shilina" w:date="2018-10-24T17:04:00Z">
        <w:r w:rsidRPr="005172FE">
          <w:rPr>
            <w:highlight w:val="lightGray"/>
            <w:rPrChange w:id="1921" w:author="Victoria Shilina" w:date="2018-10-24T17:09:00Z">
              <w:rPr/>
            </w:rPrChange>
          </w:rPr>
          <w:t xml:space="preserve"> или находящееся в таре для удобства перемещения и хранен</w:t>
        </w:r>
      </w:ins>
      <w:ins w:id="1922" w:author="Victoria Shilina" w:date="2018-10-24T17:09:00Z">
        <w:r w:rsidRPr="005172FE">
          <w:rPr>
            <w:highlight w:val="lightGray"/>
            <w:rPrChange w:id="1923" w:author="Victoria Shilina" w:date="2018-10-24T17:09:00Z">
              <w:rPr/>
            </w:rPrChange>
          </w:rPr>
          <w:t>ия.</w:t>
        </w:r>
      </w:ins>
    </w:p>
    <w:p w14:paraId="3303AEB2" w14:textId="5D147191" w:rsidR="00F4269C" w:rsidRPr="005172FE" w:rsidRDefault="00F4269C" w:rsidP="00637501">
      <w:pPr>
        <w:spacing w:before="120" w:after="0" w:afterAutospacing="0"/>
        <w:ind w:firstLine="539"/>
        <w:rPr>
          <w:highlight w:val="lightGray"/>
        </w:rPr>
      </w:pPr>
      <w:r w:rsidRPr="005172FE">
        <w:rPr>
          <w:highlight w:val="lightGray"/>
        </w:rPr>
        <w:t>В СУ имеется справочник упаковок, описывающий вместимость упаковки, ее место в</w:t>
      </w:r>
      <w:r w:rsidR="00637501" w:rsidRPr="005172FE">
        <w:rPr>
          <w:highlight w:val="lightGray"/>
        </w:rPr>
        <w:t xml:space="preserve"> </w:t>
      </w:r>
      <w:r w:rsidRPr="005172FE">
        <w:rPr>
          <w:highlight w:val="lightGray"/>
        </w:rPr>
        <w:t>иерархии (в какую упаковку она вложена), габариты и вес. Данный справочник будет</w:t>
      </w:r>
      <w:r w:rsidR="00637501" w:rsidRPr="005172FE">
        <w:rPr>
          <w:highlight w:val="lightGray"/>
        </w:rPr>
        <w:t xml:space="preserve"> </w:t>
      </w:r>
      <w:r w:rsidRPr="005172FE">
        <w:rPr>
          <w:highlight w:val="lightGray"/>
        </w:rPr>
        <w:t>передаваться в СУ из ГС.</w:t>
      </w:r>
    </w:p>
    <w:p w14:paraId="2F519EE8" w14:textId="6B42EF8F" w:rsidR="00F4269C" w:rsidRPr="005172FE" w:rsidRDefault="00F427F2" w:rsidP="00F4269C">
      <w:pPr>
        <w:spacing w:before="120" w:after="0" w:afterAutospacing="0"/>
        <w:ind w:firstLine="539"/>
        <w:rPr>
          <w:highlight w:val="lightGray"/>
        </w:rPr>
      </w:pPr>
      <w:r w:rsidRPr="005172FE">
        <w:rPr>
          <w:highlight w:val="lightGray"/>
          <w:rPrChange w:id="1924" w:author="Victoria Shilina" w:date="2018-10-24T16:59:00Z">
            <w:rPr/>
          </w:rPrChange>
        </w:rPr>
        <w:t>На проекте будут использоваться упаковки следующих типов</w:t>
      </w:r>
      <w:r w:rsidR="00F4269C" w:rsidRPr="005172FE">
        <w:rPr>
          <w:highlight w:val="lightGray"/>
        </w:rPr>
        <w:t>:</w:t>
      </w:r>
    </w:p>
    <w:p w14:paraId="57C66859" w14:textId="76EA9FC9" w:rsidR="00F4269C" w:rsidRPr="00C93D93" w:rsidRDefault="00F4269C" w:rsidP="00500CE6">
      <w:pPr>
        <w:spacing w:before="120" w:after="0" w:afterAutospacing="0"/>
        <w:ind w:firstLine="539"/>
        <w:rPr>
          <w:highlight w:val="lightGray"/>
        </w:rPr>
      </w:pPr>
      <w:r w:rsidRPr="005172FE">
        <w:rPr>
          <w:highlight w:val="lightGray"/>
        </w:rPr>
        <w:t xml:space="preserve">- </w:t>
      </w:r>
      <w:proofErr w:type="spellStart"/>
      <w:r w:rsidRPr="005172FE">
        <w:rPr>
          <w:highlight w:val="lightGray"/>
        </w:rPr>
        <w:t>Unit</w:t>
      </w:r>
      <w:proofErr w:type="spellEnd"/>
      <w:r w:rsidRPr="005172FE">
        <w:rPr>
          <w:highlight w:val="lightGray"/>
        </w:rPr>
        <w:t xml:space="preserve"> – единичная упаковка (штука). </w:t>
      </w:r>
      <w:r w:rsidR="00500CE6" w:rsidRPr="005172FE">
        <w:rPr>
          <w:i/>
          <w:highlight w:val="lightGray"/>
        </w:rPr>
        <w:t xml:space="preserve">В </w:t>
      </w:r>
      <w:r w:rsidR="00500CE6" w:rsidRPr="005172FE">
        <w:rPr>
          <w:i/>
          <w:highlight w:val="lightGray"/>
          <w:rPrChange w:id="1925" w:author="Victoria Shilina" w:date="2018-10-24T17:02:00Z">
            <w:rPr>
              <w:i/>
            </w:rPr>
          </w:rPrChange>
        </w:rPr>
        <w:t xml:space="preserve">данном проекте это </w:t>
      </w:r>
      <w:r w:rsidR="00500CE6" w:rsidRPr="005172FE">
        <w:rPr>
          <w:b/>
          <w:i/>
          <w:highlight w:val="lightGray"/>
          <w:rPrChange w:id="1926" w:author="Victoria Shilina" w:date="2018-10-24T17:02:00Z">
            <w:rPr>
              <w:i/>
            </w:rPr>
          </w:rPrChange>
        </w:rPr>
        <w:t xml:space="preserve">одна </w:t>
      </w:r>
      <w:r w:rsidR="00500CE6" w:rsidRPr="005172FE">
        <w:rPr>
          <w:b/>
          <w:i/>
          <w:highlight w:val="lightGray"/>
        </w:rPr>
        <w:t>У</w:t>
      </w:r>
      <w:r w:rsidR="00500CE6" w:rsidRPr="005172FE">
        <w:rPr>
          <w:b/>
          <w:i/>
          <w:highlight w:val="lightGray"/>
          <w:rPrChange w:id="1927" w:author="Victoria Shilina" w:date="2018-10-24T17:02:00Z">
            <w:rPr>
              <w:i/>
            </w:rPr>
          </w:rPrChange>
        </w:rPr>
        <w:t>паковка</w:t>
      </w:r>
      <w:r w:rsidR="00500CE6" w:rsidRPr="005172FE">
        <w:rPr>
          <w:i/>
          <w:highlight w:val="lightGray"/>
          <w:rPrChange w:id="1928" w:author="Victoria Shilina" w:date="2018-10-24T17:02:00Z">
            <w:rPr>
              <w:i/>
            </w:rPr>
          </w:rPrChange>
        </w:rPr>
        <w:t xml:space="preserve"> сосисок, од</w:t>
      </w:r>
      <w:ins w:id="1929" w:author="Victoria Shilina" w:date="2018-10-24T16:55:00Z">
        <w:r w:rsidR="00500CE6" w:rsidRPr="005172FE">
          <w:rPr>
            <w:i/>
            <w:highlight w:val="lightGray"/>
            <w:rPrChange w:id="1930" w:author="Victoria Shilina" w:date="2018-10-24T17:02:00Z">
              <w:rPr>
                <w:i/>
              </w:rPr>
            </w:rPrChange>
          </w:rPr>
          <w:t>ин батон</w:t>
        </w:r>
      </w:ins>
      <w:del w:id="1931" w:author="Victoria Shilina" w:date="2018-10-24T16:55:00Z">
        <w:r w:rsidR="00500CE6" w:rsidRPr="005172FE" w:rsidDel="003202FE">
          <w:rPr>
            <w:i/>
            <w:highlight w:val="lightGray"/>
            <w:rPrChange w:id="1932" w:author="Victoria Shilina" w:date="2018-10-24T17:02:00Z">
              <w:rPr>
                <w:i/>
              </w:rPr>
            </w:rPrChange>
          </w:rPr>
          <w:delText>на палка</w:delText>
        </w:r>
      </w:del>
      <w:r w:rsidR="00500CE6" w:rsidRPr="005172FE">
        <w:rPr>
          <w:i/>
          <w:highlight w:val="lightGray"/>
          <w:rPrChange w:id="1933" w:author="Victoria Shilina" w:date="2018-10-24T17:02:00Z">
            <w:rPr>
              <w:i/>
            </w:rPr>
          </w:rPrChange>
        </w:rPr>
        <w:t xml:space="preserve"> колбасы и т.д. Для весового товара с не номинальным весом единичная упаковка </w:t>
      </w:r>
      <w:r w:rsidR="00500CE6" w:rsidRPr="00C93D93">
        <w:rPr>
          <w:i/>
          <w:highlight w:val="lightGray"/>
          <w:rPrChange w:id="1934" w:author="Victoria Shilina" w:date="2018-10-24T17:02:00Z">
            <w:rPr>
              <w:i/>
            </w:rPr>
          </w:rPrChange>
        </w:rPr>
        <w:t xml:space="preserve">– 1 </w:t>
      </w:r>
      <w:del w:id="1935" w:author="Victoria Shilina" w:date="2018-10-24T16:55:00Z">
        <w:r w:rsidR="00500CE6" w:rsidRPr="00C93D93" w:rsidDel="003202FE">
          <w:rPr>
            <w:i/>
            <w:highlight w:val="lightGray"/>
            <w:rPrChange w:id="1936" w:author="Victoria Shilina" w:date="2018-10-24T17:02:00Z">
              <w:rPr>
                <w:i/>
              </w:rPr>
            </w:rPrChange>
          </w:rPr>
          <w:delText>гр</w:delText>
        </w:r>
      </w:del>
      <w:r w:rsidR="00500CE6" w:rsidRPr="00C93D93">
        <w:rPr>
          <w:i/>
          <w:highlight w:val="lightGray"/>
        </w:rPr>
        <w:t>грамм</w:t>
      </w:r>
      <w:r w:rsidR="00500CE6" w:rsidRPr="00C93D93">
        <w:rPr>
          <w:i/>
          <w:highlight w:val="lightGray"/>
          <w:rPrChange w:id="1937" w:author="Victoria Shilina" w:date="2018-10-24T17:02:00Z">
            <w:rPr>
              <w:i/>
            </w:rPr>
          </w:rPrChange>
        </w:rPr>
        <w:t xml:space="preserve"> Товара</w:t>
      </w:r>
      <w:r w:rsidR="00F427F2" w:rsidRPr="00C93D93">
        <w:rPr>
          <w:i/>
          <w:highlight w:val="lightGray"/>
        </w:rPr>
        <w:t>;</w:t>
      </w:r>
    </w:p>
    <w:p w14:paraId="5D5AF863" w14:textId="7E3655CC" w:rsidR="00F4269C" w:rsidRPr="00C93D93" w:rsidRDefault="00BD463A" w:rsidP="00F4269C">
      <w:pPr>
        <w:spacing w:before="120" w:after="0" w:afterAutospacing="0"/>
        <w:ind w:firstLine="539"/>
        <w:rPr>
          <w:highlight w:val="lightGray"/>
        </w:rPr>
      </w:pPr>
      <w:r w:rsidRPr="00C93D93">
        <w:rPr>
          <w:highlight w:val="lightGray"/>
        </w:rPr>
        <w:t xml:space="preserve">- </w:t>
      </w:r>
      <w:proofErr w:type="spellStart"/>
      <w:r w:rsidRPr="00C93D93">
        <w:rPr>
          <w:highlight w:val="lightGray"/>
        </w:rPr>
        <w:t>Carton</w:t>
      </w:r>
      <w:proofErr w:type="spellEnd"/>
      <w:r w:rsidRPr="00C93D93">
        <w:rPr>
          <w:highlight w:val="lightGray"/>
        </w:rPr>
        <w:t xml:space="preserve"> – коробка</w:t>
      </w:r>
      <w:r w:rsidR="00500CE6" w:rsidRPr="00C93D93">
        <w:rPr>
          <w:highlight w:val="lightGray"/>
        </w:rPr>
        <w:t xml:space="preserve">. </w:t>
      </w:r>
      <w:r w:rsidR="00500CE6" w:rsidRPr="00C93D93">
        <w:rPr>
          <w:i/>
          <w:highlight w:val="lightGray"/>
        </w:rPr>
        <w:t xml:space="preserve">В </w:t>
      </w:r>
      <w:r w:rsidR="00500CE6" w:rsidRPr="00C93D93">
        <w:rPr>
          <w:i/>
          <w:highlight w:val="lightGray"/>
          <w:rPrChange w:id="1938" w:author="Victoria Shilina" w:date="2018-10-24T16:59:00Z">
            <w:rPr>
              <w:i/>
            </w:rPr>
          </w:rPrChange>
        </w:rPr>
        <w:t xml:space="preserve">данном проекте это один </w:t>
      </w:r>
      <w:r w:rsidR="00500CE6" w:rsidRPr="00C93D93">
        <w:rPr>
          <w:b/>
          <w:i/>
          <w:highlight w:val="lightGray"/>
        </w:rPr>
        <w:t>К</w:t>
      </w:r>
      <w:r w:rsidR="00500CE6" w:rsidRPr="00C93D93">
        <w:rPr>
          <w:b/>
          <w:i/>
          <w:highlight w:val="lightGray"/>
          <w:rPrChange w:id="1939" w:author="Victoria Shilina" w:date="2018-10-24T16:59:00Z">
            <w:rPr>
              <w:i/>
            </w:rPr>
          </w:rPrChange>
        </w:rPr>
        <w:t>онвейерный лоток</w:t>
      </w:r>
      <w:r w:rsidR="00500CE6" w:rsidRPr="00C93D93">
        <w:rPr>
          <w:i/>
          <w:highlight w:val="lightGray"/>
          <w:rPrChange w:id="1940" w:author="Victoria Shilina" w:date="2018-10-24T16:59:00Z">
            <w:rPr>
              <w:i/>
            </w:rPr>
          </w:rPrChange>
        </w:rPr>
        <w:t xml:space="preserve"> с единичными упаковками одного </w:t>
      </w:r>
      <w:r w:rsidR="00500CE6" w:rsidRPr="00C93D93">
        <w:rPr>
          <w:i/>
          <w:highlight w:val="lightGray"/>
        </w:rPr>
        <w:t>Товара</w:t>
      </w:r>
      <w:r w:rsidR="00F427F2" w:rsidRPr="00C93D93">
        <w:rPr>
          <w:i/>
          <w:highlight w:val="lightGray"/>
        </w:rPr>
        <w:t xml:space="preserve">, </w:t>
      </w:r>
      <w:r w:rsidR="00500CE6" w:rsidRPr="00C93D93">
        <w:rPr>
          <w:i/>
          <w:highlight w:val="lightGray"/>
          <w:rPrChange w:id="1941" w:author="Victoria Shilina" w:date="2018-10-24T16:59:00Z">
            <w:rPr>
              <w:i/>
            </w:rPr>
          </w:rPrChange>
        </w:rPr>
        <w:t>одна коробка с тушенкой</w:t>
      </w:r>
      <w:r w:rsidR="00C93D93" w:rsidRPr="00C93D93">
        <w:rPr>
          <w:i/>
          <w:highlight w:val="lightGray"/>
        </w:rPr>
        <w:t>.</w:t>
      </w:r>
    </w:p>
    <w:p w14:paraId="10FB1A58" w14:textId="375F3E54" w:rsidR="00F4269C" w:rsidRPr="00500CE6" w:rsidRDefault="00F4269C" w:rsidP="00500CE6">
      <w:pPr>
        <w:spacing w:before="120" w:after="0" w:afterAutospacing="0"/>
        <w:ind w:firstLine="539"/>
      </w:pPr>
      <w:r w:rsidRPr="00C93D93">
        <w:rPr>
          <w:highlight w:val="lightGray"/>
        </w:rPr>
        <w:t xml:space="preserve">- </w:t>
      </w:r>
      <w:proofErr w:type="spellStart"/>
      <w:r w:rsidRPr="00C93D93">
        <w:rPr>
          <w:highlight w:val="lightGray"/>
        </w:rPr>
        <w:t>Pallet</w:t>
      </w:r>
      <w:proofErr w:type="spellEnd"/>
      <w:r w:rsidRPr="00C93D93">
        <w:rPr>
          <w:highlight w:val="lightGray"/>
        </w:rPr>
        <w:t xml:space="preserve"> – однородная паллета. </w:t>
      </w:r>
      <w:r w:rsidR="00500CE6" w:rsidRPr="00C93D93">
        <w:rPr>
          <w:i/>
          <w:highlight w:val="lightGray"/>
        </w:rPr>
        <w:t xml:space="preserve">В </w:t>
      </w:r>
      <w:r w:rsidR="00500CE6" w:rsidRPr="00C93D93">
        <w:rPr>
          <w:i/>
          <w:highlight w:val="lightGray"/>
          <w:rPrChange w:id="1942" w:author="Victoria Shilina" w:date="2018-10-24T16:59:00Z">
            <w:rPr>
              <w:i/>
            </w:rPr>
          </w:rPrChange>
        </w:rPr>
        <w:t xml:space="preserve">данном проекте это </w:t>
      </w:r>
      <w:r w:rsidR="00500CE6" w:rsidRPr="00C93D93">
        <w:rPr>
          <w:i/>
          <w:highlight w:val="lightGray"/>
        </w:rPr>
        <w:t xml:space="preserve">однородная </w:t>
      </w:r>
      <w:r w:rsidR="00500CE6" w:rsidRPr="00C93D93">
        <w:rPr>
          <w:b/>
          <w:i/>
          <w:highlight w:val="lightGray"/>
        </w:rPr>
        <w:t>П</w:t>
      </w:r>
      <w:r w:rsidR="00500CE6" w:rsidRPr="00C93D93">
        <w:rPr>
          <w:b/>
          <w:i/>
          <w:highlight w:val="lightGray"/>
          <w:rPrChange w:id="1943" w:author="Victoria Shilina" w:date="2018-10-24T16:59:00Z">
            <w:rPr>
              <w:i/>
            </w:rPr>
          </w:rPrChange>
        </w:rPr>
        <w:t>аллета</w:t>
      </w:r>
      <w:r w:rsidR="00500CE6" w:rsidRPr="00C93D93">
        <w:rPr>
          <w:i/>
          <w:highlight w:val="lightGray"/>
          <w:rPrChange w:id="1944" w:author="Victoria Shilina" w:date="2018-10-24T16:59:00Z">
            <w:rPr>
              <w:i/>
            </w:rPr>
          </w:rPrChange>
        </w:rPr>
        <w:t xml:space="preserve"> </w:t>
      </w:r>
      <w:r w:rsidR="00500CE6" w:rsidRPr="005172FE">
        <w:rPr>
          <w:i/>
          <w:highlight w:val="lightGray"/>
          <w:rPrChange w:id="1945" w:author="Victoria Shilina" w:date="2018-10-24T16:59:00Z">
            <w:rPr>
              <w:i/>
            </w:rPr>
          </w:rPrChange>
        </w:rPr>
        <w:t>с тушенкой</w:t>
      </w:r>
      <w:r w:rsidR="00500CE6" w:rsidRPr="005172FE">
        <w:rPr>
          <w:i/>
          <w:highlight w:val="lightGray"/>
        </w:rPr>
        <w:t>.</w:t>
      </w:r>
    </w:p>
    <w:p w14:paraId="22945AE1" w14:textId="0743A2B3" w:rsidR="00C26112" w:rsidRPr="001A44AC" w:rsidDel="006D5B81" w:rsidRDefault="00C26112">
      <w:pPr>
        <w:numPr>
          <w:ilvl w:val="0"/>
          <w:numId w:val="6"/>
        </w:numPr>
        <w:spacing w:before="120" w:after="0"/>
        <w:rPr>
          <w:del w:id="1946" w:author="Victoria Shilina" w:date="2018-10-24T17:05:00Z"/>
          <w:highlight w:val="lightGray"/>
          <w:rPrChange w:id="1947" w:author="Victoria Shilina" w:date="2018-10-24T17:09:00Z">
            <w:rPr>
              <w:del w:id="1948" w:author="Victoria Shilina" w:date="2018-10-24T17:05:00Z"/>
            </w:rPr>
          </w:rPrChange>
        </w:rPr>
      </w:pPr>
      <w:r w:rsidRPr="001A44AC">
        <w:rPr>
          <w:highlight w:val="lightGray"/>
        </w:rPr>
        <w:tab/>
      </w:r>
    </w:p>
    <w:p w14:paraId="266690C2" w14:textId="6C8A5FFD" w:rsidR="00440655" w:rsidRPr="001A44AC" w:rsidRDefault="00095F07" w:rsidP="00C26112">
      <w:pPr>
        <w:spacing w:before="120" w:after="0" w:afterAutospacing="0"/>
        <w:rPr>
          <w:ins w:id="1949" w:author="Victoria Shilina" w:date="2018-10-24T17:08:00Z"/>
          <w:highlight w:val="lightGray"/>
          <w:rPrChange w:id="1950" w:author="Victoria Shilina" w:date="2018-10-24T17:09:00Z">
            <w:rPr>
              <w:ins w:id="1951" w:author="Victoria Shilina" w:date="2018-10-24T17:08:00Z"/>
            </w:rPr>
          </w:rPrChange>
        </w:rPr>
      </w:pPr>
      <w:del w:id="1952" w:author="Victoria Shilina" w:date="2018-10-24T17:08:00Z">
        <w:r w:rsidRPr="001A44AC" w:rsidDel="00440655">
          <w:rPr>
            <w:highlight w:val="lightGray"/>
            <w:rPrChange w:id="1953" w:author="Victoria Shilina" w:date="2018-10-24T17:09:00Z">
              <w:rPr/>
            </w:rPrChange>
          </w:rPr>
          <w:delText xml:space="preserve">Для каждого товара в WMS существует только одно дерево упаковок. </w:delText>
        </w:r>
      </w:del>
      <w:ins w:id="1954" w:author="Victoria Shilina" w:date="2018-10-24T17:07:00Z">
        <w:r w:rsidR="00440655" w:rsidRPr="001A44AC">
          <w:rPr>
            <w:highlight w:val="lightGray"/>
            <w:rPrChange w:id="1955" w:author="Victoria Shilina" w:date="2018-10-24T17:09:00Z">
              <w:rPr/>
            </w:rPrChange>
          </w:rPr>
          <w:t xml:space="preserve">У каждого </w:t>
        </w:r>
      </w:ins>
      <w:r w:rsidR="005837D8">
        <w:rPr>
          <w:highlight w:val="lightGray"/>
        </w:rPr>
        <w:t>Т</w:t>
      </w:r>
      <w:ins w:id="1956" w:author="Victoria Shilina" w:date="2018-10-24T17:07:00Z">
        <w:r w:rsidR="00440655" w:rsidRPr="001A44AC">
          <w:rPr>
            <w:highlight w:val="lightGray"/>
            <w:rPrChange w:id="1957" w:author="Victoria Shilina" w:date="2018-10-24T17:09:00Z">
              <w:rPr/>
            </w:rPrChange>
          </w:rPr>
          <w:t xml:space="preserve">овара обязательно должна быть описана единичная, т.е. неделимая </w:t>
        </w:r>
      </w:ins>
      <w:r w:rsidR="005837D8">
        <w:rPr>
          <w:highlight w:val="lightGray"/>
        </w:rPr>
        <w:t>У</w:t>
      </w:r>
      <w:ins w:id="1958" w:author="Victoria Shilina" w:date="2018-10-24T17:07:00Z">
        <w:r w:rsidR="00440655" w:rsidRPr="001A44AC">
          <w:rPr>
            <w:highlight w:val="lightGray"/>
            <w:rPrChange w:id="1959" w:author="Victoria Shilina" w:date="2018-10-24T17:09:00Z">
              <w:rPr/>
            </w:rPrChange>
          </w:rPr>
          <w:t xml:space="preserve">паковка. Кроме того, могут быть описаны </w:t>
        </w:r>
      </w:ins>
      <w:r w:rsidR="005837D8">
        <w:rPr>
          <w:highlight w:val="lightGray"/>
        </w:rPr>
        <w:t>У</w:t>
      </w:r>
      <w:ins w:id="1960" w:author="Victoria Shilina" w:date="2018-10-24T17:07:00Z">
        <w:r w:rsidR="00440655" w:rsidRPr="001A44AC">
          <w:rPr>
            <w:highlight w:val="lightGray"/>
            <w:rPrChange w:id="1961" w:author="Victoria Shilina" w:date="2018-10-24T17:09:00Z">
              <w:rPr/>
            </w:rPrChange>
          </w:rPr>
          <w:t xml:space="preserve">паковки </w:t>
        </w:r>
        <w:r w:rsidR="001D2637" w:rsidRPr="001A44AC">
          <w:rPr>
            <w:highlight w:val="lightGray"/>
          </w:rPr>
          <w:t>типа «коробка» и «паллета». СУ</w:t>
        </w:r>
        <w:r w:rsidR="00440655" w:rsidRPr="001A44AC">
          <w:rPr>
            <w:highlight w:val="lightGray"/>
            <w:rPrChange w:id="1962" w:author="Victoria Shilina" w:date="2018-10-24T17:09:00Z">
              <w:rPr/>
            </w:rPrChange>
          </w:rPr>
          <w:t xml:space="preserve"> поддерживает вложенность упаковок - штуки в коробки, коробки в паллеты.</w:t>
        </w:r>
      </w:ins>
    </w:p>
    <w:p w14:paraId="2BC7D158" w14:textId="335F5BD3" w:rsidR="00440655" w:rsidRPr="008517F8" w:rsidRDefault="00440655" w:rsidP="00440655">
      <w:pPr>
        <w:spacing w:before="120" w:after="0" w:afterAutospacing="0"/>
        <w:rPr>
          <w:ins w:id="1963" w:author="Victoria Shilina" w:date="2018-10-24T17:07:00Z"/>
          <w:highlight w:val="lightGray"/>
          <w:rPrChange w:id="1964" w:author="Victoria Shilina" w:date="2018-10-24T17:09:00Z">
            <w:rPr>
              <w:ins w:id="1965" w:author="Victoria Shilina" w:date="2018-10-24T17:07:00Z"/>
            </w:rPr>
          </w:rPrChange>
        </w:rPr>
      </w:pPr>
      <w:ins w:id="1966" w:author="Victoria Shilina" w:date="2018-10-24T17:08:00Z">
        <w:r w:rsidRPr="008517F8">
          <w:rPr>
            <w:highlight w:val="lightGray"/>
            <w:rPrChange w:id="1967" w:author="Victoria Shilina" w:date="2018-10-24T17:09:00Z">
              <w:rPr>
                <w:highlight w:val="yellow"/>
              </w:rPr>
            </w:rPrChange>
          </w:rPr>
          <w:t xml:space="preserve">Для каждого товара в WMS существует только одно дерево упаковок. </w:t>
        </w:r>
      </w:ins>
    </w:p>
    <w:p w14:paraId="2D0404D2" w14:textId="1D1573E9" w:rsidR="00440655" w:rsidRDefault="00440655">
      <w:pPr>
        <w:spacing w:before="120" w:after="0" w:afterAutospacing="0"/>
        <w:pPrChange w:id="1968" w:author="Victoria Shilina" w:date="2018-10-24T17:05:00Z">
          <w:pPr>
            <w:spacing w:before="120" w:after="0" w:afterAutospacing="0"/>
            <w:ind w:firstLine="539"/>
          </w:pPr>
        </w:pPrChange>
      </w:pPr>
      <w:ins w:id="1969" w:author="Victoria Shilina" w:date="2018-10-24T17:07:00Z">
        <w:r w:rsidRPr="008517F8">
          <w:rPr>
            <w:highlight w:val="lightGray"/>
            <w:rPrChange w:id="1970" w:author="Victoria Shilina" w:date="2018-10-24T17:09:00Z">
              <w:rPr/>
            </w:rPrChange>
          </w:rPr>
          <w:t xml:space="preserve">Справочник по упаковкам приходит из </w:t>
        </w:r>
      </w:ins>
      <w:ins w:id="1971" w:author="Victoria Shilina" w:date="2018-10-24T17:08:00Z">
        <w:r w:rsidRPr="008517F8">
          <w:rPr>
            <w:highlight w:val="lightGray"/>
            <w:rPrChange w:id="1972" w:author="Victoria Shilina" w:date="2018-10-24T17:09:00Z">
              <w:rPr/>
            </w:rPrChange>
          </w:rPr>
          <w:t>ГС</w:t>
        </w:r>
      </w:ins>
      <w:ins w:id="1973" w:author="Victoria Shilina" w:date="2018-10-24T17:07:00Z">
        <w:r w:rsidR="001D2637" w:rsidRPr="00AA7C21">
          <w:rPr>
            <w:highlight w:val="lightGray"/>
          </w:rPr>
          <w:t xml:space="preserve"> либо заносится в СУ</w:t>
        </w:r>
        <w:r w:rsidRPr="008517F8">
          <w:rPr>
            <w:highlight w:val="lightGray"/>
            <w:rPrChange w:id="1974" w:author="Victoria Shilina" w:date="2018-10-24T17:09:00Z">
              <w:rPr/>
            </w:rPrChange>
          </w:rPr>
          <w:t xml:space="preserve"> вручную.</w:t>
        </w:r>
      </w:ins>
    </w:p>
    <w:p w14:paraId="51247A54" w14:textId="57A46F42" w:rsidR="006843CA" w:rsidRPr="00FD3425" w:rsidRDefault="006843CA" w:rsidP="006843CA">
      <w:pPr>
        <w:pStyle w:val="3"/>
        <w:rPr>
          <w:lang w:val="ru-RU"/>
        </w:rPr>
      </w:pPr>
      <w:bookmarkStart w:id="1975" w:name="_Toc529192722"/>
      <w:r w:rsidRPr="00FD3425">
        <w:rPr>
          <w:lang w:val="ru-RU"/>
        </w:rPr>
        <w:t>Конвейерный лоток</w:t>
      </w:r>
      <w:bookmarkEnd w:id="1975"/>
    </w:p>
    <w:p w14:paraId="530D2BA2" w14:textId="377DD495" w:rsidR="00720184" w:rsidRPr="00720184" w:rsidRDefault="00720184" w:rsidP="00720184">
      <w:pPr>
        <w:spacing w:before="120" w:after="0" w:afterAutospacing="0"/>
        <w:ind w:firstLine="539"/>
        <w:rPr>
          <w:highlight w:val="lightGray"/>
        </w:rPr>
      </w:pPr>
      <w:r w:rsidRPr="00720184">
        <w:rPr>
          <w:highlight w:val="lightGray"/>
        </w:rPr>
        <w:t>Конвейерные Лотки предусмотрены в этом проекте 3-х типов:</w:t>
      </w:r>
    </w:p>
    <w:p w14:paraId="3B4FC0E4" w14:textId="77777777" w:rsidR="00720184" w:rsidRPr="00720184" w:rsidRDefault="00720184" w:rsidP="00720184">
      <w:pPr>
        <w:spacing w:before="120" w:after="0" w:afterAutospacing="0"/>
        <w:ind w:left="539" w:firstLine="539"/>
        <w:rPr>
          <w:highlight w:val="lightGray"/>
        </w:rPr>
      </w:pPr>
      <w:r w:rsidRPr="00720184">
        <w:rPr>
          <w:highlight w:val="lightGray"/>
        </w:rPr>
        <w:t>∙</w:t>
      </w:r>
      <w:r w:rsidRPr="00720184">
        <w:rPr>
          <w:highlight w:val="lightGray"/>
        </w:rPr>
        <w:tab/>
        <w:t>Тип№1 Пластиковый ящик 600х400х200 Е2 мясной</w:t>
      </w:r>
    </w:p>
    <w:p w14:paraId="7DA7B8E6" w14:textId="77777777" w:rsidR="00720184" w:rsidRPr="00720184" w:rsidRDefault="00720184" w:rsidP="00720184">
      <w:pPr>
        <w:spacing w:before="120" w:after="0" w:afterAutospacing="0"/>
        <w:ind w:left="539" w:firstLine="539"/>
        <w:rPr>
          <w:highlight w:val="lightGray"/>
        </w:rPr>
      </w:pPr>
      <w:r w:rsidRPr="00720184">
        <w:rPr>
          <w:highlight w:val="lightGray"/>
        </w:rPr>
        <w:t>∙</w:t>
      </w:r>
      <w:r w:rsidRPr="00720184">
        <w:rPr>
          <w:highlight w:val="lightGray"/>
        </w:rPr>
        <w:tab/>
        <w:t>Тип №2 Пластиковый ящик 600х400х300 Е3 мясной</w:t>
      </w:r>
    </w:p>
    <w:p w14:paraId="24DE76F6" w14:textId="3E9F3601" w:rsidR="00720184" w:rsidRPr="00720184" w:rsidRDefault="00720184" w:rsidP="00720184">
      <w:pPr>
        <w:spacing w:before="120" w:after="0" w:afterAutospacing="0"/>
        <w:ind w:left="539" w:firstLine="539"/>
        <w:rPr>
          <w:highlight w:val="yellow"/>
        </w:rPr>
      </w:pPr>
      <w:r w:rsidRPr="00291764">
        <w:rPr>
          <w:highlight w:val="lightGray"/>
        </w:rPr>
        <w:t>∙</w:t>
      </w:r>
      <w:r w:rsidRPr="00291764">
        <w:rPr>
          <w:highlight w:val="lightGray"/>
        </w:rPr>
        <w:tab/>
      </w:r>
      <w:commentRangeStart w:id="1976"/>
      <w:commentRangeStart w:id="1977"/>
      <w:commentRangeStart w:id="1978"/>
      <w:commentRangeStart w:id="1979"/>
      <w:r w:rsidRPr="00291764">
        <w:rPr>
          <w:highlight w:val="lightGray"/>
        </w:rPr>
        <w:t xml:space="preserve">Тип №3 Пластиковый ящик </w:t>
      </w:r>
      <w:r w:rsidR="006E47E3" w:rsidRPr="00291764">
        <w:rPr>
          <w:highlight w:val="lightGray"/>
        </w:rPr>
        <w:t xml:space="preserve">(платформа) </w:t>
      </w:r>
      <w:r w:rsidRPr="00291764">
        <w:rPr>
          <w:highlight w:val="lightGray"/>
        </w:rPr>
        <w:t>600х400х70</w:t>
      </w:r>
      <w:commentRangeEnd w:id="1976"/>
      <w:r w:rsidRPr="00291764">
        <w:rPr>
          <w:rStyle w:val="aff0"/>
          <w:highlight w:val="lightGray"/>
        </w:rPr>
        <w:commentReference w:id="1976"/>
      </w:r>
      <w:commentRangeEnd w:id="1977"/>
      <w:r w:rsidR="00291764">
        <w:rPr>
          <w:rStyle w:val="aff0"/>
        </w:rPr>
        <w:commentReference w:id="1977"/>
      </w:r>
      <w:commentRangeEnd w:id="1978"/>
      <w:r w:rsidR="00577086">
        <w:rPr>
          <w:rStyle w:val="aff0"/>
        </w:rPr>
        <w:commentReference w:id="1978"/>
      </w:r>
      <w:commentRangeEnd w:id="1979"/>
      <w:r w:rsidR="00C93D93">
        <w:rPr>
          <w:rStyle w:val="aff0"/>
        </w:rPr>
        <w:commentReference w:id="1979"/>
      </w:r>
      <w:r w:rsidRPr="00291764">
        <w:rPr>
          <w:highlight w:val="lightGray"/>
        </w:rPr>
        <w:t xml:space="preserve"> </w:t>
      </w:r>
    </w:p>
    <w:p w14:paraId="5DB77D46" w14:textId="49CE235C" w:rsidR="006E6687" w:rsidRPr="00D664F9" w:rsidRDefault="00A33CE7" w:rsidP="00BD37DA">
      <w:pPr>
        <w:spacing w:before="120" w:after="0" w:afterAutospacing="0"/>
        <w:ind w:firstLine="539"/>
        <w:rPr>
          <w:highlight w:val="lightGray"/>
          <w:rPrChange w:id="1980" w:author="Victoria Shilina" w:date="2018-10-24T17:56:00Z">
            <w:rPr/>
          </w:rPrChange>
        </w:rPr>
      </w:pPr>
      <w:r w:rsidRPr="00D664F9">
        <w:rPr>
          <w:highlight w:val="lightGray"/>
          <w:rPrChange w:id="1981" w:author="Victoria Shilina" w:date="2018-10-24T17:56:00Z">
            <w:rPr/>
          </w:rPrChange>
        </w:rPr>
        <w:t>Вся пр</w:t>
      </w:r>
      <w:r w:rsidR="009766C9" w:rsidRPr="00D664F9">
        <w:rPr>
          <w:highlight w:val="lightGray"/>
        </w:rPr>
        <w:t>одукция</w:t>
      </w:r>
      <w:r w:rsidRPr="00D664F9">
        <w:rPr>
          <w:highlight w:val="lightGray"/>
          <w:rPrChange w:id="1982" w:author="Victoria Shilina" w:date="2018-10-24T17:56:00Z">
            <w:rPr/>
          </w:rPrChange>
        </w:rPr>
        <w:t xml:space="preserve"> принимаемая с </w:t>
      </w:r>
      <w:r w:rsidR="00E50C5A" w:rsidRPr="00D664F9">
        <w:rPr>
          <w:highlight w:val="lightGray"/>
        </w:rPr>
        <w:t>П</w:t>
      </w:r>
      <w:r w:rsidR="009766C9" w:rsidRPr="00D664F9">
        <w:rPr>
          <w:highlight w:val="lightGray"/>
        </w:rPr>
        <w:t xml:space="preserve">роизводства </w:t>
      </w:r>
      <w:r w:rsidR="004A7797" w:rsidRPr="00D664F9">
        <w:rPr>
          <w:highlight w:val="lightGray"/>
        </w:rPr>
        <w:t xml:space="preserve">в ячейке </w:t>
      </w:r>
      <w:r w:rsidR="004A7797" w:rsidRPr="00D664F9">
        <w:rPr>
          <w:highlight w:val="lightGray"/>
          <w:lang w:val="en-US"/>
        </w:rPr>
        <w:t>CNIT</w:t>
      </w:r>
      <w:r w:rsidR="004A7797" w:rsidRPr="00D664F9">
        <w:rPr>
          <w:highlight w:val="lightGray"/>
        </w:rPr>
        <w:t xml:space="preserve">1 </w:t>
      </w:r>
      <w:r w:rsidR="00676CA5" w:rsidRPr="00D664F9">
        <w:rPr>
          <w:highlight w:val="lightGray"/>
        </w:rPr>
        <w:t>размещается в Конвейерных</w:t>
      </w:r>
      <w:r w:rsidRPr="00D664F9">
        <w:rPr>
          <w:highlight w:val="lightGray"/>
          <w:rPrChange w:id="1983" w:author="Victoria Shilina" w:date="2018-10-24T17:56:00Z">
            <w:rPr/>
          </w:rPrChange>
        </w:rPr>
        <w:t xml:space="preserve"> </w:t>
      </w:r>
      <w:del w:id="1984" w:author="Victoria Shilina" w:date="2018-10-24T17:10:00Z">
        <w:r w:rsidRPr="00D664F9" w:rsidDel="005D3B80">
          <w:rPr>
            <w:highlight w:val="lightGray"/>
            <w:rPrChange w:id="1985" w:author="Victoria Shilina" w:date="2018-10-24T17:56:00Z">
              <w:rPr/>
            </w:rPrChange>
          </w:rPr>
          <w:delText>оборотную тару</w:delText>
        </w:r>
      </w:del>
      <w:ins w:id="1986" w:author="Victoria Shilina" w:date="2018-10-24T17:10:00Z">
        <w:r w:rsidR="005D3B80" w:rsidRPr="00D664F9">
          <w:rPr>
            <w:highlight w:val="lightGray"/>
            <w:rPrChange w:id="1987" w:author="Victoria Shilina" w:date="2018-10-24T17:56:00Z">
              <w:rPr/>
            </w:rPrChange>
          </w:rPr>
          <w:t>Лотк</w:t>
        </w:r>
      </w:ins>
      <w:r w:rsidR="00676CA5" w:rsidRPr="00D664F9">
        <w:rPr>
          <w:highlight w:val="lightGray"/>
        </w:rPr>
        <w:t>ах</w:t>
      </w:r>
      <w:r w:rsidR="003A7D7B" w:rsidRPr="00D664F9">
        <w:rPr>
          <w:highlight w:val="lightGray"/>
        </w:rPr>
        <w:t xml:space="preserve"> Тип №1 и Тип №2.</w:t>
      </w:r>
    </w:p>
    <w:p w14:paraId="0EDB8083" w14:textId="77777777" w:rsidR="00D664F9" w:rsidRPr="00D664F9" w:rsidRDefault="00D664F9" w:rsidP="00D664F9">
      <w:pPr>
        <w:ind w:firstLine="539"/>
        <w:rPr>
          <w:highlight w:val="lightGray"/>
        </w:rPr>
      </w:pPr>
      <w:r w:rsidRPr="00D664F9">
        <w:rPr>
          <w:highlight w:val="lightGray"/>
        </w:rPr>
        <w:lastRenderedPageBreak/>
        <w:t>П</w:t>
      </w:r>
      <w:r w:rsidR="00720184" w:rsidRPr="00D664F9">
        <w:rPr>
          <w:highlight w:val="lightGray"/>
        </w:rPr>
        <w:t>родукция</w:t>
      </w:r>
      <w:r w:rsidRPr="00D664F9">
        <w:rPr>
          <w:highlight w:val="lightGray"/>
        </w:rPr>
        <w:t>, которая</w:t>
      </w:r>
      <w:r w:rsidR="00720184" w:rsidRPr="00D664F9">
        <w:rPr>
          <w:highlight w:val="lightGray"/>
        </w:rPr>
        <w:t xml:space="preserve"> </w:t>
      </w:r>
      <w:proofErr w:type="gramStart"/>
      <w:r w:rsidRPr="00D664F9">
        <w:rPr>
          <w:highlight w:val="lightGray"/>
        </w:rPr>
        <w:t>Комплектуется</w:t>
      </w:r>
      <w:proofErr w:type="gramEnd"/>
      <w:r w:rsidR="00B87326" w:rsidRPr="00D664F9">
        <w:rPr>
          <w:highlight w:val="lightGray"/>
        </w:rPr>
        <w:t xml:space="preserve"> в </w:t>
      </w:r>
      <w:r w:rsidR="004A7797" w:rsidRPr="00D664F9">
        <w:rPr>
          <w:highlight w:val="lightGray"/>
        </w:rPr>
        <w:t>Транспортную тару</w:t>
      </w:r>
      <w:r w:rsidRPr="00D664F9">
        <w:rPr>
          <w:highlight w:val="lightGray"/>
        </w:rPr>
        <w:t xml:space="preserve"> типа «</w:t>
      </w:r>
      <w:proofErr w:type="spellStart"/>
      <w:r w:rsidRPr="00D664F9">
        <w:rPr>
          <w:highlight w:val="lightGray"/>
        </w:rPr>
        <w:t>Гофро</w:t>
      </w:r>
      <w:proofErr w:type="spellEnd"/>
      <w:r w:rsidRPr="00D664F9">
        <w:rPr>
          <w:highlight w:val="lightGray"/>
        </w:rPr>
        <w:t>-ящик»</w:t>
      </w:r>
      <w:r w:rsidR="004A7797" w:rsidRPr="00D664F9">
        <w:rPr>
          <w:highlight w:val="lightGray"/>
        </w:rPr>
        <w:t xml:space="preserve"> </w:t>
      </w:r>
      <w:r w:rsidR="00BD37DA" w:rsidRPr="00D664F9">
        <w:rPr>
          <w:highlight w:val="lightGray"/>
        </w:rPr>
        <w:t>(</w:t>
      </w:r>
      <w:r w:rsidR="004A7797" w:rsidRPr="00D664F9">
        <w:rPr>
          <w:highlight w:val="lightGray"/>
        </w:rPr>
        <w:t xml:space="preserve">в зоне </w:t>
      </w:r>
      <w:r w:rsidR="004A7797" w:rsidRPr="00D664F9">
        <w:rPr>
          <w:highlight w:val="lightGray"/>
          <w:lang w:val="en-US"/>
        </w:rPr>
        <w:t>U</w:t>
      </w:r>
      <w:r w:rsidR="00BD37DA" w:rsidRPr="00D664F9">
        <w:rPr>
          <w:highlight w:val="lightGray"/>
        </w:rPr>
        <w:t>)</w:t>
      </w:r>
      <w:r w:rsidR="004A7797" w:rsidRPr="00D664F9">
        <w:rPr>
          <w:highlight w:val="lightGray"/>
        </w:rPr>
        <w:t xml:space="preserve"> </w:t>
      </w:r>
      <w:r w:rsidR="00BD37DA" w:rsidRPr="00D664F9">
        <w:rPr>
          <w:highlight w:val="lightGray"/>
          <w:lang w:eastAsia="x-none"/>
        </w:rPr>
        <w:t xml:space="preserve">в ячейке </w:t>
      </w:r>
      <w:r w:rsidR="00720184" w:rsidRPr="00D664F9">
        <w:rPr>
          <w:highlight w:val="lightGray"/>
          <w:lang w:val="en-US" w:eastAsia="x-none"/>
        </w:rPr>
        <w:t>CNOT</w:t>
      </w:r>
      <w:r w:rsidR="00720184" w:rsidRPr="00D664F9">
        <w:rPr>
          <w:highlight w:val="lightGray"/>
          <w:lang w:eastAsia="x-none"/>
        </w:rPr>
        <w:t xml:space="preserve"> </w:t>
      </w:r>
      <w:r w:rsidRPr="00D664F9">
        <w:rPr>
          <w:highlight w:val="lightGray"/>
          <w:lang w:eastAsia="x-none"/>
        </w:rPr>
        <w:t>размещается</w:t>
      </w:r>
      <w:r w:rsidR="00BD37DA" w:rsidRPr="00D664F9">
        <w:rPr>
          <w:highlight w:val="lightGray"/>
          <w:lang w:eastAsia="x-none"/>
        </w:rPr>
        <w:t xml:space="preserve"> в Конвейерный</w:t>
      </w:r>
      <w:r w:rsidR="00720184" w:rsidRPr="00D664F9">
        <w:rPr>
          <w:highlight w:val="lightGray"/>
          <w:lang w:eastAsia="x-none"/>
        </w:rPr>
        <w:t xml:space="preserve"> Лоток Тип №3 «платформа».</w:t>
      </w:r>
      <w:r w:rsidRPr="00D664F9">
        <w:rPr>
          <w:highlight w:val="lightGray"/>
          <w:lang w:eastAsia="x-none"/>
        </w:rPr>
        <w:t xml:space="preserve"> Тип №3 «платформа» не имеет </w:t>
      </w:r>
      <w:proofErr w:type="spellStart"/>
      <w:r w:rsidRPr="00D664F9">
        <w:rPr>
          <w:highlight w:val="lightGray"/>
          <w:lang w:eastAsia="x-none"/>
        </w:rPr>
        <w:t>нормоукладки</w:t>
      </w:r>
      <w:proofErr w:type="spellEnd"/>
      <w:r w:rsidRPr="00D664F9">
        <w:rPr>
          <w:highlight w:val="lightGray"/>
          <w:lang w:eastAsia="x-none"/>
        </w:rPr>
        <w:t xml:space="preserve">, размещение происходит «в навал» по решению Оператора в зоне упаковки </w:t>
      </w:r>
      <w:r w:rsidRPr="00D664F9">
        <w:rPr>
          <w:highlight w:val="lightGray"/>
          <w:lang w:val="en-US" w:eastAsia="x-none"/>
        </w:rPr>
        <w:t>U</w:t>
      </w:r>
      <w:r w:rsidRPr="00D664F9">
        <w:rPr>
          <w:highlight w:val="lightGray"/>
          <w:lang w:eastAsia="x-none"/>
        </w:rPr>
        <w:t>.</w:t>
      </w:r>
    </w:p>
    <w:p w14:paraId="6FF9E7E1" w14:textId="00059EB9" w:rsidR="00720184" w:rsidRPr="00D664F9" w:rsidRDefault="00720184" w:rsidP="006843CA">
      <w:pPr>
        <w:spacing w:before="120" w:after="0" w:afterAutospacing="0"/>
        <w:ind w:firstLine="539"/>
        <w:rPr>
          <w:highlight w:val="lightGray"/>
          <w:lang w:eastAsia="x-none"/>
        </w:rPr>
      </w:pPr>
    </w:p>
    <w:p w14:paraId="397F5B72" w14:textId="70DD2C50" w:rsidR="006843CA" w:rsidRPr="00D664F9" w:rsidDel="0090759C" w:rsidRDefault="006843CA" w:rsidP="00720184">
      <w:pPr>
        <w:spacing w:before="120" w:after="0" w:afterAutospacing="0"/>
        <w:ind w:firstLine="539"/>
        <w:rPr>
          <w:del w:id="1988" w:author="Victoria Shilina" w:date="2018-10-24T17:28:00Z"/>
          <w:highlight w:val="lightGray"/>
          <w:rPrChange w:id="1989" w:author="Victoria Shilina" w:date="2018-10-24T17:56:00Z">
            <w:rPr>
              <w:del w:id="1990" w:author="Victoria Shilina" w:date="2018-10-24T17:28:00Z"/>
            </w:rPr>
          </w:rPrChange>
        </w:rPr>
      </w:pPr>
      <w:del w:id="1991" w:author="Victoria Shilina" w:date="2018-10-24T17:28:00Z">
        <w:r w:rsidRPr="00D664F9" w:rsidDel="0090759C">
          <w:rPr>
            <w:highlight w:val="lightGray"/>
            <w:rPrChange w:id="1992" w:author="Victoria Shilina" w:date="2018-10-24T17:56:00Z">
              <w:rPr/>
            </w:rPrChange>
          </w:rPr>
          <w:delText xml:space="preserve">Для каждого </w:delText>
        </w:r>
      </w:del>
      <w:del w:id="1993" w:author="Victoria Shilina" w:date="2018-10-24T17:10:00Z">
        <w:r w:rsidRPr="00D664F9" w:rsidDel="005D3B80">
          <w:rPr>
            <w:highlight w:val="lightGray"/>
            <w:lang w:val="en-US"/>
            <w:rPrChange w:id="1994" w:author="Victoria Shilina" w:date="2018-10-24T17:56:00Z">
              <w:rPr>
                <w:lang w:val="en-US"/>
              </w:rPr>
            </w:rPrChange>
          </w:rPr>
          <w:delText>sku</w:delText>
        </w:r>
      </w:del>
      <w:del w:id="1995" w:author="Victoria Shilina" w:date="2018-10-24T17:28:00Z">
        <w:r w:rsidRPr="00D664F9" w:rsidDel="0090759C">
          <w:rPr>
            <w:highlight w:val="lightGray"/>
            <w:rPrChange w:id="1996" w:author="Victoria Shilina" w:date="2018-10-24T17:56:00Z">
              <w:rPr/>
            </w:rPrChange>
          </w:rPr>
          <w:delText xml:space="preserve"> в системе создается одна коробочная упаковка с габаритами лотка и количеством вложенных единичных упаковок</w:delText>
        </w:r>
        <w:r w:rsidR="0027420B" w:rsidRPr="00D664F9" w:rsidDel="0090759C">
          <w:rPr>
            <w:highlight w:val="lightGray"/>
            <w:rPrChange w:id="1997" w:author="Victoria Shilina" w:date="2018-10-24T17:56:00Z">
              <w:rPr/>
            </w:rPrChange>
          </w:rPr>
          <w:delText>, либо вложенных грамм для весового товара с не номинальным весом</w:delText>
        </w:r>
        <w:r w:rsidRPr="00D664F9" w:rsidDel="0090759C">
          <w:rPr>
            <w:highlight w:val="lightGray"/>
            <w:rPrChange w:id="1998" w:author="Victoria Shilina" w:date="2018-10-24T17:56:00Z">
              <w:rPr/>
            </w:rPrChange>
          </w:rPr>
          <w:delText>.</w:delText>
        </w:r>
      </w:del>
    </w:p>
    <w:p w14:paraId="5146CCE6" w14:textId="0C93F51D" w:rsidR="009E78CD" w:rsidRPr="00D664F9" w:rsidRDefault="006843CA" w:rsidP="00D664F9">
      <w:pPr>
        <w:spacing w:before="120" w:after="0" w:afterAutospacing="0"/>
        <w:ind w:firstLine="539"/>
        <w:rPr>
          <w:highlight w:val="lightGray"/>
        </w:rPr>
      </w:pPr>
      <w:r w:rsidRPr="00D664F9">
        <w:rPr>
          <w:highlight w:val="lightGray"/>
          <w:rPrChange w:id="1999" w:author="Victoria Shilina" w:date="2018-10-24T17:56:00Z">
            <w:rPr/>
          </w:rPrChange>
        </w:rPr>
        <w:t xml:space="preserve">Каждый </w:t>
      </w:r>
      <w:r w:rsidR="00720184" w:rsidRPr="00D664F9">
        <w:rPr>
          <w:highlight w:val="lightGray"/>
        </w:rPr>
        <w:t>К</w:t>
      </w:r>
      <w:r w:rsidRPr="00D664F9">
        <w:rPr>
          <w:highlight w:val="lightGray"/>
          <w:rPrChange w:id="2000" w:author="Victoria Shilina" w:date="2018-10-24T17:56:00Z">
            <w:rPr/>
          </w:rPrChange>
        </w:rPr>
        <w:t>онвейерный</w:t>
      </w:r>
      <w:ins w:id="2001" w:author="Victoria Shilina" w:date="2018-10-24T17:11:00Z">
        <w:r w:rsidR="005D3B80" w:rsidRPr="00D664F9">
          <w:rPr>
            <w:highlight w:val="lightGray"/>
            <w:rPrChange w:id="2002" w:author="Victoria Shilina" w:date="2018-10-24T17:56:00Z">
              <w:rPr/>
            </w:rPrChange>
          </w:rPr>
          <w:t xml:space="preserve"> Л</w:t>
        </w:r>
      </w:ins>
      <w:del w:id="2003" w:author="Victoria Shilina" w:date="2018-10-24T17:11:00Z">
        <w:r w:rsidRPr="00D664F9" w:rsidDel="005D3B80">
          <w:rPr>
            <w:highlight w:val="lightGray"/>
            <w:rPrChange w:id="2004" w:author="Victoria Shilina" w:date="2018-10-24T17:56:00Z">
              <w:rPr/>
            </w:rPrChange>
          </w:rPr>
          <w:delText xml:space="preserve"> л</w:delText>
        </w:r>
      </w:del>
      <w:r w:rsidRPr="00D664F9">
        <w:rPr>
          <w:highlight w:val="lightGray"/>
          <w:rPrChange w:id="2005" w:author="Victoria Shilina" w:date="2018-10-24T17:56:00Z">
            <w:rPr/>
          </w:rPrChange>
        </w:rPr>
        <w:t xml:space="preserve">оток </w:t>
      </w:r>
      <w:r w:rsidR="006F320B" w:rsidRPr="00D664F9">
        <w:rPr>
          <w:highlight w:val="lightGray"/>
        </w:rPr>
        <w:t>имеет Этикетку</w:t>
      </w:r>
      <w:r w:rsidRPr="00D664F9">
        <w:rPr>
          <w:highlight w:val="lightGray"/>
          <w:rPrChange w:id="2006" w:author="Victoria Shilina" w:date="2018-10-24T17:56:00Z">
            <w:rPr/>
          </w:rPrChange>
        </w:rPr>
        <w:t xml:space="preserve"> с уникальным номером, который </w:t>
      </w:r>
      <w:r w:rsidR="00291764" w:rsidRPr="00D664F9">
        <w:rPr>
          <w:highlight w:val="lightGray"/>
        </w:rPr>
        <w:t>является идентификатором груза.</w:t>
      </w:r>
    </w:p>
    <w:p w14:paraId="59A2BD52" w14:textId="5E2DD465" w:rsidR="00390BDC" w:rsidRPr="00D664F9" w:rsidRDefault="00290F82">
      <w:pPr>
        <w:ind w:firstLine="539"/>
        <w:rPr>
          <w:ins w:id="2007" w:author="Victoria Shilina" w:date="2018-10-24T17:57:00Z"/>
          <w:highlight w:val="lightGray"/>
        </w:rPr>
        <w:pPrChange w:id="2008" w:author="Victoria Shilina" w:date="2018-10-24T17:26:00Z">
          <w:pPr/>
        </w:pPrChange>
      </w:pPr>
      <w:r w:rsidRPr="00D664F9">
        <w:rPr>
          <w:highlight w:val="lightGray"/>
          <w:rPrChange w:id="2009" w:author="Victoria Shilina" w:date="2018-10-24T17:56:00Z">
            <w:rPr/>
          </w:rPrChange>
        </w:rPr>
        <w:t xml:space="preserve">Для каждого </w:t>
      </w:r>
      <w:del w:id="2010" w:author="Victoria Shilina" w:date="2018-10-24T17:11:00Z">
        <w:r w:rsidRPr="00D664F9" w:rsidDel="001D2637">
          <w:rPr>
            <w:highlight w:val="lightGray"/>
            <w:rPrChange w:id="2011" w:author="Victoria Shilina" w:date="2018-10-24T17:56:00Z">
              <w:rPr/>
            </w:rPrChange>
          </w:rPr>
          <w:delText>sku</w:delText>
        </w:r>
      </w:del>
      <w:ins w:id="2012" w:author="Victoria Shilina" w:date="2018-10-24T17:11:00Z">
        <w:r w:rsidR="001D2637" w:rsidRPr="00D664F9">
          <w:rPr>
            <w:highlight w:val="lightGray"/>
            <w:rPrChange w:id="2013" w:author="Victoria Shilina" w:date="2018-10-24T17:56:00Z">
              <w:rPr/>
            </w:rPrChange>
          </w:rPr>
          <w:t>Товара</w:t>
        </w:r>
      </w:ins>
      <w:r w:rsidRPr="00D664F9">
        <w:rPr>
          <w:highlight w:val="lightGray"/>
          <w:rPrChange w:id="2014" w:author="Victoria Shilina" w:date="2018-10-24T17:56:00Z">
            <w:rPr/>
          </w:rPrChange>
        </w:rPr>
        <w:t xml:space="preserve"> в системе создается одна </w:t>
      </w:r>
      <w:r w:rsidR="006F320B" w:rsidRPr="00D664F9">
        <w:rPr>
          <w:highlight w:val="lightGray"/>
          <w:lang w:val="en-US"/>
        </w:rPr>
        <w:t>Carton</w:t>
      </w:r>
      <w:r w:rsidR="006F320B" w:rsidRPr="00D664F9">
        <w:rPr>
          <w:highlight w:val="lightGray"/>
        </w:rPr>
        <w:t>-упаковка</w:t>
      </w:r>
      <w:r w:rsidRPr="00D664F9">
        <w:rPr>
          <w:highlight w:val="lightGray"/>
          <w:rPrChange w:id="2015" w:author="Victoria Shilina" w:date="2018-10-24T17:56:00Z">
            <w:rPr/>
          </w:rPrChange>
        </w:rPr>
        <w:t xml:space="preserve"> с габаритами </w:t>
      </w:r>
      <w:r w:rsidR="006F320B" w:rsidRPr="00D664F9">
        <w:rPr>
          <w:highlight w:val="lightGray"/>
        </w:rPr>
        <w:t>Конвейерного лотка</w:t>
      </w:r>
      <w:r w:rsidR="000C633E" w:rsidRPr="00D664F9">
        <w:rPr>
          <w:highlight w:val="lightGray"/>
          <w:rPrChange w:id="2016" w:author="Victoria Shilina" w:date="2018-10-24T17:56:00Z">
            <w:rPr/>
          </w:rPrChange>
        </w:rPr>
        <w:t xml:space="preserve"> одного типоразмера</w:t>
      </w:r>
      <w:r w:rsidRPr="00D664F9">
        <w:rPr>
          <w:highlight w:val="lightGray"/>
          <w:rPrChange w:id="2017" w:author="Victoria Shilina" w:date="2018-10-24T17:56:00Z">
            <w:rPr/>
          </w:rPrChange>
        </w:rPr>
        <w:t xml:space="preserve"> и</w:t>
      </w:r>
      <w:del w:id="2018" w:author="Victoria Shilina" w:date="2018-10-24T17:28:00Z">
        <w:r w:rsidRPr="00D664F9" w:rsidDel="0090759C">
          <w:rPr>
            <w:highlight w:val="lightGray"/>
            <w:rPrChange w:id="2019" w:author="Victoria Shilina" w:date="2018-10-24T17:56:00Z">
              <w:rPr/>
            </w:rPrChange>
          </w:rPr>
          <w:delText xml:space="preserve"> </w:delText>
        </w:r>
      </w:del>
      <w:ins w:id="2020" w:author="Victoria Shilina" w:date="2018-10-24T17:28:00Z">
        <w:r w:rsidR="0090759C" w:rsidRPr="00D664F9">
          <w:rPr>
            <w:highlight w:val="lightGray"/>
            <w:rPrChange w:id="2021" w:author="Victoria Shilina" w:date="2018-10-24T17:56:00Z">
              <w:rPr/>
            </w:rPrChange>
          </w:rPr>
          <w:t xml:space="preserve"> </w:t>
        </w:r>
      </w:ins>
      <w:r w:rsidR="00C93D93">
        <w:rPr>
          <w:highlight w:val="lightGray"/>
        </w:rPr>
        <w:t>количественным</w:t>
      </w:r>
      <w:r w:rsidR="005973FA" w:rsidRPr="00D664F9">
        <w:rPr>
          <w:highlight w:val="lightGray"/>
        </w:rPr>
        <w:t xml:space="preserve"> параметром на вложенность</w:t>
      </w:r>
      <w:ins w:id="2022" w:author="Victoria Shilina" w:date="2018-10-24T17:57:00Z">
        <w:r w:rsidR="00390BDC" w:rsidRPr="00D664F9">
          <w:rPr>
            <w:highlight w:val="lightGray"/>
          </w:rPr>
          <w:t>:</w:t>
        </w:r>
      </w:ins>
    </w:p>
    <w:p w14:paraId="471AAABB" w14:textId="2543FF5F" w:rsidR="00390BDC" w:rsidRPr="00D664F9" w:rsidRDefault="00063367">
      <w:pPr>
        <w:pStyle w:val="afff1"/>
        <w:numPr>
          <w:ilvl w:val="0"/>
          <w:numId w:val="57"/>
        </w:numPr>
        <w:rPr>
          <w:ins w:id="2023" w:author="Victoria Shilina" w:date="2018-10-24T17:57:00Z"/>
          <w:highlight w:val="lightGray"/>
        </w:rPr>
        <w:pPrChange w:id="2024" w:author="Victoria Shilina" w:date="2018-10-24T17:57:00Z">
          <w:pPr/>
        </w:pPrChange>
      </w:pPr>
      <w:proofErr w:type="spellStart"/>
      <w:r w:rsidRPr="00D664F9">
        <w:rPr>
          <w:highlight w:val="lightGray"/>
        </w:rPr>
        <w:t>Нормоукладка</w:t>
      </w:r>
      <w:proofErr w:type="spellEnd"/>
      <w:r w:rsidRPr="00D664F9">
        <w:rPr>
          <w:highlight w:val="lightGray"/>
        </w:rPr>
        <w:t xml:space="preserve"> в</w:t>
      </w:r>
      <w:r w:rsidR="005973FA" w:rsidRPr="00D664F9">
        <w:rPr>
          <w:highlight w:val="lightGray"/>
        </w:rPr>
        <w:t xml:space="preserve"> </w:t>
      </w:r>
      <w:ins w:id="2025" w:author="Victoria Shilina" w:date="2018-10-24T17:28:00Z">
        <w:r w:rsidR="0090759C" w:rsidRPr="00D664F9">
          <w:rPr>
            <w:highlight w:val="lightGray"/>
            <w:rPrChange w:id="2026" w:author="Victoria Shilina" w:date="2018-10-24T17:57:00Z">
              <w:rPr/>
            </w:rPrChange>
          </w:rPr>
          <w:t>единичных упаковк</w:t>
        </w:r>
      </w:ins>
      <w:r w:rsidRPr="00D664F9">
        <w:rPr>
          <w:highlight w:val="lightGray"/>
        </w:rPr>
        <w:t>ах</w:t>
      </w:r>
      <w:ins w:id="2027" w:author="Victoria Shilina" w:date="2018-10-24T17:57:00Z">
        <w:r w:rsidR="00390BDC" w:rsidRPr="00D664F9">
          <w:rPr>
            <w:highlight w:val="lightGray"/>
          </w:rPr>
          <w:t xml:space="preserve"> для штучного товара и весового номинального</w:t>
        </w:r>
      </w:ins>
      <w:r w:rsidRPr="00D664F9">
        <w:rPr>
          <w:highlight w:val="lightGray"/>
        </w:rPr>
        <w:t>;</w:t>
      </w:r>
    </w:p>
    <w:p w14:paraId="5AE7AD1E" w14:textId="0BBE97F7" w:rsidR="0090759C" w:rsidRPr="00D664F9" w:rsidRDefault="00063367">
      <w:pPr>
        <w:pStyle w:val="afff1"/>
        <w:numPr>
          <w:ilvl w:val="0"/>
          <w:numId w:val="57"/>
        </w:numPr>
        <w:rPr>
          <w:ins w:id="2028" w:author="Victoria Shilina" w:date="2018-10-24T17:28:00Z"/>
          <w:highlight w:val="lightGray"/>
          <w:rPrChange w:id="2029" w:author="Victoria Shilina" w:date="2018-10-24T17:57:00Z">
            <w:rPr>
              <w:ins w:id="2030" w:author="Victoria Shilina" w:date="2018-10-24T17:28:00Z"/>
            </w:rPr>
          </w:rPrChange>
        </w:rPr>
        <w:pPrChange w:id="2031" w:author="Victoria Shilina" w:date="2018-10-24T17:57:00Z">
          <w:pPr/>
        </w:pPrChange>
      </w:pPr>
      <w:proofErr w:type="spellStart"/>
      <w:r w:rsidRPr="00D664F9">
        <w:rPr>
          <w:highlight w:val="lightGray"/>
        </w:rPr>
        <w:t>Весоукладка</w:t>
      </w:r>
      <w:proofErr w:type="spellEnd"/>
      <w:r w:rsidRPr="00D664F9">
        <w:rPr>
          <w:highlight w:val="lightGray"/>
        </w:rPr>
        <w:t xml:space="preserve"> в граммах </w:t>
      </w:r>
      <w:ins w:id="2032" w:author="Victoria Shilina" w:date="2018-10-24T17:28:00Z">
        <w:r w:rsidR="0090759C" w:rsidRPr="00D664F9">
          <w:rPr>
            <w:highlight w:val="lightGray"/>
            <w:rPrChange w:id="2033" w:author="Victoria Shilina" w:date="2018-10-24T17:57:00Z">
              <w:rPr/>
            </w:rPrChange>
          </w:rPr>
          <w:t xml:space="preserve">для весового </w:t>
        </w:r>
      </w:ins>
      <w:ins w:id="2034" w:author="Victoria Shilina" w:date="2018-10-24T17:57:00Z">
        <w:r w:rsidR="00390BDC" w:rsidRPr="00D664F9">
          <w:rPr>
            <w:highlight w:val="lightGray"/>
          </w:rPr>
          <w:t xml:space="preserve">неноминального </w:t>
        </w:r>
      </w:ins>
      <w:ins w:id="2035" w:author="Victoria Shilina" w:date="2018-10-24T17:28:00Z">
        <w:r w:rsidR="0090759C" w:rsidRPr="00D664F9">
          <w:rPr>
            <w:highlight w:val="lightGray"/>
            <w:rPrChange w:id="2036" w:author="Victoria Shilina" w:date="2018-10-24T17:57:00Z">
              <w:rPr/>
            </w:rPrChange>
          </w:rPr>
          <w:t>тов</w:t>
        </w:r>
        <w:r w:rsidR="0090759C" w:rsidRPr="00C93D93">
          <w:rPr>
            <w:highlight w:val="lightGray"/>
            <w:rPrChange w:id="2037" w:author="Victoria Shilina" w:date="2018-10-24T17:57:00Z">
              <w:rPr/>
            </w:rPrChange>
          </w:rPr>
          <w:t>ара</w:t>
        </w:r>
      </w:ins>
      <w:r w:rsidRPr="00C93D93">
        <w:rPr>
          <w:highlight w:val="lightGray"/>
        </w:rPr>
        <w:t>.</w:t>
      </w:r>
      <w:r w:rsidR="00C93D93" w:rsidRPr="00C93D93">
        <w:rPr>
          <w:highlight w:val="lightGray"/>
        </w:rPr>
        <w:t xml:space="preserve"> Для системы это то же поле Количество, что и для штучного товара. Только в штучном указываются штуки, в весовом – граммы.</w:t>
      </w:r>
    </w:p>
    <w:p w14:paraId="02E7D434" w14:textId="28E99D28" w:rsidR="006843CA" w:rsidRDefault="00290F82">
      <w:pPr>
        <w:ind w:firstLine="539"/>
        <w:pPrChange w:id="2038" w:author="Victoria Shilina" w:date="2018-10-24T17:26:00Z">
          <w:pPr/>
        </w:pPrChange>
      </w:pPr>
      <w:del w:id="2039" w:author="Victoria Shilina" w:date="2018-10-24T17:28:00Z">
        <w:r w:rsidRPr="00D664F9" w:rsidDel="0090759C">
          <w:rPr>
            <w:highlight w:val="lightGray"/>
            <w:rPrChange w:id="2040" w:author="Victoria Shilina" w:date="2018-10-24T17:56:00Z">
              <w:rPr/>
            </w:rPrChange>
          </w:rPr>
          <w:delText>количеством вложенных единичных упаковок</w:delText>
        </w:r>
        <w:r w:rsidR="000C633E" w:rsidRPr="00D664F9" w:rsidDel="0090759C">
          <w:rPr>
            <w:highlight w:val="lightGray"/>
            <w:rPrChange w:id="2041" w:author="Victoria Shilina" w:date="2018-10-24T17:56:00Z">
              <w:rPr/>
            </w:rPrChange>
          </w:rPr>
          <w:delText>.</w:delText>
        </w:r>
        <w:r w:rsidR="00C8052F" w:rsidRPr="00D664F9" w:rsidDel="0090759C">
          <w:rPr>
            <w:highlight w:val="lightGray"/>
            <w:rPrChange w:id="2042" w:author="Victoria Shilina" w:date="2018-10-24T17:56:00Z">
              <w:rPr/>
            </w:rPrChange>
          </w:rPr>
          <w:delText xml:space="preserve"> </w:delText>
        </w:r>
      </w:del>
      <w:r w:rsidR="00C8052F" w:rsidRPr="00D664F9">
        <w:rPr>
          <w:highlight w:val="lightGray"/>
          <w:rPrChange w:id="2043" w:author="Victoria Shilina" w:date="2018-10-24T17:56:00Z">
            <w:rPr/>
          </w:rPrChange>
        </w:rPr>
        <w:t xml:space="preserve">Одному </w:t>
      </w:r>
      <w:del w:id="2044" w:author="Victoria Shilina" w:date="2018-10-24T17:28:00Z">
        <w:r w:rsidR="00C8052F" w:rsidRPr="00D664F9" w:rsidDel="0090759C">
          <w:rPr>
            <w:highlight w:val="lightGray"/>
            <w:lang w:val="en-US"/>
            <w:rPrChange w:id="2045" w:author="Victoria Shilina" w:date="2018-10-24T17:56:00Z">
              <w:rPr>
                <w:lang w:val="en-US"/>
              </w:rPr>
            </w:rPrChange>
          </w:rPr>
          <w:delText>SKU</w:delText>
        </w:r>
      </w:del>
      <w:ins w:id="2046" w:author="Victoria Shilina" w:date="2018-10-24T17:28:00Z">
        <w:r w:rsidR="0090759C" w:rsidRPr="00D664F9">
          <w:rPr>
            <w:highlight w:val="lightGray"/>
            <w:rPrChange w:id="2047" w:author="Victoria Shilina" w:date="2018-10-24T17:56:00Z">
              <w:rPr/>
            </w:rPrChange>
          </w:rPr>
          <w:t>Товару</w:t>
        </w:r>
      </w:ins>
      <w:r w:rsidR="00C8052F" w:rsidRPr="00D664F9">
        <w:rPr>
          <w:highlight w:val="lightGray"/>
          <w:rPrChange w:id="2048" w:author="Victoria Shilina" w:date="2018-10-24T17:56:00Z">
            <w:rPr/>
          </w:rPrChange>
        </w:rPr>
        <w:t xml:space="preserve"> соответствует один типоразмер </w:t>
      </w:r>
      <w:r w:rsidR="006F320B" w:rsidRPr="00D664F9">
        <w:rPr>
          <w:highlight w:val="lightGray"/>
        </w:rPr>
        <w:t>Ко</w:t>
      </w:r>
      <w:r w:rsidR="00291764" w:rsidRPr="00D664F9">
        <w:rPr>
          <w:highlight w:val="lightGray"/>
        </w:rPr>
        <w:t>н</w:t>
      </w:r>
      <w:r w:rsidR="006F320B" w:rsidRPr="00D664F9">
        <w:rPr>
          <w:highlight w:val="lightGray"/>
        </w:rPr>
        <w:t>вейерного л</w:t>
      </w:r>
      <w:r w:rsidR="00C8052F" w:rsidRPr="00D664F9">
        <w:rPr>
          <w:highlight w:val="lightGray"/>
          <w:rPrChange w:id="2049" w:author="Victoria Shilina" w:date="2018-10-24T17:56:00Z">
            <w:rPr/>
          </w:rPrChange>
        </w:rPr>
        <w:t>отка.</w:t>
      </w:r>
    </w:p>
    <w:p w14:paraId="4D26CB95" w14:textId="1FC41E20" w:rsidR="006843CA" w:rsidRPr="00FD3425" w:rsidRDefault="006843CA" w:rsidP="006843CA">
      <w:pPr>
        <w:pStyle w:val="3"/>
        <w:rPr>
          <w:lang w:val="ru-RU"/>
        </w:rPr>
      </w:pPr>
      <w:bookmarkStart w:id="2050" w:name="_Toc529192723"/>
      <w:proofErr w:type="spellStart"/>
      <w:r w:rsidRPr="00FD3425">
        <w:rPr>
          <w:lang w:val="ru-RU"/>
        </w:rPr>
        <w:t>Паллет</w:t>
      </w:r>
      <w:r w:rsidR="0068088A" w:rsidRPr="00FD3425">
        <w:rPr>
          <w:lang w:val="ru-RU"/>
        </w:rPr>
        <w:t>ная</w:t>
      </w:r>
      <w:proofErr w:type="spellEnd"/>
      <w:r w:rsidR="0068088A" w:rsidRPr="00FD3425">
        <w:rPr>
          <w:lang w:val="ru-RU"/>
        </w:rPr>
        <w:t xml:space="preserve"> упаковка</w:t>
      </w:r>
      <w:bookmarkEnd w:id="2050"/>
      <w:r w:rsidR="0068088A" w:rsidRPr="00FD3425">
        <w:rPr>
          <w:lang w:val="ru-RU"/>
        </w:rPr>
        <w:t xml:space="preserve"> </w:t>
      </w:r>
    </w:p>
    <w:p w14:paraId="25D5FE8F" w14:textId="77777777" w:rsidR="006843CA" w:rsidRPr="00046846" w:rsidRDefault="006843CA" w:rsidP="006843CA">
      <w:pPr>
        <w:ind w:firstLine="708"/>
        <w:rPr>
          <w:highlight w:val="lightGray"/>
          <w:lang w:eastAsia="x-none"/>
          <w:rPrChange w:id="2051" w:author="Victoria Shilina" w:date="2018-10-24T17:58:00Z">
            <w:rPr>
              <w:lang w:eastAsia="x-none"/>
            </w:rPr>
          </w:rPrChange>
        </w:rPr>
      </w:pPr>
      <w:r w:rsidRPr="00046846">
        <w:rPr>
          <w:highlight w:val="lightGray"/>
          <w:lang w:eastAsia="x-none"/>
          <w:rPrChange w:id="2052" w:author="Victoria Shilina" w:date="2018-10-24T17:58:00Z">
            <w:rPr>
              <w:lang w:eastAsia="x-none"/>
            </w:rPr>
          </w:rPrChange>
        </w:rPr>
        <w:t xml:space="preserve">Тушенка принимается от внешних поставщиков. Хранение и коробочный отбор тушенки производится в отдельной зоне </w:t>
      </w:r>
      <w:r w:rsidRPr="00046846">
        <w:rPr>
          <w:highlight w:val="lightGray"/>
          <w:lang w:val="en-US" w:eastAsia="x-none"/>
          <w:rPrChange w:id="2053" w:author="Victoria Shilina" w:date="2018-10-24T17:58:00Z">
            <w:rPr>
              <w:lang w:val="en-US" w:eastAsia="x-none"/>
            </w:rPr>
          </w:rPrChange>
        </w:rPr>
        <w:t>P</w:t>
      </w:r>
      <w:r w:rsidRPr="00046846">
        <w:rPr>
          <w:highlight w:val="lightGray"/>
          <w:lang w:eastAsia="x-none"/>
          <w:rPrChange w:id="2054" w:author="Victoria Shilina" w:date="2018-10-24T17:58:00Z">
            <w:rPr>
              <w:lang w:eastAsia="x-none"/>
            </w:rPr>
          </w:rPrChange>
        </w:rPr>
        <w:t xml:space="preserve">2. </w:t>
      </w:r>
    </w:p>
    <w:p w14:paraId="1BCB9E79" w14:textId="15C73DD8" w:rsidR="00A65409" w:rsidRPr="00FD3425" w:rsidRDefault="006843CA" w:rsidP="00A65409">
      <w:pPr>
        <w:ind w:firstLine="708"/>
        <w:rPr>
          <w:lang w:eastAsia="x-none"/>
        </w:rPr>
      </w:pPr>
      <w:r w:rsidRPr="00046846">
        <w:rPr>
          <w:highlight w:val="lightGray"/>
          <w:lang w:eastAsia="x-none"/>
          <w:rPrChange w:id="2055" w:author="Victoria Shilina" w:date="2018-10-24T17:58:00Z">
            <w:rPr>
              <w:lang w:eastAsia="x-none"/>
            </w:rPr>
          </w:rPrChange>
        </w:rPr>
        <w:t>В отличие от других товаров, тушенка</w:t>
      </w:r>
      <w:r w:rsidR="00530E0A" w:rsidRPr="00046846">
        <w:rPr>
          <w:highlight w:val="lightGray"/>
          <w:lang w:eastAsia="x-none"/>
          <w:rPrChange w:id="2056" w:author="Victoria Shilina" w:date="2018-10-24T17:58:00Z">
            <w:rPr>
              <w:lang w:eastAsia="x-none"/>
            </w:rPr>
          </w:rPrChange>
        </w:rPr>
        <w:t xml:space="preserve"> имеет </w:t>
      </w:r>
      <w:proofErr w:type="spellStart"/>
      <w:r w:rsidR="00530E0A" w:rsidRPr="00046846">
        <w:rPr>
          <w:highlight w:val="lightGray"/>
          <w:lang w:eastAsia="x-none"/>
          <w:rPrChange w:id="2057" w:author="Victoria Shilina" w:date="2018-10-24T17:58:00Z">
            <w:rPr>
              <w:lang w:eastAsia="x-none"/>
            </w:rPr>
          </w:rPrChange>
        </w:rPr>
        <w:t>паллетную</w:t>
      </w:r>
      <w:proofErr w:type="spellEnd"/>
      <w:r w:rsidR="00530E0A" w:rsidRPr="00046846">
        <w:rPr>
          <w:highlight w:val="lightGray"/>
          <w:lang w:eastAsia="x-none"/>
          <w:rPrChange w:id="2058" w:author="Victoria Shilina" w:date="2018-10-24T17:58:00Z">
            <w:rPr>
              <w:lang w:eastAsia="x-none"/>
            </w:rPr>
          </w:rPrChange>
        </w:rPr>
        <w:t xml:space="preserve"> упаковку</w:t>
      </w:r>
      <w:r w:rsidRPr="00046846">
        <w:rPr>
          <w:highlight w:val="lightGray"/>
          <w:lang w:eastAsia="x-none"/>
          <w:rPrChange w:id="2059" w:author="Victoria Shilina" w:date="2018-10-24T17:58:00Z">
            <w:rPr>
              <w:lang w:eastAsia="x-none"/>
            </w:rPr>
          </w:rPrChange>
        </w:rPr>
        <w:t>, которая вводится в СУ.</w:t>
      </w:r>
      <w:r w:rsidRPr="00FD3425">
        <w:rPr>
          <w:lang w:eastAsia="x-none"/>
        </w:rPr>
        <w:t xml:space="preserve"> </w:t>
      </w:r>
    </w:p>
    <w:p w14:paraId="7C758D88" w14:textId="30E4ADB8" w:rsidR="006843CA" w:rsidRPr="00FD3425" w:rsidRDefault="002E3A30" w:rsidP="006843CA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4FE92F34" wp14:editId="1791BEF1">
            <wp:extent cx="3609975" cy="2530973"/>
            <wp:effectExtent l="0" t="0" r="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Паллетная упаковка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786" cy="254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7138" w14:textId="4C1DD86E" w:rsidR="006843CA" w:rsidRPr="00FD3425" w:rsidRDefault="006843CA" w:rsidP="006843CA">
      <w:pPr>
        <w:pStyle w:val="ab"/>
        <w:rPr>
          <w:rFonts w:ascii="Times New Roman" w:hAnsi="Times New Roman"/>
          <w:b w:val="0"/>
          <w:lang w:eastAsia="x-none"/>
        </w:rPr>
      </w:pPr>
      <w:r w:rsidRPr="00FD3425">
        <w:rPr>
          <w:rFonts w:ascii="Times New Roman" w:hAnsi="Times New Roman"/>
          <w:b w:val="0"/>
        </w:rPr>
        <w:t xml:space="preserve">Рис. </w:t>
      </w:r>
      <w:r w:rsidRPr="00FD3425">
        <w:rPr>
          <w:rFonts w:ascii="Times New Roman" w:hAnsi="Times New Roman"/>
          <w:b w:val="0"/>
        </w:rPr>
        <w:fldChar w:fldCharType="begin"/>
      </w:r>
      <w:r w:rsidRPr="00FD3425">
        <w:rPr>
          <w:rFonts w:ascii="Times New Roman" w:hAnsi="Times New Roman"/>
          <w:b w:val="0"/>
        </w:rPr>
        <w:instrText xml:space="preserve"> SEQ Рис. \* ARABIC </w:instrText>
      </w:r>
      <w:r w:rsidRPr="00FD3425">
        <w:rPr>
          <w:rFonts w:ascii="Times New Roman" w:hAnsi="Times New Roman"/>
          <w:b w:val="0"/>
        </w:rPr>
        <w:fldChar w:fldCharType="separate"/>
      </w:r>
      <w:r w:rsidR="003B1748">
        <w:rPr>
          <w:rFonts w:ascii="Times New Roman" w:hAnsi="Times New Roman"/>
          <w:b w:val="0"/>
          <w:noProof/>
        </w:rPr>
        <w:t>16</w:t>
      </w:r>
      <w:r w:rsidRPr="00FD3425">
        <w:rPr>
          <w:rFonts w:ascii="Times New Roman" w:hAnsi="Times New Roman"/>
          <w:b w:val="0"/>
        </w:rPr>
        <w:fldChar w:fldCharType="end"/>
      </w:r>
    </w:p>
    <w:p w14:paraId="5D3229CC" w14:textId="77777777" w:rsidR="006843CA" w:rsidRPr="00FD3425" w:rsidRDefault="006843CA" w:rsidP="006843CA">
      <w:pPr>
        <w:rPr>
          <w:lang w:eastAsia="x-none"/>
        </w:rPr>
      </w:pPr>
    </w:p>
    <w:p w14:paraId="4FA6E824" w14:textId="25E556FD" w:rsidR="006843CA" w:rsidRPr="00FD3425" w:rsidRDefault="00B87326" w:rsidP="0075499F">
      <w:pPr>
        <w:pStyle w:val="3"/>
        <w:rPr>
          <w:lang w:val="ru-RU"/>
        </w:rPr>
      </w:pPr>
      <w:bookmarkStart w:id="2060" w:name="_Toc529192724"/>
      <w:r>
        <w:rPr>
          <w:lang w:val="ru-RU"/>
        </w:rPr>
        <w:lastRenderedPageBreak/>
        <w:t>Транспортная тара</w:t>
      </w:r>
      <w:bookmarkEnd w:id="2060"/>
    </w:p>
    <w:p w14:paraId="7354DE06" w14:textId="09AE543D" w:rsidR="00FF3F37" w:rsidRPr="007A1FD9" w:rsidRDefault="0075499F" w:rsidP="00C93D93">
      <w:pPr>
        <w:spacing w:before="120" w:after="0"/>
        <w:ind w:firstLine="539"/>
        <w:rPr>
          <w:highlight w:val="lightGray"/>
        </w:rPr>
      </w:pPr>
      <w:r w:rsidRPr="007A1FD9">
        <w:rPr>
          <w:highlight w:val="lightGray"/>
          <w:rPrChange w:id="2061" w:author="Victoria Shilina" w:date="2018-10-25T09:26:00Z">
            <w:rPr/>
          </w:rPrChange>
        </w:rPr>
        <w:t>О</w:t>
      </w:r>
      <w:r w:rsidR="00EF3ADF" w:rsidRPr="007A1FD9">
        <w:rPr>
          <w:highlight w:val="lightGray"/>
        </w:rPr>
        <w:t>тгрузка продукции К</w:t>
      </w:r>
      <w:r w:rsidR="00FF3F37" w:rsidRPr="007A1FD9">
        <w:rPr>
          <w:highlight w:val="lightGray"/>
        </w:rPr>
        <w:t>лиентам производится в Транспортной таре следующих видов:</w:t>
      </w:r>
    </w:p>
    <w:p w14:paraId="67354D22" w14:textId="2C6DBDF9" w:rsidR="00FF3F37" w:rsidRPr="007A1FD9" w:rsidRDefault="00FF3F37" w:rsidP="00FF3F37">
      <w:pPr>
        <w:pStyle w:val="afff1"/>
        <w:numPr>
          <w:ilvl w:val="0"/>
          <w:numId w:val="95"/>
        </w:numPr>
        <w:spacing w:before="120" w:after="0"/>
        <w:rPr>
          <w:highlight w:val="lightGray"/>
        </w:rPr>
      </w:pPr>
      <w:proofErr w:type="spellStart"/>
      <w:r w:rsidRPr="007A1FD9">
        <w:rPr>
          <w:highlight w:val="lightGray"/>
        </w:rPr>
        <w:t>Гофро</w:t>
      </w:r>
      <w:proofErr w:type="spellEnd"/>
      <w:r w:rsidRPr="007A1FD9">
        <w:rPr>
          <w:highlight w:val="lightGray"/>
        </w:rPr>
        <w:t>-ящик (</w:t>
      </w:r>
      <w:proofErr w:type="spellStart"/>
      <w:r w:rsidRPr="007A1FD9">
        <w:rPr>
          <w:highlight w:val="lightGray"/>
        </w:rPr>
        <w:t>гофротара</w:t>
      </w:r>
      <w:proofErr w:type="spellEnd"/>
      <w:r w:rsidRPr="007A1FD9">
        <w:rPr>
          <w:highlight w:val="lightGray"/>
        </w:rPr>
        <w:t xml:space="preserve">) </w:t>
      </w:r>
      <w:r w:rsidRPr="007A1FD9">
        <w:rPr>
          <w:highlight w:val="lightGray"/>
          <w:lang w:eastAsia="x-none"/>
        </w:rPr>
        <w:t xml:space="preserve">– одноразовая тара из картона, в которую происходит </w:t>
      </w:r>
      <w:r w:rsidR="004B4A4E" w:rsidRPr="007A1FD9">
        <w:rPr>
          <w:highlight w:val="lightGray"/>
          <w:lang w:eastAsia="x-none"/>
        </w:rPr>
        <w:t>комплектация</w:t>
      </w:r>
      <w:r w:rsidRPr="007A1FD9">
        <w:rPr>
          <w:highlight w:val="lightGray"/>
          <w:lang w:eastAsia="x-none"/>
        </w:rPr>
        <w:t xml:space="preserve"> Товара согласно требований Клиента. </w:t>
      </w:r>
      <w:r w:rsidR="009D0C14" w:rsidRPr="007A1FD9">
        <w:rPr>
          <w:highlight w:val="lightGray"/>
          <w:lang w:eastAsia="x-none"/>
        </w:rPr>
        <w:t>М</w:t>
      </w:r>
      <w:r w:rsidRPr="007A1FD9">
        <w:rPr>
          <w:highlight w:val="lightGray"/>
          <w:lang w:eastAsia="x-none"/>
        </w:rPr>
        <w:t>аркируется Клиентской этикеткой по требованию и Транспортной этикеткой для дальнейшей обработк</w:t>
      </w:r>
      <w:r w:rsidR="004B4A4E" w:rsidRPr="007A1FD9">
        <w:rPr>
          <w:highlight w:val="lightGray"/>
          <w:lang w:eastAsia="x-none"/>
        </w:rPr>
        <w:t>и</w:t>
      </w:r>
      <w:r w:rsidRPr="007A1FD9">
        <w:rPr>
          <w:highlight w:val="lightGray"/>
          <w:lang w:eastAsia="x-none"/>
        </w:rPr>
        <w:t xml:space="preserve"> в СУ</w:t>
      </w:r>
      <w:r w:rsidR="006E2AED" w:rsidRPr="007A1FD9">
        <w:rPr>
          <w:highlight w:val="lightGray"/>
          <w:lang w:eastAsia="x-none"/>
        </w:rPr>
        <w:t xml:space="preserve"> и транспортировке Клиенту</w:t>
      </w:r>
      <w:r w:rsidRPr="007A1FD9">
        <w:rPr>
          <w:highlight w:val="lightGray"/>
          <w:lang w:eastAsia="x-none"/>
        </w:rPr>
        <w:t>;</w:t>
      </w:r>
    </w:p>
    <w:p w14:paraId="7A210CD2" w14:textId="05928634" w:rsidR="00FF3F37" w:rsidRPr="007A1FD9" w:rsidRDefault="007A1FD9" w:rsidP="00FF3F37">
      <w:pPr>
        <w:pStyle w:val="afff1"/>
        <w:numPr>
          <w:ilvl w:val="0"/>
          <w:numId w:val="95"/>
        </w:numPr>
        <w:spacing w:before="120" w:after="0"/>
        <w:rPr>
          <w:highlight w:val="lightGray"/>
          <w:rPrChange w:id="2062" w:author="Victoria Shilina" w:date="2018-10-25T09:26:00Z">
            <w:rPr/>
          </w:rPrChange>
        </w:rPr>
      </w:pPr>
      <w:r w:rsidRPr="007A1FD9">
        <w:rPr>
          <w:highlight w:val="lightGray"/>
        </w:rPr>
        <w:t>Транспортный ящик (сетка</w:t>
      </w:r>
      <w:r w:rsidR="00FF3F37" w:rsidRPr="007A1FD9">
        <w:rPr>
          <w:highlight w:val="lightGray"/>
        </w:rPr>
        <w:t xml:space="preserve">) - </w:t>
      </w:r>
      <w:r w:rsidR="00FF3F37" w:rsidRPr="007A1FD9">
        <w:rPr>
          <w:highlight w:val="lightGray"/>
          <w:lang w:eastAsia="x-none"/>
        </w:rPr>
        <w:t xml:space="preserve">пластиковый лоток </w:t>
      </w:r>
      <w:r w:rsidR="00C93D93" w:rsidRPr="007A1FD9">
        <w:rPr>
          <w:highlight w:val="lightGray"/>
          <w:lang w:eastAsia="x-none"/>
        </w:rPr>
        <w:t>для транспортировки</w:t>
      </w:r>
      <w:r w:rsidR="005D0CA4" w:rsidRPr="007A1FD9">
        <w:rPr>
          <w:highlight w:val="lightGray"/>
          <w:lang w:eastAsia="x-none"/>
        </w:rPr>
        <w:t xml:space="preserve">. </w:t>
      </w:r>
      <w:r w:rsidR="009D0C14" w:rsidRPr="007A1FD9">
        <w:rPr>
          <w:highlight w:val="lightGray"/>
          <w:lang w:eastAsia="x-none"/>
        </w:rPr>
        <w:t>М</w:t>
      </w:r>
      <w:r w:rsidR="00FF3F37" w:rsidRPr="007A1FD9">
        <w:rPr>
          <w:highlight w:val="lightGray"/>
          <w:lang w:eastAsia="x-none"/>
        </w:rPr>
        <w:t xml:space="preserve">аркируется Транспортной этикеткой </w:t>
      </w:r>
      <w:proofErr w:type="gramStart"/>
      <w:r w:rsidR="00FF3F37" w:rsidRPr="007A1FD9">
        <w:rPr>
          <w:highlight w:val="lightGray"/>
          <w:lang w:eastAsia="x-none"/>
        </w:rPr>
        <w:t>для дальнейшей обработке</w:t>
      </w:r>
      <w:proofErr w:type="gramEnd"/>
      <w:r w:rsidR="00FF3F37" w:rsidRPr="007A1FD9">
        <w:rPr>
          <w:highlight w:val="lightGray"/>
          <w:lang w:eastAsia="x-none"/>
        </w:rPr>
        <w:t xml:space="preserve"> в СУ и транспортировке Клиенту</w:t>
      </w:r>
      <w:r w:rsidR="004B4A4E" w:rsidRPr="007A1FD9">
        <w:rPr>
          <w:highlight w:val="lightGray"/>
          <w:lang w:eastAsia="x-none"/>
        </w:rPr>
        <w:t>.</w:t>
      </w:r>
    </w:p>
    <w:p w14:paraId="71D727A7" w14:textId="1611383E" w:rsidR="00095F07" w:rsidRPr="00F00CB5" w:rsidRDefault="00EF3ADF" w:rsidP="009C3EAC">
      <w:pPr>
        <w:ind w:firstLine="360"/>
        <w:rPr>
          <w:color w:val="000000" w:themeColor="text1"/>
          <w:lang w:eastAsia="x-none"/>
        </w:rPr>
      </w:pPr>
      <w:r w:rsidRPr="007A1FD9">
        <w:rPr>
          <w:highlight w:val="lightGray"/>
          <w:lang w:eastAsia="x-none"/>
        </w:rPr>
        <w:t xml:space="preserve">Справочник по упаковкам приходит из Головной системы либо заносится в СУ вручную. </w:t>
      </w:r>
    </w:p>
    <w:p w14:paraId="4B335C60" w14:textId="248E7EF6" w:rsidR="004A4223" w:rsidRPr="00F00CB5" w:rsidRDefault="00DF1898" w:rsidP="004A4223">
      <w:pPr>
        <w:pStyle w:val="2"/>
        <w:rPr>
          <w:color w:val="000000" w:themeColor="text1"/>
          <w:lang w:val="ru-RU"/>
        </w:rPr>
      </w:pPr>
      <w:bookmarkStart w:id="2063" w:name="_Toc529192725"/>
      <w:r w:rsidRPr="00F00CB5">
        <w:rPr>
          <w:color w:val="000000" w:themeColor="text1"/>
          <w:lang w:val="ru-RU"/>
        </w:rPr>
        <w:t>Товарные партии</w:t>
      </w:r>
      <w:r w:rsidR="00CF13E8">
        <w:rPr>
          <w:color w:val="000000" w:themeColor="text1"/>
          <w:lang w:val="ru-RU"/>
        </w:rPr>
        <w:t xml:space="preserve"> и дата производства, </w:t>
      </w:r>
      <w:r w:rsidRPr="00F00CB5">
        <w:rPr>
          <w:color w:val="000000" w:themeColor="text1"/>
          <w:lang w:val="ru-RU"/>
        </w:rPr>
        <w:t>с</w:t>
      </w:r>
      <w:r w:rsidR="00D96A94" w:rsidRPr="00F00CB5">
        <w:rPr>
          <w:color w:val="000000" w:themeColor="text1"/>
          <w:lang w:val="ru-RU"/>
        </w:rPr>
        <w:t>роки годности</w:t>
      </w:r>
      <w:bookmarkEnd w:id="2063"/>
    </w:p>
    <w:p w14:paraId="6BF2139D" w14:textId="77777777" w:rsidR="003B4A5A" w:rsidRPr="00D664F9" w:rsidRDefault="004813CC" w:rsidP="00E84EEF">
      <w:pPr>
        <w:ind w:firstLine="709"/>
        <w:rPr>
          <w:highlight w:val="lightGray"/>
        </w:rPr>
      </w:pPr>
      <w:r w:rsidRPr="00D664F9">
        <w:rPr>
          <w:highlight w:val="lightGray"/>
          <w:rPrChange w:id="2064" w:author="Victoria Shilina" w:date="2018-10-25T09:27:00Z">
            <w:rPr/>
          </w:rPrChange>
        </w:rPr>
        <w:t xml:space="preserve">В данном проекте в документе-основании ГС </w:t>
      </w:r>
      <w:commentRangeStart w:id="2065"/>
      <w:r w:rsidRPr="00D664F9">
        <w:rPr>
          <w:highlight w:val="lightGray"/>
          <w:rPrChange w:id="2066" w:author="Victoria Shilina" w:date="2018-10-25T09:27:00Z">
            <w:rPr/>
          </w:rPrChange>
        </w:rPr>
        <w:t>в каждо</w:t>
      </w:r>
      <w:r w:rsidR="003B4A5A" w:rsidRPr="00D664F9">
        <w:rPr>
          <w:highlight w:val="lightGray"/>
        </w:rPr>
        <w:t>й строке передает:</w:t>
      </w:r>
      <w:commentRangeEnd w:id="2065"/>
      <w:r w:rsidR="00D664F9">
        <w:rPr>
          <w:rStyle w:val="aff0"/>
        </w:rPr>
        <w:commentReference w:id="2065"/>
      </w:r>
    </w:p>
    <w:p w14:paraId="60C0791F" w14:textId="77777777" w:rsidR="003B4A5A" w:rsidRPr="00D664F9" w:rsidRDefault="0088155B" w:rsidP="003B4A5A">
      <w:pPr>
        <w:pStyle w:val="afff1"/>
        <w:numPr>
          <w:ilvl w:val="0"/>
          <w:numId w:val="96"/>
        </w:numPr>
        <w:rPr>
          <w:highlight w:val="lightGray"/>
        </w:rPr>
      </w:pPr>
      <w:r w:rsidRPr="00D664F9">
        <w:rPr>
          <w:highlight w:val="lightGray"/>
          <w:rPrChange w:id="2067" w:author="Victoria Shilina" w:date="2018-10-25T09:27:00Z">
            <w:rPr/>
          </w:rPrChange>
        </w:rPr>
        <w:t>номер партии</w:t>
      </w:r>
    </w:p>
    <w:p w14:paraId="1C7D8944" w14:textId="787E61EF" w:rsidR="003B4A5A" w:rsidRPr="00D664F9" w:rsidRDefault="0088155B" w:rsidP="003B4A5A">
      <w:pPr>
        <w:pStyle w:val="afff1"/>
        <w:numPr>
          <w:ilvl w:val="0"/>
          <w:numId w:val="96"/>
        </w:numPr>
        <w:rPr>
          <w:highlight w:val="lightGray"/>
        </w:rPr>
      </w:pPr>
      <w:r w:rsidRPr="00D664F9">
        <w:rPr>
          <w:highlight w:val="lightGray"/>
          <w:rPrChange w:id="2068" w:author="Victoria Shilina" w:date="2018-10-25T09:27:00Z">
            <w:rPr/>
          </w:rPrChange>
        </w:rPr>
        <w:t>да</w:t>
      </w:r>
      <w:r w:rsidR="00F53EC8" w:rsidRPr="00D664F9">
        <w:rPr>
          <w:highlight w:val="lightGray"/>
          <w:rPrChange w:id="2069" w:author="Victoria Shilina" w:date="2018-10-25T09:27:00Z">
            <w:rPr/>
          </w:rPrChange>
        </w:rPr>
        <w:t>т</w:t>
      </w:r>
      <w:r w:rsidRPr="00D664F9">
        <w:rPr>
          <w:highlight w:val="lightGray"/>
          <w:rPrChange w:id="2070" w:author="Victoria Shilina" w:date="2018-10-25T09:27:00Z">
            <w:rPr/>
          </w:rPrChange>
        </w:rPr>
        <w:t xml:space="preserve">у производства. </w:t>
      </w:r>
    </w:p>
    <w:p w14:paraId="4514769C" w14:textId="7504CBA4" w:rsidR="00225349" w:rsidRPr="00D664F9" w:rsidRDefault="0040576B" w:rsidP="0040576B">
      <w:pPr>
        <w:ind w:firstLine="708"/>
        <w:rPr>
          <w:highlight w:val="lightGray"/>
          <w:lang w:eastAsia="x-none"/>
          <w:rPrChange w:id="2071" w:author="Victoria Shilina" w:date="2018-10-25T09:27:00Z">
            <w:rPr>
              <w:lang w:eastAsia="x-none"/>
            </w:rPr>
          </w:rPrChange>
        </w:rPr>
      </w:pPr>
      <w:r w:rsidRPr="00D664F9">
        <w:rPr>
          <w:highlight w:val="lightGray"/>
        </w:rPr>
        <w:t xml:space="preserve">Товарная партия (лот) в СУ является параметром груза. Товарные партии отображаются в справочнике Серии (партии), который может пополняться как вручную, так и автоматически (когда данные о партии товара приходят из ГС). Также можно отключить функцию учета товарной партии в СУ. Товарная партия вводится оператором при приеме груза либо наследуется из ПО. </w:t>
      </w:r>
      <w:r w:rsidR="00207D33" w:rsidRPr="00D664F9">
        <w:rPr>
          <w:highlight w:val="lightGray"/>
          <w:rPrChange w:id="2072" w:author="Victoria Shilina" w:date="2018-10-25T09:27:00Z">
            <w:rPr/>
          </w:rPrChange>
        </w:rPr>
        <w:t>Справочник партий в ГС отсутствует.</w:t>
      </w:r>
      <w:r w:rsidRPr="00D664F9">
        <w:rPr>
          <w:highlight w:val="lightGray"/>
        </w:rPr>
        <w:t xml:space="preserve">  </w:t>
      </w:r>
      <w:r w:rsidR="00225349" w:rsidRPr="00D664F9">
        <w:rPr>
          <w:highlight w:val="lightGray"/>
          <w:rPrChange w:id="2073" w:author="Victoria Shilina" w:date="2018-10-25T09:27:00Z">
            <w:rPr/>
          </w:rPrChange>
        </w:rPr>
        <w:t xml:space="preserve">Весь принятый в WMS товар учитывается по </w:t>
      </w:r>
      <w:r w:rsidR="00DF1898" w:rsidRPr="00D664F9">
        <w:rPr>
          <w:highlight w:val="lightGray"/>
          <w:rPrChange w:id="2074" w:author="Victoria Shilina" w:date="2018-10-25T09:27:00Z">
            <w:rPr/>
          </w:rPrChange>
        </w:rPr>
        <w:t>товарным партиям</w:t>
      </w:r>
      <w:r w:rsidR="00225349" w:rsidRPr="00D664F9">
        <w:rPr>
          <w:highlight w:val="lightGray"/>
          <w:rPrChange w:id="2075" w:author="Victoria Shilina" w:date="2018-10-25T09:27:00Z">
            <w:rPr/>
          </w:rPrChange>
        </w:rPr>
        <w:t>.</w:t>
      </w:r>
      <w:r w:rsidR="00D657E6" w:rsidRPr="00D664F9">
        <w:rPr>
          <w:highlight w:val="lightGray"/>
          <w:rPrChange w:id="2076" w:author="Victoria Shilina" w:date="2018-10-25T09:27:00Z">
            <w:rPr/>
          </w:rPrChange>
        </w:rPr>
        <w:t xml:space="preserve"> </w:t>
      </w:r>
      <w:r w:rsidR="00225349" w:rsidRPr="00D664F9">
        <w:rPr>
          <w:highlight w:val="lightGray"/>
          <w:rPrChange w:id="2077" w:author="Victoria Shilina" w:date="2018-10-25T09:27:00Z">
            <w:rPr/>
          </w:rPrChange>
        </w:rPr>
        <w:t xml:space="preserve"> </w:t>
      </w:r>
    </w:p>
    <w:p w14:paraId="4C4A517F" w14:textId="29267AA7" w:rsidR="0040576B" w:rsidRPr="00D664F9" w:rsidRDefault="0040576B" w:rsidP="00464875">
      <w:pPr>
        <w:spacing w:before="120"/>
        <w:ind w:firstLine="709"/>
        <w:rPr>
          <w:highlight w:val="lightGray"/>
        </w:rPr>
      </w:pPr>
      <w:r w:rsidRPr="00D664F9">
        <w:rPr>
          <w:highlight w:val="lightGray"/>
        </w:rPr>
        <w:t>Дата производства в СУ является параметром груза. Весь принятый в СУ товар учитывается по датам производства.</w:t>
      </w:r>
    </w:p>
    <w:p w14:paraId="3BA0D96A" w14:textId="7868D4C8" w:rsidR="00225349" w:rsidRPr="00D664F9" w:rsidRDefault="00225349" w:rsidP="001E6208">
      <w:pPr>
        <w:spacing w:before="120"/>
        <w:ind w:firstLine="709"/>
        <w:rPr>
          <w:highlight w:val="lightGray"/>
          <w:rPrChange w:id="2078" w:author="Victoria Shilina" w:date="2018-10-25T09:27:00Z">
            <w:rPr/>
          </w:rPrChange>
        </w:rPr>
      </w:pPr>
      <w:r w:rsidRPr="00D664F9">
        <w:rPr>
          <w:highlight w:val="lightGray"/>
          <w:rPrChange w:id="2079" w:author="Victoria Shilina" w:date="2018-10-25T09:27:00Z">
            <w:rPr/>
          </w:rPrChange>
        </w:rPr>
        <w:t xml:space="preserve">Срок годности и </w:t>
      </w:r>
      <w:r w:rsidR="001E6208" w:rsidRPr="00D664F9">
        <w:rPr>
          <w:highlight w:val="lightGray"/>
        </w:rPr>
        <w:t>Д</w:t>
      </w:r>
      <w:r w:rsidRPr="00D664F9">
        <w:rPr>
          <w:highlight w:val="lightGray"/>
          <w:rPrChange w:id="2080" w:author="Victoria Shilina" w:date="2018-10-25T09:27:00Z">
            <w:rPr/>
          </w:rPrChange>
        </w:rPr>
        <w:t>ата производства связаны соотношением:</w:t>
      </w:r>
      <w:r w:rsidR="001E6208" w:rsidRPr="00D664F9">
        <w:rPr>
          <w:highlight w:val="lightGray"/>
        </w:rPr>
        <w:t xml:space="preserve"> </w:t>
      </w:r>
      <w:r w:rsidRPr="00D664F9">
        <w:rPr>
          <w:highlight w:val="lightGray"/>
          <w:rPrChange w:id="2081" w:author="Victoria Shilina" w:date="2018-10-25T09:27:00Z">
            <w:rPr/>
          </w:rPrChange>
        </w:rPr>
        <w:t>Дата производства + Срок хранения = Дата «годен до:»</w:t>
      </w:r>
    </w:p>
    <w:p w14:paraId="24C197A5" w14:textId="3818F62F" w:rsidR="00225349" w:rsidRPr="00D664F9" w:rsidRDefault="00225349" w:rsidP="00225349">
      <w:pPr>
        <w:ind w:firstLine="567"/>
        <w:rPr>
          <w:highlight w:val="lightGray"/>
          <w:rPrChange w:id="2082" w:author="Victoria Shilina" w:date="2018-10-25T09:27:00Z">
            <w:rPr/>
          </w:rPrChange>
        </w:rPr>
      </w:pPr>
      <w:r w:rsidRPr="00D664F9">
        <w:rPr>
          <w:highlight w:val="lightGray"/>
          <w:rPrChange w:id="2083" w:author="Victoria Shilina" w:date="2018-10-25T09:27:00Z">
            <w:rPr/>
          </w:rPrChange>
        </w:rPr>
        <w:t>С</w:t>
      </w:r>
      <w:r w:rsidR="00927ECA" w:rsidRPr="00D664F9">
        <w:rPr>
          <w:highlight w:val="lightGray"/>
        </w:rPr>
        <w:t>рок хранения (в днях</w:t>
      </w:r>
      <w:r w:rsidRPr="00D664F9">
        <w:rPr>
          <w:highlight w:val="lightGray"/>
          <w:rPrChange w:id="2084" w:author="Victoria Shilina" w:date="2018-10-25T09:27:00Z">
            <w:rPr/>
          </w:rPrChange>
        </w:rPr>
        <w:t>) – это параметр товара, который передается в WMS из ГС вместе с остальными параметрами товара.</w:t>
      </w:r>
    </w:p>
    <w:p w14:paraId="31E34A24" w14:textId="3F1CAEFE" w:rsidR="00225349" w:rsidRPr="00D664F9" w:rsidRDefault="00225349" w:rsidP="00225349">
      <w:pPr>
        <w:spacing w:before="120" w:after="0"/>
        <w:ind w:firstLine="539"/>
        <w:rPr>
          <w:highlight w:val="lightGray"/>
          <w:rPrChange w:id="2085" w:author="Victoria Shilina" w:date="2018-10-25T09:27:00Z">
            <w:rPr/>
          </w:rPrChange>
        </w:rPr>
      </w:pPr>
      <w:r w:rsidRPr="00D664F9">
        <w:rPr>
          <w:highlight w:val="lightGray"/>
          <w:rPrChange w:id="2086" w:author="Victoria Shilina" w:date="2018-10-25T09:27:00Z">
            <w:rPr/>
          </w:rPrChange>
        </w:rPr>
        <w:t xml:space="preserve">СУ передает в ГС сведения о принятом и отгруженном товаре в разрезе </w:t>
      </w:r>
      <w:r w:rsidR="00937BC1" w:rsidRPr="00D664F9">
        <w:rPr>
          <w:highlight w:val="lightGray"/>
          <w:rPrChange w:id="2087" w:author="Victoria Shilina" w:date="2018-10-25T09:27:00Z">
            <w:rPr/>
          </w:rPrChange>
        </w:rPr>
        <w:t>товарных партий</w:t>
      </w:r>
      <w:r w:rsidRPr="00D664F9">
        <w:rPr>
          <w:highlight w:val="lightGray"/>
          <w:rPrChange w:id="2088" w:author="Victoria Shilina" w:date="2018-10-25T09:27:00Z">
            <w:rPr/>
          </w:rPrChange>
        </w:rPr>
        <w:t xml:space="preserve">. </w:t>
      </w:r>
    </w:p>
    <w:p w14:paraId="77A01F91" w14:textId="77777777" w:rsidR="00225349" w:rsidRPr="00D664F9" w:rsidRDefault="00225349" w:rsidP="00225349">
      <w:pPr>
        <w:ind w:firstLine="567"/>
        <w:rPr>
          <w:highlight w:val="lightGray"/>
          <w:rPrChange w:id="2089" w:author="Victoria Shilina" w:date="2018-10-25T09:27:00Z">
            <w:rPr/>
          </w:rPrChange>
        </w:rPr>
      </w:pPr>
      <w:r w:rsidRPr="00D664F9">
        <w:rPr>
          <w:highlight w:val="lightGray"/>
          <w:rPrChange w:id="2090" w:author="Victoria Shilina" w:date="2018-10-25T09:27:00Z">
            <w:rPr/>
          </w:rPrChange>
        </w:rPr>
        <w:t>В WMS для каждого груза рассчитывается «остаточный срок годности» груза:</w:t>
      </w:r>
    </w:p>
    <w:p w14:paraId="54E7EB5F" w14:textId="77777777" w:rsidR="00225349" w:rsidRPr="00D664F9" w:rsidRDefault="00225349" w:rsidP="00225349">
      <w:pPr>
        <w:ind w:firstLine="567"/>
        <w:rPr>
          <w:highlight w:val="lightGray"/>
          <w:rPrChange w:id="2091" w:author="Victoria Shilina" w:date="2018-10-25T09:27:00Z">
            <w:rPr/>
          </w:rPrChange>
        </w:rPr>
      </w:pPr>
      <w:r w:rsidRPr="00D664F9">
        <w:rPr>
          <w:highlight w:val="lightGray"/>
          <w:rPrChange w:id="2092" w:author="Victoria Shilina" w:date="2018-10-25T09:27:00Z">
            <w:rPr/>
          </w:rPrChange>
        </w:rPr>
        <w:t>ОСГ в днях = Дата «годен до:» - Текущая дата</w:t>
      </w:r>
    </w:p>
    <w:p w14:paraId="603D725A" w14:textId="01A70D3D" w:rsidR="00225349" w:rsidRDefault="00225349" w:rsidP="00225349">
      <w:pPr>
        <w:ind w:firstLine="567"/>
      </w:pPr>
      <w:r w:rsidRPr="00D664F9">
        <w:rPr>
          <w:highlight w:val="lightGray"/>
          <w:rPrChange w:id="2093" w:author="Victoria Shilina" w:date="2018-10-25T09:27:00Z">
            <w:rPr/>
          </w:rPrChange>
        </w:rPr>
        <w:t>ОСГ в процентах = 100% * (Дата «годен до:» - Текущая дата) / Ср</w:t>
      </w:r>
      <w:r w:rsidR="00981666" w:rsidRPr="00D664F9">
        <w:rPr>
          <w:highlight w:val="lightGray"/>
        </w:rPr>
        <w:t>о</w:t>
      </w:r>
      <w:r w:rsidRPr="00D664F9">
        <w:rPr>
          <w:highlight w:val="lightGray"/>
          <w:rPrChange w:id="2094" w:author="Victoria Shilina" w:date="2018-10-25T09:27:00Z">
            <w:rPr/>
          </w:rPrChange>
        </w:rPr>
        <w:t>к хранения</w:t>
      </w:r>
    </w:p>
    <w:p w14:paraId="1A24516E" w14:textId="77777777" w:rsidR="009F1045" w:rsidRPr="00FD3425" w:rsidRDefault="009F1045" w:rsidP="00225349">
      <w:pPr>
        <w:ind w:firstLine="567"/>
      </w:pPr>
    </w:p>
    <w:p w14:paraId="3D550D06" w14:textId="41B2BAF0" w:rsidR="002520FD" w:rsidRPr="00FD3425" w:rsidRDefault="002520FD" w:rsidP="002520FD">
      <w:pPr>
        <w:pStyle w:val="2"/>
        <w:rPr>
          <w:lang w:val="ru-RU"/>
        </w:rPr>
      </w:pPr>
      <w:bookmarkStart w:id="2095" w:name="_Toc529192726"/>
      <w:r w:rsidRPr="00FD3425">
        <w:rPr>
          <w:lang w:val="ru-RU"/>
        </w:rPr>
        <w:t>Товарные группы</w:t>
      </w:r>
      <w:bookmarkEnd w:id="2095"/>
    </w:p>
    <w:p w14:paraId="00BA6E58" w14:textId="77777777" w:rsidR="002520FD" w:rsidRPr="00016135" w:rsidRDefault="002520FD" w:rsidP="002520FD">
      <w:pPr>
        <w:spacing w:before="120" w:after="0"/>
        <w:ind w:firstLine="539"/>
        <w:rPr>
          <w:highlight w:val="lightGray"/>
          <w:rPrChange w:id="2096" w:author="Victoria Shilina" w:date="2018-10-25T09:28:00Z">
            <w:rPr/>
          </w:rPrChange>
        </w:rPr>
      </w:pPr>
      <w:r w:rsidRPr="00016135">
        <w:rPr>
          <w:highlight w:val="lightGray"/>
          <w:rPrChange w:id="2097" w:author="Victoria Shilina" w:date="2018-10-25T09:28:00Z">
            <w:rPr/>
          </w:rPrChange>
        </w:rPr>
        <w:t>СУ поддерживает работу со справочником товарных групп. Допускаются вложенные группы и несколько параллельных классификаторов (напр., отдельно по типам товаров и отдельно по производителям).</w:t>
      </w:r>
    </w:p>
    <w:p w14:paraId="0B27E1B1" w14:textId="77777777" w:rsidR="002520FD" w:rsidRPr="00016135" w:rsidRDefault="002520FD" w:rsidP="002520FD">
      <w:pPr>
        <w:spacing w:before="120" w:after="0"/>
        <w:ind w:firstLine="539"/>
        <w:rPr>
          <w:highlight w:val="lightGray"/>
          <w:rPrChange w:id="2098" w:author="Victoria Shilina" w:date="2018-10-25T09:28:00Z">
            <w:rPr/>
          </w:rPrChange>
        </w:rPr>
      </w:pPr>
      <w:r w:rsidRPr="00016135">
        <w:rPr>
          <w:highlight w:val="lightGray"/>
          <w:rPrChange w:id="2099" w:author="Victoria Shilina" w:date="2018-10-25T09:28:00Z">
            <w:rPr/>
          </w:rPrChange>
        </w:rPr>
        <w:t>Информация о принадлежности товара к товарным группам приходит в WMS из ГС.</w:t>
      </w:r>
    </w:p>
    <w:p w14:paraId="1409EDDD" w14:textId="01C5EB09" w:rsidR="002520FD" w:rsidRPr="00016135" w:rsidRDefault="002520FD" w:rsidP="002520FD">
      <w:pPr>
        <w:spacing w:before="120" w:after="0"/>
        <w:ind w:firstLine="539"/>
        <w:rPr>
          <w:highlight w:val="lightGray"/>
          <w:rPrChange w:id="2100" w:author="Victoria Shilina" w:date="2018-10-25T09:28:00Z">
            <w:rPr/>
          </w:rPrChange>
        </w:rPr>
      </w:pPr>
      <w:r w:rsidRPr="00016135">
        <w:rPr>
          <w:highlight w:val="lightGray"/>
          <w:rPrChange w:id="2101" w:author="Victoria Shilina" w:date="2018-10-25T09:28:00Z">
            <w:rPr/>
          </w:rPrChange>
        </w:rPr>
        <w:t>СУ позволяет вводить новые товарные группы независимо от</w:t>
      </w:r>
      <w:r w:rsidR="00703BF2" w:rsidRPr="00016135">
        <w:rPr>
          <w:highlight w:val="lightGray"/>
          <w:rPrChange w:id="2102" w:author="Victoria Shilina" w:date="2018-10-25T09:28:00Z">
            <w:rPr/>
          </w:rPrChange>
        </w:rPr>
        <w:t xml:space="preserve"> ГС</w:t>
      </w:r>
      <w:r w:rsidRPr="00016135">
        <w:rPr>
          <w:highlight w:val="lightGray"/>
          <w:rPrChange w:id="2103" w:author="Victoria Shilina" w:date="2018-10-25T09:28:00Z">
            <w:rPr/>
          </w:rPrChange>
        </w:rPr>
        <w:t xml:space="preserve"> (т.е. из</w:t>
      </w:r>
      <w:r w:rsidR="00703BF2" w:rsidRPr="00016135">
        <w:rPr>
          <w:highlight w:val="lightGray"/>
          <w:rPrChange w:id="2104" w:author="Victoria Shilina" w:date="2018-10-25T09:28:00Z">
            <w:rPr/>
          </w:rPrChange>
        </w:rPr>
        <w:t xml:space="preserve"> ГС</w:t>
      </w:r>
      <w:r w:rsidRPr="00016135">
        <w:rPr>
          <w:highlight w:val="lightGray"/>
          <w:rPrChange w:id="2105" w:author="Victoria Shilina" w:date="2018-10-25T09:28:00Z">
            <w:rPr/>
          </w:rPrChange>
        </w:rPr>
        <w:t xml:space="preserve"> приходит один или несколько параллельных классификаторов, и в WMS ведется еще несколько). </w:t>
      </w:r>
    </w:p>
    <w:p w14:paraId="5BF6FCDB" w14:textId="68CE172F" w:rsidR="002520FD" w:rsidRDefault="002520FD" w:rsidP="002520FD">
      <w:pPr>
        <w:spacing w:before="120" w:after="0"/>
        <w:ind w:firstLine="539"/>
      </w:pPr>
      <w:r w:rsidRPr="00016135">
        <w:rPr>
          <w:highlight w:val="lightGray"/>
          <w:rPrChange w:id="2106" w:author="Victoria Shilina" w:date="2018-10-25T09:28:00Z">
            <w:rPr/>
          </w:rPrChange>
        </w:rPr>
        <w:t xml:space="preserve">Первоначально в WMS </w:t>
      </w:r>
      <w:r w:rsidR="00703BF2" w:rsidRPr="00016135">
        <w:rPr>
          <w:highlight w:val="lightGray"/>
          <w:rPrChange w:id="2107" w:author="Victoria Shilina" w:date="2018-10-25T09:28:00Z">
            <w:rPr/>
          </w:rPrChange>
        </w:rPr>
        <w:t>будут созданы группы</w:t>
      </w:r>
      <w:r w:rsidR="00C202A3" w:rsidRPr="00016135">
        <w:rPr>
          <w:highlight w:val="lightGray"/>
          <w:rPrChange w:id="2108" w:author="Victoria Shilina" w:date="2018-10-25T09:28:00Z">
            <w:rPr/>
          </w:rPrChange>
        </w:rPr>
        <w:t xml:space="preserve"> товаров</w:t>
      </w:r>
      <w:r w:rsidR="00703BF2" w:rsidRPr="00016135">
        <w:rPr>
          <w:highlight w:val="lightGray"/>
          <w:rPrChange w:id="2109" w:author="Victoria Shilina" w:date="2018-10-25T09:28:00Z">
            <w:rPr/>
          </w:rPrChange>
        </w:rPr>
        <w:t xml:space="preserve"> </w:t>
      </w:r>
      <w:ins w:id="2110" w:author="Victoria Shilina" w:date="2018-10-25T09:27:00Z">
        <w:r w:rsidR="00EC2DEC" w:rsidRPr="00016135">
          <w:rPr>
            <w:highlight w:val="lightGray"/>
            <w:rPrChange w:id="2111" w:author="Victoria Shilina" w:date="2018-10-25T09:28:00Z">
              <w:rPr/>
            </w:rPrChange>
          </w:rPr>
          <w:t xml:space="preserve">«Штучный», </w:t>
        </w:r>
      </w:ins>
      <w:r w:rsidR="00703BF2" w:rsidRPr="00016135">
        <w:rPr>
          <w:highlight w:val="lightGray"/>
          <w:rPrChange w:id="2112" w:author="Victoria Shilina" w:date="2018-10-25T09:28:00Z">
            <w:rPr/>
          </w:rPrChange>
        </w:rPr>
        <w:t>«Весовой</w:t>
      </w:r>
      <w:r w:rsidR="004D68AE" w:rsidRPr="00016135">
        <w:rPr>
          <w:highlight w:val="lightGray"/>
          <w:rPrChange w:id="2113" w:author="Victoria Shilina" w:date="2018-10-25T09:28:00Z">
            <w:rPr/>
          </w:rPrChange>
        </w:rPr>
        <w:t xml:space="preserve"> </w:t>
      </w:r>
      <w:del w:id="2114" w:author="Victoria Shilina" w:date="2018-10-25T09:27:00Z">
        <w:r w:rsidR="004D68AE" w:rsidRPr="00016135" w:rsidDel="00EC2DEC">
          <w:rPr>
            <w:highlight w:val="lightGray"/>
            <w:rPrChange w:id="2115" w:author="Victoria Shilina" w:date="2018-10-25T09:28:00Z">
              <w:rPr/>
            </w:rPrChange>
          </w:rPr>
          <w:delText xml:space="preserve">не </w:delText>
        </w:r>
      </w:del>
      <w:r w:rsidR="004D68AE" w:rsidRPr="00016135">
        <w:rPr>
          <w:highlight w:val="lightGray"/>
          <w:rPrChange w:id="2116" w:author="Victoria Shilina" w:date="2018-10-25T09:28:00Z">
            <w:rPr/>
          </w:rPrChange>
        </w:rPr>
        <w:t>номинальный</w:t>
      </w:r>
      <w:r w:rsidR="00703BF2" w:rsidRPr="00016135">
        <w:rPr>
          <w:highlight w:val="lightGray"/>
          <w:rPrChange w:id="2117" w:author="Victoria Shilina" w:date="2018-10-25T09:28:00Z">
            <w:rPr/>
          </w:rPrChange>
        </w:rPr>
        <w:t>»</w:t>
      </w:r>
      <w:del w:id="2118" w:author="Victoria Shilina" w:date="2018-10-25T09:28:00Z">
        <w:r w:rsidR="00402A1D" w:rsidRPr="00016135" w:rsidDel="00EC2DEC">
          <w:rPr>
            <w:highlight w:val="lightGray"/>
            <w:rPrChange w:id="2119" w:author="Victoria Shilina" w:date="2018-10-25T09:28:00Z">
              <w:rPr/>
            </w:rPrChange>
          </w:rPr>
          <w:delText>,</w:delText>
        </w:r>
      </w:del>
      <w:ins w:id="2120" w:author="Victoria Shilina" w:date="2018-10-25T09:28:00Z">
        <w:r w:rsidR="00EC2DEC" w:rsidRPr="00016135">
          <w:rPr>
            <w:highlight w:val="lightGray"/>
            <w:rPrChange w:id="2121" w:author="Victoria Shilina" w:date="2018-10-25T09:28:00Z">
              <w:rPr/>
            </w:rPrChange>
          </w:rPr>
          <w:t xml:space="preserve"> и</w:t>
        </w:r>
      </w:ins>
      <w:r w:rsidR="00402A1D" w:rsidRPr="00016135">
        <w:rPr>
          <w:highlight w:val="lightGray"/>
          <w:rPrChange w:id="2122" w:author="Victoria Shilina" w:date="2018-10-25T09:28:00Z">
            <w:rPr/>
          </w:rPrChange>
        </w:rPr>
        <w:t xml:space="preserve"> «Весовой </w:t>
      </w:r>
      <w:ins w:id="2123" w:author="Victoria Shilina" w:date="2018-10-25T09:27:00Z">
        <w:r w:rsidR="00EC2DEC" w:rsidRPr="00016135">
          <w:rPr>
            <w:highlight w:val="lightGray"/>
            <w:rPrChange w:id="2124" w:author="Victoria Shilina" w:date="2018-10-25T09:28:00Z">
              <w:rPr/>
            </w:rPrChange>
          </w:rPr>
          <w:t xml:space="preserve">не </w:t>
        </w:r>
      </w:ins>
      <w:r w:rsidR="00402A1D" w:rsidRPr="00016135">
        <w:rPr>
          <w:highlight w:val="lightGray"/>
          <w:rPrChange w:id="2125" w:author="Victoria Shilina" w:date="2018-10-25T09:28:00Z">
            <w:rPr/>
          </w:rPrChange>
        </w:rPr>
        <w:t>номинальный</w:t>
      </w:r>
      <w:del w:id="2126" w:author="Victoria Shilina" w:date="2018-10-25T09:28:00Z">
        <w:r w:rsidR="00065BDA" w:rsidRPr="00016135" w:rsidDel="00EC2DEC">
          <w:rPr>
            <w:highlight w:val="lightGray"/>
            <w:rPrChange w:id="2127" w:author="Victoria Shilina" w:date="2018-10-25T09:28:00Z">
              <w:rPr/>
            </w:rPrChange>
          </w:rPr>
          <w:delText>(он же штучный)</w:delText>
        </w:r>
      </w:del>
      <w:del w:id="2128" w:author="Victoria Shilina" w:date="2018-10-24T11:09:00Z">
        <w:r w:rsidR="00402A1D" w:rsidRPr="00016135" w:rsidDel="00EF7B3D">
          <w:rPr>
            <w:highlight w:val="lightGray"/>
            <w:rPrChange w:id="2129" w:author="Victoria Shilina" w:date="2018-10-25T09:28:00Z">
              <w:rPr/>
            </w:rPrChange>
          </w:rPr>
          <w:delText>»</w:delText>
        </w:r>
      </w:del>
      <w:del w:id="2130" w:author="Victoria Shilina" w:date="2018-10-25T09:28:00Z">
        <w:r w:rsidR="00703BF2" w:rsidRPr="00016135" w:rsidDel="00EC2DEC">
          <w:rPr>
            <w:highlight w:val="lightGray"/>
            <w:rPrChange w:id="2131" w:author="Victoria Shilina" w:date="2018-10-25T09:28:00Z">
              <w:rPr/>
            </w:rPrChange>
          </w:rPr>
          <w:delText xml:space="preserve"> и «</w:delText>
        </w:r>
        <w:r w:rsidR="004D68AE" w:rsidRPr="00016135" w:rsidDel="00EC2DEC">
          <w:rPr>
            <w:highlight w:val="lightGray"/>
            <w:rPrChange w:id="2132" w:author="Victoria Shilina" w:date="2018-10-25T09:28:00Z">
              <w:rPr/>
            </w:rPrChange>
          </w:rPr>
          <w:delText>Без этикетки</w:delText>
        </w:r>
      </w:del>
      <w:r w:rsidR="00C202A3" w:rsidRPr="00016135">
        <w:rPr>
          <w:highlight w:val="lightGray"/>
          <w:rPrChange w:id="2133" w:author="Victoria Shilina" w:date="2018-10-25T09:28:00Z">
            <w:rPr/>
          </w:rPrChange>
        </w:rPr>
        <w:t>»</w:t>
      </w:r>
      <w:r w:rsidR="00703BF2" w:rsidRPr="00016135">
        <w:rPr>
          <w:highlight w:val="lightGray"/>
          <w:rPrChange w:id="2134" w:author="Victoria Shilina" w:date="2018-10-25T09:28:00Z">
            <w:rPr/>
          </w:rPrChange>
        </w:rPr>
        <w:t>.</w:t>
      </w:r>
      <w:r w:rsidR="00703BF2" w:rsidRPr="00016135">
        <w:rPr>
          <w:highlight w:val="lightGray"/>
        </w:rPr>
        <w:t xml:space="preserve"> </w:t>
      </w:r>
    </w:p>
    <w:p w14:paraId="60E125D5" w14:textId="0E92ED54" w:rsidR="004A4223" w:rsidRPr="00FD3425" w:rsidRDefault="003F42D5" w:rsidP="004A4223">
      <w:pPr>
        <w:pStyle w:val="2"/>
        <w:rPr>
          <w:lang w:val="ru-RU"/>
        </w:rPr>
      </w:pPr>
      <w:bookmarkStart w:id="2135" w:name="_Качественное_состояние_товара"/>
      <w:bookmarkStart w:id="2136" w:name="_Статус_Груза"/>
      <w:bookmarkStart w:id="2137" w:name="_Toc529192727"/>
      <w:bookmarkEnd w:id="2135"/>
      <w:bookmarkEnd w:id="2136"/>
      <w:r>
        <w:rPr>
          <w:lang w:val="ru-RU"/>
        </w:rPr>
        <w:t>Статус Груза</w:t>
      </w:r>
      <w:bookmarkEnd w:id="2137"/>
    </w:p>
    <w:p w14:paraId="4C235E9F" w14:textId="7C9B9C20" w:rsidR="00703BF2" w:rsidRDefault="00703BF2" w:rsidP="00703BF2">
      <w:pPr>
        <w:spacing w:before="120" w:after="120" w:afterAutospacing="0"/>
        <w:ind w:firstLine="539"/>
        <w:rPr>
          <w:ins w:id="2138" w:author="Victoria Shilina" w:date="2018-10-26T10:44:00Z"/>
          <w:highlight w:val="lightGray"/>
        </w:rPr>
      </w:pPr>
      <w:r w:rsidRPr="00C50CAC">
        <w:rPr>
          <w:highlight w:val="lightGray"/>
          <w:rPrChange w:id="2139" w:author="Victoria Shilina" w:date="2018-10-25T14:20:00Z">
            <w:rPr/>
          </w:rPrChange>
        </w:rPr>
        <w:t>Для учета качественного состояния товара в грузе буд</w:t>
      </w:r>
      <w:del w:id="2140" w:author="Victoria Shilina" w:date="2018-10-26T10:44:00Z">
        <w:r w:rsidRPr="00C50CAC" w:rsidDel="003554D0">
          <w:rPr>
            <w:highlight w:val="lightGray"/>
            <w:rPrChange w:id="2141" w:author="Victoria Shilina" w:date="2018-10-25T14:20:00Z">
              <w:rPr/>
            </w:rPrChange>
          </w:rPr>
          <w:delText>е</w:delText>
        </w:r>
      </w:del>
      <w:ins w:id="2142" w:author="Victoria Shilina" w:date="2018-10-26T10:44:00Z">
        <w:r w:rsidR="003554D0">
          <w:rPr>
            <w:highlight w:val="lightGray"/>
          </w:rPr>
          <w:t>у</w:t>
        </w:r>
      </w:ins>
      <w:r w:rsidRPr="00C50CAC">
        <w:rPr>
          <w:highlight w:val="lightGray"/>
          <w:rPrChange w:id="2143" w:author="Victoria Shilina" w:date="2018-10-25T14:20:00Z">
            <w:rPr/>
          </w:rPrChange>
        </w:rPr>
        <w:t xml:space="preserve">т использоваться понятие WMS </w:t>
      </w:r>
      <w:ins w:id="2144" w:author="Victoria Shilina" w:date="2018-10-26T10:44:00Z">
        <w:r w:rsidR="003554D0">
          <w:rPr>
            <w:highlight w:val="lightGray"/>
          </w:rPr>
          <w:t xml:space="preserve">«статус» Груза и </w:t>
        </w:r>
      </w:ins>
      <w:r w:rsidRPr="00C50CAC">
        <w:rPr>
          <w:highlight w:val="lightGray"/>
          <w:rPrChange w:id="2145" w:author="Victoria Shilina" w:date="2018-10-25T14:20:00Z">
            <w:rPr/>
          </w:rPrChange>
        </w:rPr>
        <w:t xml:space="preserve">«категория». </w:t>
      </w:r>
    </w:p>
    <w:p w14:paraId="78C16A56" w14:textId="3975D8D5" w:rsidR="003554D0" w:rsidRDefault="003554D0" w:rsidP="003554D0">
      <w:pPr>
        <w:spacing w:before="120" w:after="120" w:afterAutospacing="0"/>
        <w:ind w:firstLine="539"/>
        <w:rPr>
          <w:ins w:id="2146" w:author="Victoria Shilina" w:date="2018-10-26T10:44:00Z"/>
          <w:highlight w:val="lightGray"/>
        </w:rPr>
      </w:pPr>
      <w:ins w:id="2147" w:author="Victoria Shilina" w:date="2018-10-26T10:44:00Z">
        <w:r w:rsidRPr="00E82A25">
          <w:rPr>
            <w:highlight w:val="lightGray"/>
            <w:rPrChange w:id="2148" w:author="Victoria Shilina" w:date="2018-10-26T10:45:00Z">
              <w:rPr/>
            </w:rPrChange>
          </w:rPr>
          <w:t>Категория груза – это дополнительное описание состояния груза в СУ, расширяющее описание статусом.</w:t>
        </w:r>
      </w:ins>
      <w:ins w:id="2149" w:author="Victoria Shilina" w:date="2018-10-26T10:45:00Z">
        <w:r w:rsidRPr="00E82A25">
          <w:rPr>
            <w:highlight w:val="lightGray"/>
            <w:rPrChange w:id="2150" w:author="Victoria Shilina" w:date="2018-10-26T10:45:00Z">
              <w:rPr/>
            </w:rPrChange>
          </w:rPr>
          <w:t xml:space="preserve"> </w:t>
        </w:r>
      </w:ins>
      <w:ins w:id="2151" w:author="Victoria Shilina" w:date="2018-10-26T10:44:00Z">
        <w:r w:rsidRPr="00E82A25">
          <w:rPr>
            <w:highlight w:val="lightGray"/>
            <w:rPrChange w:id="2152" w:author="Victoria Shilina" w:date="2018-10-26T10:45:00Z">
              <w:rPr/>
            </w:rPrChange>
          </w:rPr>
          <w:t>Категории представлены в СУ в виде свободно пополняемого справочника. Как правило, категории</w:t>
        </w:r>
      </w:ins>
      <w:ins w:id="2153" w:author="Victoria Shilina" w:date="2018-10-26T10:45:00Z">
        <w:r w:rsidRPr="00E82A25">
          <w:rPr>
            <w:highlight w:val="lightGray"/>
            <w:rPrChange w:id="2154" w:author="Victoria Shilina" w:date="2018-10-26T10:45:00Z">
              <w:rPr/>
            </w:rPrChange>
          </w:rPr>
          <w:t xml:space="preserve"> </w:t>
        </w:r>
      </w:ins>
      <w:ins w:id="2155" w:author="Victoria Shilina" w:date="2018-10-26T10:44:00Z">
        <w:r w:rsidRPr="00E82A25">
          <w:rPr>
            <w:highlight w:val="lightGray"/>
            <w:rPrChange w:id="2156" w:author="Victoria Shilina" w:date="2018-10-26T10:45:00Z">
              <w:rPr/>
            </w:rPrChange>
          </w:rPr>
          <w:t>используются для уточнения качественного состояния груза, например, для описания видов брака или</w:t>
        </w:r>
      </w:ins>
      <w:ins w:id="2157" w:author="Victoria Shilina" w:date="2018-10-26T10:45:00Z">
        <w:r w:rsidRPr="00E82A25">
          <w:rPr>
            <w:highlight w:val="lightGray"/>
            <w:rPrChange w:id="2158" w:author="Victoria Shilina" w:date="2018-10-26T10:45:00Z">
              <w:rPr/>
            </w:rPrChange>
          </w:rPr>
          <w:t xml:space="preserve"> </w:t>
        </w:r>
      </w:ins>
      <w:proofErr w:type="spellStart"/>
      <w:ins w:id="2159" w:author="Victoria Shilina" w:date="2018-10-26T10:44:00Z">
        <w:r w:rsidRPr="00E82A25">
          <w:rPr>
            <w:highlight w:val="lightGray"/>
            <w:rPrChange w:id="2160" w:author="Victoria Shilina" w:date="2018-10-26T10:45:00Z">
              <w:rPr/>
            </w:rPrChange>
          </w:rPr>
          <w:t>некондиции</w:t>
        </w:r>
        <w:proofErr w:type="spellEnd"/>
        <w:r w:rsidRPr="00E82A25">
          <w:rPr>
            <w:highlight w:val="lightGray"/>
            <w:rPrChange w:id="2161" w:author="Victoria Shilina" w:date="2018-10-26T10:45:00Z">
              <w:rPr/>
            </w:rPrChange>
          </w:rPr>
          <w:t>.</w:t>
        </w:r>
      </w:ins>
    </w:p>
    <w:p w14:paraId="754C0DE1" w14:textId="41396B1B" w:rsidR="003554D0" w:rsidRPr="001C3BE2" w:rsidRDefault="003554D0" w:rsidP="00703BF2">
      <w:pPr>
        <w:spacing w:before="120" w:after="120" w:afterAutospacing="0"/>
        <w:ind w:firstLine="539"/>
        <w:rPr>
          <w:highlight w:val="lightGray"/>
          <w:rPrChange w:id="2162" w:author="Victoria Shilina" w:date="2018-10-25T14:20:00Z">
            <w:rPr/>
          </w:rPrChange>
        </w:rPr>
      </w:pPr>
      <w:ins w:id="2163" w:author="Victoria Shilina" w:date="2018-10-26T10:44:00Z">
        <w:r w:rsidRPr="001C3BE2">
          <w:rPr>
            <w:highlight w:val="lightGray"/>
          </w:rPr>
          <w:t xml:space="preserve">Для </w:t>
        </w:r>
      </w:ins>
      <w:r w:rsidR="006F35A3" w:rsidRPr="001C3BE2">
        <w:rPr>
          <w:highlight w:val="lightGray"/>
        </w:rPr>
        <w:t>контроля качества</w:t>
      </w:r>
      <w:ins w:id="2164" w:author="Victoria Shilina" w:date="2018-10-26T10:44:00Z">
        <w:r w:rsidRPr="001C3BE2">
          <w:rPr>
            <w:highlight w:val="lightGray"/>
          </w:rPr>
          <w:t xml:space="preserve"> возможны следующие статусы </w:t>
        </w:r>
      </w:ins>
      <w:r w:rsidR="00682DDC" w:rsidRPr="001C3BE2">
        <w:rPr>
          <w:highlight w:val="lightGray"/>
        </w:rPr>
        <w:t>Груз</w:t>
      </w:r>
      <w:ins w:id="2165" w:author="Victoria Shilina" w:date="2018-10-26T10:44:00Z">
        <w:r w:rsidRPr="001C3BE2">
          <w:rPr>
            <w:highlight w:val="lightGray"/>
          </w:rPr>
          <w:t>а:</w:t>
        </w:r>
      </w:ins>
    </w:p>
    <w:p w14:paraId="3168362F" w14:textId="77777777" w:rsidR="00C50CAC" w:rsidRPr="001C3BE2" w:rsidRDefault="00C50CAC" w:rsidP="00C50CAC">
      <w:pPr>
        <w:pStyle w:val="afff1"/>
        <w:numPr>
          <w:ilvl w:val="0"/>
          <w:numId w:val="61"/>
        </w:numPr>
        <w:spacing w:after="160" w:line="259" w:lineRule="auto"/>
        <w:jc w:val="left"/>
        <w:rPr>
          <w:ins w:id="2166" w:author="Victoria Shilina" w:date="2018-10-25T14:20:00Z"/>
          <w:highlight w:val="lightGray"/>
          <w:rPrChange w:id="2167" w:author="Victoria Shilina" w:date="2018-10-25T14:20:00Z">
            <w:rPr>
              <w:ins w:id="2168" w:author="Victoria Shilina" w:date="2018-10-25T14:20:00Z"/>
              <w:highlight w:val="yellow"/>
            </w:rPr>
          </w:rPrChange>
        </w:rPr>
      </w:pPr>
      <w:ins w:id="2169" w:author="Victoria Shilina" w:date="2018-10-25T14:20:00Z">
        <w:r w:rsidRPr="001C3BE2">
          <w:rPr>
            <w:highlight w:val="lightGray"/>
            <w:rPrChange w:id="2170" w:author="Victoria Shilina" w:date="2018-10-25T14:20:00Z">
              <w:rPr>
                <w:highlight w:val="yellow"/>
              </w:rPr>
            </w:rPrChange>
          </w:rPr>
          <w:t>Доступен (норма) – стояние которое по умолчанию присваивает система СУ, когда товар соответствует весовым нормам согласно артикула, кондиционный товар доступный для выполнения работ;</w:t>
        </w:r>
      </w:ins>
    </w:p>
    <w:p w14:paraId="05F38949" w14:textId="77777777" w:rsidR="00C50CAC" w:rsidRPr="001C3BE2" w:rsidRDefault="00C50CAC" w:rsidP="00C50CAC">
      <w:pPr>
        <w:pStyle w:val="afff1"/>
        <w:numPr>
          <w:ilvl w:val="0"/>
          <w:numId w:val="61"/>
        </w:numPr>
        <w:spacing w:after="160" w:line="259" w:lineRule="auto"/>
        <w:jc w:val="left"/>
        <w:rPr>
          <w:ins w:id="2171" w:author="Victoria Shilina" w:date="2018-10-25T14:20:00Z"/>
          <w:highlight w:val="lightGray"/>
          <w:rPrChange w:id="2172" w:author="Victoria Shilina" w:date="2018-10-25T14:20:00Z">
            <w:rPr>
              <w:ins w:id="2173" w:author="Victoria Shilina" w:date="2018-10-25T14:20:00Z"/>
              <w:highlight w:val="yellow"/>
            </w:rPr>
          </w:rPrChange>
        </w:rPr>
      </w:pPr>
      <w:ins w:id="2174" w:author="Victoria Shilina" w:date="2018-10-25T14:20:00Z">
        <w:r w:rsidRPr="001C3BE2">
          <w:rPr>
            <w:highlight w:val="lightGray"/>
            <w:rPrChange w:id="2175" w:author="Victoria Shilina" w:date="2018-10-25T14:20:00Z">
              <w:rPr>
                <w:highlight w:val="yellow"/>
              </w:rPr>
            </w:rPrChange>
          </w:rPr>
          <w:t xml:space="preserve">Поврежден (на контроль качества) – присваивается Грузам с подозрением на брак в процессе приемки или при обнаружении товара на Складе уже в процессе хранения или сборки.  Оператор отправляет любые грузы с подозрением на брак в зону </w:t>
        </w:r>
        <w:r w:rsidRPr="001C3BE2">
          <w:rPr>
            <w:highlight w:val="lightGray"/>
            <w:lang w:val="en-US"/>
            <w:rPrChange w:id="2176" w:author="Victoria Shilina" w:date="2018-10-25T14:20:00Z">
              <w:rPr>
                <w:highlight w:val="yellow"/>
                <w:lang w:val="en-US"/>
              </w:rPr>
            </w:rPrChange>
          </w:rPr>
          <w:t>CNCS</w:t>
        </w:r>
        <w:r w:rsidRPr="001C3BE2">
          <w:rPr>
            <w:highlight w:val="lightGray"/>
            <w:rPrChange w:id="2177" w:author="Victoria Shilina" w:date="2018-10-25T14:20:00Z">
              <w:rPr>
                <w:highlight w:val="yellow"/>
              </w:rPr>
            </w:rPrChange>
          </w:rPr>
          <w:t>, где они должны пройти процедуру контроля качества;</w:t>
        </w:r>
      </w:ins>
    </w:p>
    <w:p w14:paraId="6AE671AF" w14:textId="77777777" w:rsidR="00C50CAC" w:rsidRPr="001C3BE2" w:rsidRDefault="00C50CAC" w:rsidP="00C50CAC">
      <w:pPr>
        <w:pStyle w:val="afff1"/>
        <w:numPr>
          <w:ilvl w:val="0"/>
          <w:numId w:val="61"/>
        </w:numPr>
        <w:spacing w:after="160" w:line="259" w:lineRule="auto"/>
        <w:jc w:val="left"/>
        <w:rPr>
          <w:ins w:id="2178" w:author="Victoria Shilina" w:date="2018-10-25T14:20:00Z"/>
          <w:highlight w:val="lightGray"/>
          <w:rPrChange w:id="2179" w:author="Victoria Shilina" w:date="2018-10-25T14:20:00Z">
            <w:rPr>
              <w:ins w:id="2180" w:author="Victoria Shilina" w:date="2018-10-25T14:20:00Z"/>
              <w:highlight w:val="yellow"/>
            </w:rPr>
          </w:rPrChange>
        </w:rPr>
      </w:pPr>
      <w:ins w:id="2181" w:author="Victoria Shilina" w:date="2018-10-25T14:20:00Z">
        <w:r w:rsidRPr="001C3BE2">
          <w:rPr>
            <w:highlight w:val="lightGray"/>
            <w:rPrChange w:id="2182" w:author="Victoria Shilina" w:date="2018-10-25T14:20:00Z">
              <w:rPr>
                <w:highlight w:val="yellow"/>
              </w:rPr>
            </w:rPrChange>
          </w:rPr>
          <w:t>Ожидание – Груз находится в ожидании проверки качества.</w:t>
        </w:r>
      </w:ins>
    </w:p>
    <w:p w14:paraId="25A4414F" w14:textId="77777777" w:rsidR="00C50CAC" w:rsidRPr="001C3BE2" w:rsidRDefault="00C50CAC" w:rsidP="00C50CAC">
      <w:pPr>
        <w:pStyle w:val="afff1"/>
        <w:numPr>
          <w:ilvl w:val="0"/>
          <w:numId w:val="61"/>
        </w:numPr>
        <w:spacing w:after="160" w:line="259" w:lineRule="auto"/>
        <w:jc w:val="left"/>
        <w:rPr>
          <w:ins w:id="2183" w:author="Victoria Shilina" w:date="2018-10-25T14:20:00Z"/>
          <w:highlight w:val="lightGray"/>
          <w:rPrChange w:id="2184" w:author="Victoria Shilina" w:date="2018-10-25T14:20:00Z">
            <w:rPr>
              <w:ins w:id="2185" w:author="Victoria Shilina" w:date="2018-10-25T14:20:00Z"/>
              <w:highlight w:val="yellow"/>
            </w:rPr>
          </w:rPrChange>
        </w:rPr>
      </w:pPr>
      <w:ins w:id="2186" w:author="Victoria Shilina" w:date="2018-10-25T14:20:00Z">
        <w:r w:rsidRPr="001C3BE2">
          <w:rPr>
            <w:highlight w:val="lightGray"/>
            <w:rPrChange w:id="2187" w:author="Victoria Shilina" w:date="2018-10-25T14:20:00Z">
              <w:rPr>
                <w:highlight w:val="yellow"/>
              </w:rPr>
            </w:rPrChange>
          </w:rPr>
          <w:t>На проверке – Груз находится на проверке качества.</w:t>
        </w:r>
      </w:ins>
    </w:p>
    <w:p w14:paraId="296A3B8F" w14:textId="77777777" w:rsidR="00C50CAC" w:rsidRPr="001C3BE2" w:rsidRDefault="00C50CAC" w:rsidP="00C50CAC">
      <w:pPr>
        <w:pStyle w:val="afff1"/>
        <w:numPr>
          <w:ilvl w:val="0"/>
          <w:numId w:val="61"/>
        </w:numPr>
        <w:spacing w:after="160" w:line="259" w:lineRule="auto"/>
        <w:jc w:val="left"/>
        <w:rPr>
          <w:ins w:id="2188" w:author="Victoria Shilina" w:date="2018-10-25T14:20:00Z"/>
          <w:highlight w:val="lightGray"/>
          <w:rPrChange w:id="2189" w:author="Victoria Shilina" w:date="2018-10-25T14:20:00Z">
            <w:rPr>
              <w:ins w:id="2190" w:author="Victoria Shilina" w:date="2018-10-25T14:20:00Z"/>
              <w:highlight w:val="yellow"/>
            </w:rPr>
          </w:rPrChange>
        </w:rPr>
      </w:pPr>
      <w:ins w:id="2191" w:author="Victoria Shilina" w:date="2018-10-25T14:20:00Z">
        <w:r w:rsidRPr="001C3BE2">
          <w:rPr>
            <w:highlight w:val="lightGray"/>
            <w:rPrChange w:id="2192" w:author="Victoria Shilina" w:date="2018-10-25T14:20:00Z">
              <w:rPr>
                <w:highlight w:val="yellow"/>
              </w:rPr>
            </w:rPrChange>
          </w:rPr>
          <w:t xml:space="preserve">Брак – состояние которое присваивает Администратор или </w:t>
        </w:r>
        <w:proofErr w:type="gramStart"/>
        <w:r w:rsidRPr="001C3BE2">
          <w:rPr>
            <w:highlight w:val="lightGray"/>
            <w:rPrChange w:id="2193" w:author="Victoria Shilina" w:date="2018-10-25T14:20:00Z">
              <w:rPr>
                <w:highlight w:val="yellow"/>
              </w:rPr>
            </w:rPrChange>
          </w:rPr>
          <w:t>Менеджер</w:t>
        </w:r>
        <w:proofErr w:type="gramEnd"/>
        <w:r w:rsidRPr="001C3BE2">
          <w:rPr>
            <w:highlight w:val="lightGray"/>
            <w:rPrChange w:id="2194" w:author="Victoria Shilina" w:date="2018-10-25T14:20:00Z">
              <w:rPr>
                <w:highlight w:val="yellow"/>
              </w:rPr>
            </w:rPrChange>
          </w:rPr>
          <w:t xml:space="preserve"> наделенный соответствующими правами при обработке продукции в зоне </w:t>
        </w:r>
        <w:r w:rsidRPr="001C3BE2">
          <w:rPr>
            <w:highlight w:val="lightGray"/>
            <w:lang w:val="en-US"/>
            <w:rPrChange w:id="2195" w:author="Victoria Shilina" w:date="2018-10-25T14:20:00Z">
              <w:rPr>
                <w:highlight w:val="yellow"/>
                <w:lang w:val="en-US"/>
              </w:rPr>
            </w:rPrChange>
          </w:rPr>
          <w:t>CNCS</w:t>
        </w:r>
        <w:r w:rsidRPr="001C3BE2">
          <w:rPr>
            <w:highlight w:val="lightGray"/>
            <w:rPrChange w:id="2196" w:author="Victoria Shilina" w:date="2018-10-25T14:20:00Z">
              <w:rPr>
                <w:highlight w:val="yellow"/>
              </w:rPr>
            </w:rPrChange>
          </w:rPr>
          <w:t xml:space="preserve"> при определении бракованного товара; Статус такого груза уже нельзя изменить. Груз не доступен для отгрузки в обычные заказы, его можно только списать со склада (отгрузить по заказу с типом «Списание», в деталях которого указано требование на грузы в статусе «Брак»).</w:t>
        </w:r>
      </w:ins>
    </w:p>
    <w:p w14:paraId="43775110" w14:textId="43FD9D45" w:rsidR="005E32DE" w:rsidRDefault="00C50CAC" w:rsidP="001C3BE2">
      <w:pPr>
        <w:pStyle w:val="afff1"/>
        <w:numPr>
          <w:ilvl w:val="0"/>
          <w:numId w:val="61"/>
        </w:numPr>
        <w:spacing w:before="120" w:after="0"/>
        <w:rPr>
          <w:rFonts w:eastAsia="MS Mincho" w:cs="Arial"/>
          <w:i/>
          <w:highlight w:val="lightGray"/>
        </w:rPr>
      </w:pPr>
      <w:proofErr w:type="spellStart"/>
      <w:ins w:id="2197" w:author="Victoria Shilina" w:date="2018-10-25T14:20:00Z">
        <w:r w:rsidRPr="001C3BE2">
          <w:rPr>
            <w:highlight w:val="lightGray"/>
            <w:rPrChange w:id="2198" w:author="Victoria Shilina" w:date="2018-10-25T14:20:00Z">
              <w:rPr>
                <w:highlight w:val="yellow"/>
              </w:rPr>
            </w:rPrChange>
          </w:rPr>
          <w:t>Некондиция</w:t>
        </w:r>
        <w:proofErr w:type="spellEnd"/>
        <w:r w:rsidRPr="001C3BE2">
          <w:rPr>
            <w:highlight w:val="lightGray"/>
            <w:rPrChange w:id="2199" w:author="Victoria Shilina" w:date="2018-10-25T14:20:00Z">
              <w:rPr>
                <w:highlight w:val="yellow"/>
              </w:rPr>
            </w:rPrChange>
          </w:rPr>
          <w:t xml:space="preserve"> </w:t>
        </w:r>
        <w:r w:rsidR="00870988" w:rsidRPr="001C3BE2">
          <w:rPr>
            <w:highlight w:val="lightGray"/>
            <w:rPrChange w:id="2200" w:author="Victoria Shilina" w:date="2018-10-25T14:20:00Z">
              <w:rPr>
                <w:highlight w:val="yellow"/>
              </w:rPr>
            </w:rPrChange>
          </w:rPr>
          <w:t xml:space="preserve">– </w:t>
        </w:r>
        <w:r w:rsidRPr="001C3BE2">
          <w:rPr>
            <w:highlight w:val="lightGray"/>
            <w:rPrChange w:id="2201" w:author="Victoria Shilina" w:date="2018-10-25T14:20:00Z">
              <w:rPr>
                <w:highlight w:val="yellow"/>
              </w:rPr>
            </w:rPrChange>
          </w:rPr>
          <w:t>Груз в данном статусе может быть отгружен только по заказам, у которых указано в деталях требование на грузы в статусе «</w:t>
        </w:r>
        <w:proofErr w:type="spellStart"/>
        <w:r w:rsidRPr="001C3BE2">
          <w:rPr>
            <w:highlight w:val="lightGray"/>
            <w:rPrChange w:id="2202" w:author="Victoria Shilina" w:date="2018-10-25T14:20:00Z">
              <w:rPr>
                <w:highlight w:val="yellow"/>
              </w:rPr>
            </w:rPrChange>
          </w:rPr>
          <w:t>Некондиция</w:t>
        </w:r>
        <w:proofErr w:type="spellEnd"/>
        <w:r w:rsidRPr="001C3BE2">
          <w:rPr>
            <w:highlight w:val="lightGray"/>
            <w:rPrChange w:id="2203" w:author="Victoria Shilina" w:date="2018-10-25T14:20:00Z">
              <w:rPr>
                <w:highlight w:val="yellow"/>
              </w:rPr>
            </w:rPrChange>
          </w:rPr>
          <w:t xml:space="preserve">». По товару в таком грузе будет приниматься решение об отбраковке, переупаковке или переработке. </w:t>
        </w:r>
        <w:r w:rsidRPr="001C3BE2">
          <w:rPr>
            <w:i/>
            <w:highlight w:val="lightGray"/>
            <w:rPrChange w:id="2204" w:author="Victoria Shilina" w:date="2018-10-25T14:20:00Z">
              <w:rPr>
                <w:i/>
                <w:highlight w:val="yellow"/>
              </w:rPr>
            </w:rPrChange>
          </w:rPr>
          <w:t>Возможно использовать этот статус для «</w:t>
        </w:r>
        <w:proofErr w:type="spellStart"/>
        <w:r w:rsidRPr="001C3BE2">
          <w:rPr>
            <w:i/>
            <w:highlight w:val="lightGray"/>
            <w:rPrChange w:id="2205" w:author="Victoria Shilina" w:date="2018-10-25T14:20:00Z">
              <w:rPr>
                <w:i/>
                <w:highlight w:val="yellow"/>
              </w:rPr>
            </w:rPrChange>
          </w:rPr>
          <w:t>отоварки</w:t>
        </w:r>
        <w:proofErr w:type="spellEnd"/>
        <w:r w:rsidRPr="001C3BE2">
          <w:rPr>
            <w:i/>
            <w:highlight w:val="lightGray"/>
            <w:rPrChange w:id="2206" w:author="Victoria Shilina" w:date="2018-10-25T14:20:00Z">
              <w:rPr>
                <w:i/>
                <w:highlight w:val="yellow"/>
              </w:rPr>
            </w:rPrChange>
          </w:rPr>
          <w:t>».</w:t>
        </w:r>
      </w:ins>
      <w:r w:rsidR="005E32DE" w:rsidRPr="001C3BE2">
        <w:rPr>
          <w:rFonts w:eastAsia="MS Mincho" w:cs="Arial"/>
          <w:i/>
          <w:highlight w:val="lightGray"/>
        </w:rPr>
        <w:t xml:space="preserve"> </w:t>
      </w:r>
    </w:p>
    <w:p w14:paraId="497BE079" w14:textId="65FD673F" w:rsidR="002537A2" w:rsidRPr="00870988" w:rsidRDefault="002537A2" w:rsidP="002537A2">
      <w:pPr>
        <w:pStyle w:val="afff1"/>
        <w:numPr>
          <w:ilvl w:val="0"/>
          <w:numId w:val="61"/>
        </w:numPr>
        <w:spacing w:before="120" w:after="0"/>
        <w:rPr>
          <w:rFonts w:eastAsia="MS Mincho" w:cs="Arial"/>
          <w:highlight w:val="yellow"/>
        </w:rPr>
      </w:pPr>
      <w:r w:rsidRPr="00870988">
        <w:rPr>
          <w:rFonts w:eastAsia="MS Mincho" w:cs="Arial"/>
          <w:highlight w:val="yellow"/>
        </w:rPr>
        <w:lastRenderedPageBreak/>
        <w:t xml:space="preserve">Проблема </w:t>
      </w:r>
      <w:ins w:id="2207" w:author="Victoria Shilina" w:date="2018-10-25T14:20:00Z">
        <w:r w:rsidR="00870988" w:rsidRPr="00870988">
          <w:rPr>
            <w:highlight w:val="yellow"/>
          </w:rPr>
          <w:t xml:space="preserve">– </w:t>
        </w:r>
      </w:ins>
      <w:r w:rsidRPr="00870988">
        <w:rPr>
          <w:rFonts w:eastAsia="MS Mincho" w:cs="Arial"/>
          <w:highlight w:val="yellow"/>
        </w:rPr>
        <w:t>Грузу присвоен признак проблемного и недоступен для отгрузки под заказ.</w:t>
      </w:r>
    </w:p>
    <w:p w14:paraId="5E976230" w14:textId="77777777" w:rsidR="00F17972" w:rsidRDefault="002537A2" w:rsidP="00870988">
      <w:pPr>
        <w:pStyle w:val="afff1"/>
        <w:numPr>
          <w:ilvl w:val="0"/>
          <w:numId w:val="61"/>
        </w:numPr>
        <w:spacing w:before="120" w:after="0"/>
        <w:rPr>
          <w:rFonts w:eastAsia="MS Mincho" w:cs="Arial"/>
          <w:highlight w:val="yellow"/>
        </w:rPr>
      </w:pPr>
      <w:commentRangeStart w:id="2208"/>
      <w:r w:rsidRPr="00870988">
        <w:rPr>
          <w:rFonts w:eastAsia="MS Mincho" w:cs="Arial"/>
          <w:highlight w:val="yellow"/>
        </w:rPr>
        <w:t xml:space="preserve">Потерян </w:t>
      </w:r>
      <w:ins w:id="2209" w:author="Victoria Shilina" w:date="2018-10-25T14:20:00Z">
        <w:r w:rsidR="00870988" w:rsidRPr="00870988">
          <w:rPr>
            <w:highlight w:val="yellow"/>
          </w:rPr>
          <w:t xml:space="preserve">– </w:t>
        </w:r>
      </w:ins>
      <w:r w:rsidRPr="00870988">
        <w:rPr>
          <w:rFonts w:eastAsia="MS Mincho" w:cs="Arial"/>
          <w:highlight w:val="yellow"/>
        </w:rPr>
        <w:t>Груз или его часть потеряна при пересчете или других складских операциях.</w:t>
      </w:r>
      <w:r w:rsidR="00870988" w:rsidRPr="00870988">
        <w:rPr>
          <w:rFonts w:eastAsia="MS Mincho" w:cs="Arial"/>
          <w:highlight w:val="yellow"/>
        </w:rPr>
        <w:t xml:space="preserve"> </w:t>
      </w:r>
      <w:r w:rsidRPr="00870988">
        <w:rPr>
          <w:rFonts w:eastAsia="MS Mincho" w:cs="Arial"/>
          <w:highlight w:val="yellow"/>
        </w:rPr>
        <w:t>Потерянный груз помещается в виртуальную ячейку «ПОТЕРЯНО». При нахождении груза ему возвращается статус, который был у груза при потере Отобран Груз отобран в заказ</w:t>
      </w:r>
      <w:r w:rsidR="00F17972">
        <w:rPr>
          <w:rFonts w:eastAsia="MS Mincho" w:cs="Arial"/>
          <w:highlight w:val="yellow"/>
        </w:rPr>
        <w:t xml:space="preserve"> </w:t>
      </w:r>
    </w:p>
    <w:p w14:paraId="5B2903DA" w14:textId="5F9EBCF3" w:rsidR="002537A2" w:rsidRPr="00870988" w:rsidRDefault="002537A2" w:rsidP="00870988">
      <w:pPr>
        <w:pStyle w:val="afff1"/>
        <w:numPr>
          <w:ilvl w:val="0"/>
          <w:numId w:val="61"/>
        </w:numPr>
        <w:spacing w:before="120" w:after="0"/>
        <w:rPr>
          <w:rFonts w:eastAsia="MS Mincho" w:cs="Arial"/>
          <w:highlight w:val="yellow"/>
        </w:rPr>
      </w:pPr>
      <w:r w:rsidRPr="00870988">
        <w:rPr>
          <w:rFonts w:eastAsia="MS Mincho" w:cs="Arial"/>
          <w:highlight w:val="yellow"/>
        </w:rPr>
        <w:t xml:space="preserve">Просрочен </w:t>
      </w:r>
      <w:ins w:id="2210" w:author="Victoria Shilina" w:date="2018-10-25T14:20:00Z">
        <w:r w:rsidR="00F17972" w:rsidRPr="00870988">
          <w:rPr>
            <w:highlight w:val="yellow"/>
          </w:rPr>
          <w:t xml:space="preserve">– </w:t>
        </w:r>
      </w:ins>
      <w:r w:rsidRPr="00870988">
        <w:rPr>
          <w:rFonts w:eastAsia="MS Mincho" w:cs="Arial"/>
          <w:highlight w:val="yellow"/>
        </w:rPr>
        <w:t>Груз признан просроченным.</w:t>
      </w:r>
    </w:p>
    <w:p w14:paraId="4F85B73C" w14:textId="157EEAAE" w:rsidR="002537A2" w:rsidRPr="00870988" w:rsidRDefault="002537A2" w:rsidP="002537A2">
      <w:pPr>
        <w:pStyle w:val="afff1"/>
        <w:numPr>
          <w:ilvl w:val="0"/>
          <w:numId w:val="61"/>
        </w:numPr>
        <w:spacing w:before="120" w:after="0"/>
        <w:rPr>
          <w:rFonts w:eastAsia="MS Mincho" w:cs="Arial"/>
          <w:highlight w:val="yellow"/>
        </w:rPr>
      </w:pPr>
      <w:r w:rsidRPr="00870988">
        <w:rPr>
          <w:rFonts w:eastAsia="MS Mincho" w:cs="Arial"/>
          <w:highlight w:val="yellow"/>
        </w:rPr>
        <w:t xml:space="preserve">Уценка </w:t>
      </w:r>
      <w:ins w:id="2211" w:author="Victoria Shilina" w:date="2018-10-25T14:20:00Z">
        <w:r w:rsidR="00870988" w:rsidRPr="00870988">
          <w:rPr>
            <w:highlight w:val="yellow"/>
          </w:rPr>
          <w:t xml:space="preserve">– </w:t>
        </w:r>
      </w:ins>
      <w:r w:rsidRPr="00870988">
        <w:rPr>
          <w:rFonts w:eastAsia="MS Mincho" w:cs="Arial"/>
          <w:highlight w:val="yellow"/>
        </w:rPr>
        <w:t>Груз прошел процесс уценки, но доступен для отгрузки под специальные заказы клиентов.</w:t>
      </w:r>
    </w:p>
    <w:p w14:paraId="22A284C9" w14:textId="5E243370" w:rsidR="002537A2" w:rsidRPr="00870988" w:rsidRDefault="002537A2" w:rsidP="002537A2">
      <w:pPr>
        <w:pStyle w:val="afff1"/>
        <w:numPr>
          <w:ilvl w:val="0"/>
          <w:numId w:val="61"/>
        </w:numPr>
        <w:spacing w:before="120" w:after="0"/>
        <w:rPr>
          <w:rFonts w:eastAsia="MS Mincho" w:cs="Arial"/>
          <w:highlight w:val="yellow"/>
        </w:rPr>
      </w:pPr>
      <w:r w:rsidRPr="00870988">
        <w:rPr>
          <w:rFonts w:eastAsia="MS Mincho" w:cs="Arial"/>
          <w:highlight w:val="yellow"/>
        </w:rPr>
        <w:t xml:space="preserve">Виртуальный </w:t>
      </w:r>
      <w:ins w:id="2212" w:author="Victoria Shilina" w:date="2018-10-25T14:20:00Z">
        <w:r w:rsidR="00870988" w:rsidRPr="00870988">
          <w:rPr>
            <w:highlight w:val="yellow"/>
          </w:rPr>
          <w:t xml:space="preserve">– </w:t>
        </w:r>
      </w:ins>
      <w:r w:rsidRPr="00870988">
        <w:rPr>
          <w:rFonts w:eastAsia="MS Mincho" w:cs="Arial"/>
          <w:highlight w:val="yellow"/>
        </w:rPr>
        <w:t>Груз находится в виртуальной ячейке, то есть числится в базе данных, но на реальном складе его нет или он не найден</w:t>
      </w:r>
      <w:commentRangeEnd w:id="2208"/>
      <w:r w:rsidR="007E4F92">
        <w:rPr>
          <w:rStyle w:val="aff0"/>
          <w:rFonts w:eastAsia="Times New Roman"/>
          <w:lang w:eastAsia="ru-RU"/>
        </w:rPr>
        <w:commentReference w:id="2208"/>
      </w:r>
      <w:r w:rsidRPr="00870988">
        <w:rPr>
          <w:rFonts w:eastAsia="MS Mincho" w:cs="Arial"/>
          <w:highlight w:val="yellow"/>
        </w:rPr>
        <w:t>.</w:t>
      </w:r>
    </w:p>
    <w:p w14:paraId="6B7B97D7" w14:textId="0BEF2572" w:rsidR="00C50CAC" w:rsidRPr="005E32DE" w:rsidRDefault="005E32DE" w:rsidP="005E32DE">
      <w:pPr>
        <w:spacing w:before="120" w:after="0" w:afterAutospacing="0"/>
        <w:ind w:firstLine="708"/>
        <w:rPr>
          <w:ins w:id="2213" w:author="Victoria Shilina" w:date="2018-10-25T14:20:00Z"/>
          <w:rFonts w:eastAsia="MS Mincho" w:cs="Arial"/>
          <w:i/>
          <w:highlight w:val="yellow"/>
          <w:rPrChange w:id="2214" w:author="Victoria Shilina" w:date="2018-10-25T14:20:00Z">
            <w:rPr>
              <w:ins w:id="2215" w:author="Victoria Shilina" w:date="2018-10-25T14:20:00Z"/>
              <w:highlight w:val="yellow"/>
            </w:rPr>
          </w:rPrChange>
        </w:rPr>
      </w:pPr>
      <w:r w:rsidRPr="00133076">
        <w:rPr>
          <w:rFonts w:eastAsia="MS Mincho" w:cs="Arial"/>
          <w:i/>
          <w:highlight w:val="yellow"/>
        </w:rPr>
        <w:t xml:space="preserve">Полный перечень возможных стандартных Статусов груза: Любой, </w:t>
      </w:r>
      <w:commentRangeStart w:id="2216"/>
      <w:r w:rsidRPr="00133076">
        <w:rPr>
          <w:rFonts w:eastAsia="MS Mincho" w:cs="Arial"/>
          <w:i/>
          <w:highlight w:val="yellow"/>
        </w:rPr>
        <w:t xml:space="preserve">Доступен, На </w:t>
      </w:r>
      <w:commentRangeEnd w:id="2216"/>
      <w:r w:rsidR="00FC6276">
        <w:rPr>
          <w:rStyle w:val="aff0"/>
        </w:rPr>
        <w:commentReference w:id="2216"/>
      </w:r>
      <w:r w:rsidRPr="00133076">
        <w:rPr>
          <w:rFonts w:eastAsia="MS Mincho" w:cs="Arial"/>
          <w:i/>
          <w:highlight w:val="yellow"/>
        </w:rPr>
        <w:t xml:space="preserve">проверке, Ожидание, Уценка, Просрочен, Потерян, Возврат поставщику, Отобран, Упакован, Погружен, Отгружен, Излишки, Не задан, Виртуальный, Поврежден, Проблема, Списан, ASN, Переработка, Образец, Брак, </w:t>
      </w:r>
      <w:proofErr w:type="spellStart"/>
      <w:r w:rsidRPr="00133076">
        <w:rPr>
          <w:rFonts w:eastAsia="MS Mincho" w:cs="Arial"/>
          <w:i/>
          <w:highlight w:val="yellow"/>
        </w:rPr>
        <w:t>Некондиция</w:t>
      </w:r>
      <w:proofErr w:type="spellEnd"/>
      <w:r w:rsidRPr="00133076">
        <w:rPr>
          <w:rFonts w:eastAsia="MS Mincho" w:cs="Arial"/>
          <w:i/>
          <w:highlight w:val="yellow"/>
        </w:rPr>
        <w:t>, Бой, В пути, Заблокирован, Удален, Проба. Если по умолчанию стоит статус «Любой» то, при формировании правила статус груза не учитывается.</w:t>
      </w:r>
    </w:p>
    <w:p w14:paraId="5EB5EE4E" w14:textId="0483FEAF" w:rsidR="000302A7" w:rsidRPr="00FD3425" w:rsidRDefault="000302A7" w:rsidP="000302A7">
      <w:pPr>
        <w:pStyle w:val="2"/>
        <w:rPr>
          <w:lang w:val="ru-RU"/>
        </w:rPr>
      </w:pPr>
      <w:bookmarkStart w:id="2217" w:name="_Toc529192728"/>
      <w:r w:rsidRPr="00FD3425">
        <w:rPr>
          <w:lang w:val="ru-RU"/>
        </w:rPr>
        <w:t>Грузовые единицы</w:t>
      </w:r>
      <w:bookmarkEnd w:id="2217"/>
    </w:p>
    <w:p w14:paraId="6F007A5C" w14:textId="77777777" w:rsidR="000302A7" w:rsidRPr="00FD3425" w:rsidRDefault="000302A7" w:rsidP="000302A7">
      <w:pPr>
        <w:pStyle w:val="3"/>
        <w:rPr>
          <w:rFonts w:eastAsia="MS Mincho" w:cs="Arial"/>
        </w:rPr>
      </w:pPr>
      <w:bookmarkStart w:id="2218" w:name="_Toc513562461"/>
      <w:bookmarkStart w:id="2219" w:name="_Toc529192729"/>
      <w:proofErr w:type="spellStart"/>
      <w:r w:rsidRPr="00FD3425">
        <w:rPr>
          <w:rFonts w:eastAsia="Times CYR"/>
        </w:rPr>
        <w:t>Грузы</w:t>
      </w:r>
      <w:bookmarkEnd w:id="2218"/>
      <w:bookmarkEnd w:id="2219"/>
      <w:proofErr w:type="spellEnd"/>
    </w:p>
    <w:p w14:paraId="7177CF4C" w14:textId="46323087" w:rsidR="001D2562" w:rsidRPr="00312FD8" w:rsidRDefault="001D2562" w:rsidP="001D2562">
      <w:pPr>
        <w:spacing w:before="120" w:after="0" w:afterAutospacing="0"/>
        <w:ind w:firstLine="708"/>
        <w:rPr>
          <w:rFonts w:eastAsia="MS Mincho" w:cs="Arial"/>
          <w:highlight w:val="lightGray"/>
        </w:rPr>
      </w:pPr>
      <w:r w:rsidRPr="00312FD8">
        <w:rPr>
          <w:rFonts w:eastAsia="MS Mincho" w:cs="Arial"/>
          <w:highlight w:val="lightGray"/>
        </w:rPr>
        <w:t>Основным объектом СУ является груз. Груз — это единица хранения товара на складе, т.е. некоторое количество одного товара, находящегося в одном месте.</w:t>
      </w:r>
    </w:p>
    <w:p w14:paraId="10480A9B" w14:textId="00C2F1D5" w:rsidR="00D12AD4" w:rsidRPr="00312FD8" w:rsidRDefault="001D2562" w:rsidP="001D2562">
      <w:pPr>
        <w:spacing w:before="120" w:after="0" w:afterAutospacing="0"/>
        <w:ind w:firstLine="708"/>
        <w:rPr>
          <w:rFonts w:eastAsia="MS Mincho" w:cs="Arial"/>
          <w:highlight w:val="lightGray"/>
        </w:rPr>
      </w:pPr>
      <w:r w:rsidRPr="00312FD8">
        <w:rPr>
          <w:rFonts w:eastAsia="MS Mincho" w:cs="Arial"/>
          <w:highlight w:val="lightGray"/>
        </w:rPr>
        <w:t>СУ учитывает каждый груз отдельно: где он лежит и что с ним в данный момент происходит. Каждый груз (единица хранения) при регистрации в СУ получает буквенно-цифровое имя</w:t>
      </w:r>
      <w:r w:rsidR="00D12AD4" w:rsidRPr="00312FD8">
        <w:rPr>
          <w:rFonts w:eastAsia="MS Mincho" w:cs="Arial"/>
          <w:highlight w:val="lightGray"/>
        </w:rPr>
        <w:t>, котор</w:t>
      </w:r>
      <w:r w:rsidRPr="00312FD8">
        <w:rPr>
          <w:rFonts w:eastAsia="MS Mincho" w:cs="Arial"/>
          <w:highlight w:val="lightGray"/>
        </w:rPr>
        <w:t>о</w:t>
      </w:r>
      <w:r w:rsidR="00D12AD4" w:rsidRPr="00312FD8">
        <w:rPr>
          <w:rFonts w:eastAsia="MS Mincho" w:cs="Arial"/>
          <w:highlight w:val="lightGray"/>
        </w:rPr>
        <w:t>е мо</w:t>
      </w:r>
      <w:r w:rsidRPr="00312FD8">
        <w:rPr>
          <w:rFonts w:eastAsia="MS Mincho" w:cs="Arial"/>
          <w:highlight w:val="lightGray"/>
        </w:rPr>
        <w:t>жет</w:t>
      </w:r>
      <w:r w:rsidR="00D12AD4" w:rsidRPr="00312FD8">
        <w:rPr>
          <w:rFonts w:eastAsia="MS Mincho" w:cs="Arial"/>
          <w:highlight w:val="lightGray"/>
        </w:rPr>
        <w:t xml:space="preserve"> наноситься на этикетку в виде </w:t>
      </w:r>
      <w:proofErr w:type="spellStart"/>
      <w:r w:rsidR="00D12AD4" w:rsidRPr="00312FD8">
        <w:rPr>
          <w:rFonts w:eastAsia="MS Mincho" w:cs="Arial"/>
          <w:highlight w:val="lightGray"/>
        </w:rPr>
        <w:t>штрихкода</w:t>
      </w:r>
      <w:proofErr w:type="spellEnd"/>
      <w:r w:rsidR="00D12AD4" w:rsidRPr="00312FD8">
        <w:rPr>
          <w:rFonts w:eastAsia="MS Mincho" w:cs="Arial"/>
          <w:highlight w:val="lightGray"/>
        </w:rPr>
        <w:t>, или оставаться только в базе данных СУ.</w:t>
      </w:r>
    </w:p>
    <w:p w14:paraId="36CB9BEC" w14:textId="3A1C7F1C" w:rsidR="00D12AD4" w:rsidRPr="00312FD8" w:rsidRDefault="00D12AD4" w:rsidP="00A7448E">
      <w:pPr>
        <w:spacing w:before="120" w:after="0" w:afterAutospacing="0"/>
        <w:ind w:firstLine="708"/>
        <w:rPr>
          <w:rFonts w:eastAsia="MS Mincho" w:cs="Arial"/>
          <w:highlight w:val="lightGray"/>
        </w:rPr>
      </w:pPr>
      <w:r w:rsidRPr="00312FD8">
        <w:rPr>
          <w:rFonts w:eastAsia="MS Mincho" w:cs="Arial"/>
          <w:highlight w:val="lightGray"/>
        </w:rPr>
        <w:t xml:space="preserve">Вся информация о зарегистрированных в СУ грузах выводится в экране «Грузы». На этом экране представлены не только текущие грузы </w:t>
      </w:r>
      <w:r w:rsidR="00A7448E" w:rsidRPr="00312FD8">
        <w:rPr>
          <w:rFonts w:eastAsia="MS Mincho" w:cs="Arial"/>
          <w:highlight w:val="lightGray"/>
        </w:rPr>
        <w:t>С</w:t>
      </w:r>
      <w:r w:rsidRPr="00312FD8">
        <w:rPr>
          <w:rFonts w:eastAsia="MS Mincho" w:cs="Arial"/>
          <w:highlight w:val="lightGray"/>
        </w:rPr>
        <w:t>клада, но и все, когда-либо на нем находившиеся (отгруженные, потерянные и т.д.).</w:t>
      </w:r>
    </w:p>
    <w:p w14:paraId="58A51B8F" w14:textId="4C541E91" w:rsidR="00D12AD4" w:rsidRPr="00133076" w:rsidRDefault="00D12AD4" w:rsidP="00133076">
      <w:pPr>
        <w:spacing w:before="120" w:after="0" w:afterAutospacing="0"/>
        <w:ind w:firstLine="708"/>
        <w:rPr>
          <w:rFonts w:eastAsia="MS Mincho" w:cs="Arial"/>
          <w:highlight w:val="yellow"/>
        </w:rPr>
      </w:pPr>
      <w:r w:rsidRPr="00446E5E">
        <w:rPr>
          <w:rFonts w:eastAsia="MS Mincho" w:cs="Arial"/>
          <w:highlight w:val="lightGray"/>
        </w:rPr>
        <w:t>Имена грузов создаются по принципу:</w:t>
      </w:r>
    </w:p>
    <w:p w14:paraId="7841CE7B" w14:textId="765BF243" w:rsidR="00F17479" w:rsidRPr="00312FD8" w:rsidRDefault="00D12AD4" w:rsidP="00D12AD4">
      <w:pPr>
        <w:spacing w:before="120" w:after="0" w:afterAutospacing="0"/>
        <w:rPr>
          <w:rFonts w:eastAsia="MS Mincho" w:cs="Arial"/>
          <w:highlight w:val="lightGray"/>
        </w:rPr>
      </w:pPr>
      <w:r w:rsidRPr="00312FD8">
        <w:rPr>
          <w:rFonts w:eastAsia="MS Mincho" w:cs="Arial"/>
          <w:highlight w:val="lightGray"/>
        </w:rPr>
        <w:t>XZZZZZZZ, где X– буквенный префикс (тип груза</w:t>
      </w:r>
      <w:r w:rsidR="00312FD8" w:rsidRPr="00312FD8">
        <w:rPr>
          <w:rFonts w:eastAsia="MS Mincho" w:cs="Arial"/>
          <w:highlight w:val="lightGray"/>
        </w:rPr>
        <w:t xml:space="preserve">, происхождение груза </w:t>
      </w:r>
      <w:proofErr w:type="spellStart"/>
      <w:r w:rsidR="00312FD8" w:rsidRPr="00312FD8">
        <w:rPr>
          <w:rFonts w:eastAsia="MS Mincho" w:cs="Arial"/>
          <w:highlight w:val="lightGray"/>
        </w:rPr>
        <w:t>итд</w:t>
      </w:r>
      <w:proofErr w:type="spellEnd"/>
      <w:r w:rsidRPr="00312FD8">
        <w:rPr>
          <w:rFonts w:eastAsia="MS Mincho" w:cs="Arial"/>
          <w:highlight w:val="lightGray"/>
        </w:rPr>
        <w:t>), ZZZZZZZ – номер.</w:t>
      </w:r>
    </w:p>
    <w:p w14:paraId="5BA5B671" w14:textId="583D37B2" w:rsidR="00D12AD4" w:rsidRPr="00312FD8" w:rsidRDefault="00D12AD4" w:rsidP="00D12AD4">
      <w:pPr>
        <w:spacing w:before="120" w:after="0" w:afterAutospacing="0"/>
        <w:rPr>
          <w:rFonts w:eastAsia="MS Mincho" w:cs="Arial"/>
          <w:highlight w:val="lightGray"/>
          <w:rPrChange w:id="2220" w:author="Victoria Shilina" w:date="2018-10-25T16:57:00Z">
            <w:rPr>
              <w:rFonts w:eastAsia="MS Mincho" w:cs="Arial"/>
            </w:rPr>
          </w:rPrChange>
        </w:rPr>
      </w:pPr>
      <w:r w:rsidRPr="00312FD8">
        <w:rPr>
          <w:rFonts w:eastAsia="MS Mincho" w:cs="Arial"/>
          <w:b/>
          <w:highlight w:val="lightGray"/>
          <w:rPrChange w:id="2221" w:author="Victoria Shilina" w:date="2018-10-25T16:57:00Z">
            <w:rPr>
              <w:rFonts w:eastAsia="MS Mincho" w:cs="Arial"/>
              <w:b/>
            </w:rPr>
          </w:rPrChange>
        </w:rPr>
        <w:t>Имена грузов с собственной продукцией</w:t>
      </w:r>
      <w:r w:rsidR="00312FD8" w:rsidRPr="00312FD8">
        <w:rPr>
          <w:rFonts w:eastAsia="MS Mincho" w:cs="Arial"/>
          <w:highlight w:val="lightGray"/>
        </w:rPr>
        <w:t xml:space="preserve"> – это </w:t>
      </w:r>
      <w:proofErr w:type="spellStart"/>
      <w:r w:rsidR="00312FD8" w:rsidRPr="00312FD8">
        <w:rPr>
          <w:rFonts w:eastAsia="MS Mincho" w:cs="Arial"/>
          <w:highlight w:val="lightGray"/>
        </w:rPr>
        <w:t>штрихкоды</w:t>
      </w:r>
      <w:proofErr w:type="spellEnd"/>
      <w:r w:rsidR="00312FD8" w:rsidRPr="00312FD8">
        <w:rPr>
          <w:rFonts w:eastAsia="MS Mincho" w:cs="Arial"/>
          <w:highlight w:val="lightGray"/>
        </w:rPr>
        <w:t xml:space="preserve"> лотков и штучных грузов.</w:t>
      </w:r>
    </w:p>
    <w:p w14:paraId="0EF29564" w14:textId="5CD13294" w:rsidR="000302A7" w:rsidRPr="00312FD8" w:rsidRDefault="000302A7" w:rsidP="00D12AD4">
      <w:pPr>
        <w:spacing w:before="120" w:after="0" w:afterAutospacing="0"/>
        <w:rPr>
          <w:highlight w:val="lightGray"/>
        </w:rPr>
      </w:pPr>
      <w:r w:rsidRPr="00312FD8">
        <w:rPr>
          <w:rFonts w:eastAsia="MS Mincho" w:cs="Arial"/>
          <w:b/>
          <w:highlight w:val="lightGray"/>
          <w:rPrChange w:id="2222" w:author="Victoria Shilina" w:date="2018-10-25T16:57:00Z">
            <w:rPr>
              <w:rFonts w:eastAsia="MS Mincho" w:cs="Arial"/>
              <w:b/>
            </w:rPr>
          </w:rPrChange>
        </w:rPr>
        <w:t>Имена грузов с товаром внешнего поставщика (тушенка)</w:t>
      </w:r>
      <w:r w:rsidR="00D12AD4" w:rsidRPr="00312FD8">
        <w:rPr>
          <w:highlight w:val="lightGray"/>
        </w:rPr>
        <w:t xml:space="preserve"> - пр</w:t>
      </w:r>
      <w:r w:rsidRPr="00312FD8">
        <w:rPr>
          <w:highlight w:val="lightGray"/>
          <w:rPrChange w:id="2223" w:author="Victoria Shilina" w:date="2018-10-25T16:57:00Z">
            <w:rPr/>
          </w:rPrChange>
        </w:rPr>
        <w:t xml:space="preserve">и приемке товара от внешнего поставщика на паллету или блок коробов клеится этикетка с именем груза. Этикетка должна быть наклеена так, чтобы ее было удобно считывать с помощью </w:t>
      </w:r>
      <w:proofErr w:type="spellStart"/>
      <w:r w:rsidRPr="00312FD8">
        <w:rPr>
          <w:highlight w:val="lightGray"/>
          <w:rPrChange w:id="2224" w:author="Victoria Shilina" w:date="2018-10-25T16:57:00Z">
            <w:rPr/>
          </w:rPrChange>
        </w:rPr>
        <w:t>радиотерминала</w:t>
      </w:r>
      <w:proofErr w:type="spellEnd"/>
      <w:r w:rsidRPr="00312FD8">
        <w:rPr>
          <w:highlight w:val="lightGray"/>
          <w:rPrChange w:id="2225" w:author="Victoria Shilina" w:date="2018-10-25T16:57:00Z">
            <w:rPr/>
          </w:rPrChange>
        </w:rPr>
        <w:t xml:space="preserve">. При упаковке паллеты </w:t>
      </w:r>
      <w:proofErr w:type="spellStart"/>
      <w:r w:rsidRPr="00312FD8">
        <w:rPr>
          <w:highlight w:val="lightGray"/>
          <w:rPrChange w:id="2226" w:author="Victoria Shilina" w:date="2018-10-25T16:57:00Z">
            <w:rPr/>
          </w:rPrChange>
        </w:rPr>
        <w:t>штрихкод</w:t>
      </w:r>
      <w:proofErr w:type="spellEnd"/>
      <w:r w:rsidRPr="00312FD8">
        <w:rPr>
          <w:highlight w:val="lightGray"/>
          <w:rPrChange w:id="2227" w:author="Victoria Shilina" w:date="2018-10-25T16:57:00Z">
            <w:rPr/>
          </w:rPrChange>
        </w:rPr>
        <w:t xml:space="preserve"> груза должен быть доступен для считывания и не закрыт </w:t>
      </w:r>
      <w:proofErr w:type="spellStart"/>
      <w:r w:rsidRPr="00312FD8">
        <w:rPr>
          <w:highlight w:val="lightGray"/>
          <w:rPrChange w:id="2228" w:author="Victoria Shilina" w:date="2018-10-25T16:57:00Z">
            <w:rPr/>
          </w:rPrChange>
        </w:rPr>
        <w:t>стретч</w:t>
      </w:r>
      <w:proofErr w:type="spellEnd"/>
      <w:r w:rsidRPr="00312FD8">
        <w:rPr>
          <w:highlight w:val="lightGray"/>
          <w:rPrChange w:id="2229" w:author="Victoria Shilina" w:date="2018-10-25T16:57:00Z">
            <w:rPr/>
          </w:rPrChange>
        </w:rPr>
        <w:t>-пленкой.</w:t>
      </w:r>
    </w:p>
    <w:p w14:paraId="0B59D89A" w14:textId="77777777" w:rsidR="000302A7" w:rsidRPr="00FD3425" w:rsidRDefault="000302A7" w:rsidP="000302A7">
      <w:pPr>
        <w:pStyle w:val="3"/>
      </w:pPr>
      <w:bookmarkStart w:id="2230" w:name="_Toc513562462"/>
      <w:bookmarkStart w:id="2231" w:name="_Toc529192730"/>
      <w:proofErr w:type="spellStart"/>
      <w:r w:rsidRPr="00FD3425">
        <w:rPr>
          <w:rFonts w:eastAsia="Times CYR"/>
        </w:rPr>
        <w:lastRenderedPageBreak/>
        <w:t>Контейнеры</w:t>
      </w:r>
      <w:bookmarkEnd w:id="2230"/>
      <w:bookmarkEnd w:id="2231"/>
      <w:proofErr w:type="spellEnd"/>
      <w:r w:rsidRPr="00FD3425">
        <w:t xml:space="preserve"> </w:t>
      </w:r>
    </w:p>
    <w:p w14:paraId="10D73310" w14:textId="05374A75" w:rsidR="000302A7" w:rsidRPr="00312FD8" w:rsidRDefault="0086621A" w:rsidP="000302A7">
      <w:pPr>
        <w:spacing w:before="120"/>
        <w:ind w:firstLine="539"/>
        <w:rPr>
          <w:highlight w:val="lightGray"/>
          <w:rPrChange w:id="2232" w:author="Victoria Shilina" w:date="2018-10-25T09:44:00Z">
            <w:rPr/>
          </w:rPrChange>
        </w:rPr>
      </w:pPr>
      <w:r w:rsidRPr="00312FD8">
        <w:rPr>
          <w:highlight w:val="lightGray"/>
        </w:rPr>
        <w:t>Контейнером в СУ</w:t>
      </w:r>
      <w:r w:rsidR="000302A7" w:rsidRPr="00312FD8">
        <w:rPr>
          <w:highlight w:val="lightGray"/>
          <w:rPrChange w:id="2233" w:author="Victoria Shilina" w:date="2018-10-25T09:44:00Z">
            <w:rPr/>
          </w:rPrChange>
        </w:rPr>
        <w:t xml:space="preserve"> называется грузовая единица, содержащая внутри себя несколько </w:t>
      </w:r>
      <w:r w:rsidR="00133076" w:rsidRPr="00312FD8">
        <w:rPr>
          <w:highlight w:val="lightGray"/>
        </w:rPr>
        <w:t>Г</w:t>
      </w:r>
      <w:r w:rsidR="000302A7" w:rsidRPr="00312FD8">
        <w:rPr>
          <w:highlight w:val="lightGray"/>
          <w:rPrChange w:id="2234" w:author="Victoria Shilina" w:date="2018-10-25T09:44:00Z">
            <w:rPr/>
          </w:rPrChange>
        </w:rPr>
        <w:t xml:space="preserve">рузов. В данном проекте будут использоваться </w:t>
      </w:r>
      <w:proofErr w:type="spellStart"/>
      <w:r w:rsidR="00133076" w:rsidRPr="00312FD8">
        <w:rPr>
          <w:highlight w:val="lightGray"/>
        </w:rPr>
        <w:t>П</w:t>
      </w:r>
      <w:r w:rsidR="000302A7" w:rsidRPr="00312FD8">
        <w:rPr>
          <w:highlight w:val="lightGray"/>
          <w:rPrChange w:id="2235" w:author="Victoria Shilina" w:date="2018-10-25T09:44:00Z">
            <w:rPr/>
          </w:rPrChange>
        </w:rPr>
        <w:t>аллетные</w:t>
      </w:r>
      <w:proofErr w:type="spellEnd"/>
      <w:r w:rsidR="000302A7" w:rsidRPr="00312FD8">
        <w:rPr>
          <w:highlight w:val="lightGray"/>
          <w:rPrChange w:id="2236" w:author="Victoria Shilina" w:date="2018-10-25T09:44:00Z">
            <w:rPr/>
          </w:rPrChange>
        </w:rPr>
        <w:t xml:space="preserve"> и </w:t>
      </w:r>
      <w:r w:rsidR="00133076" w:rsidRPr="00312FD8">
        <w:rPr>
          <w:highlight w:val="lightGray"/>
        </w:rPr>
        <w:t>К</w:t>
      </w:r>
      <w:r w:rsidR="000302A7" w:rsidRPr="00312FD8">
        <w:rPr>
          <w:highlight w:val="lightGray"/>
          <w:rPrChange w:id="2237" w:author="Victoria Shilina" w:date="2018-10-25T09:44:00Z">
            <w:rPr/>
          </w:rPrChange>
        </w:rPr>
        <w:t>оробочные контейнеры.</w:t>
      </w:r>
    </w:p>
    <w:p w14:paraId="0ACB1763" w14:textId="4802E1A6" w:rsidR="00EB699A" w:rsidRPr="00312FD8" w:rsidRDefault="000302A7">
      <w:pPr>
        <w:spacing w:before="120" w:after="0"/>
        <w:ind w:firstLine="539"/>
        <w:rPr>
          <w:highlight w:val="lightGray"/>
          <w:rPrChange w:id="2238" w:author="Victoria Shilina" w:date="2018-10-25T09:44:00Z">
            <w:rPr/>
          </w:rPrChange>
        </w:rPr>
      </w:pPr>
      <w:r w:rsidRPr="00312FD8">
        <w:rPr>
          <w:highlight w:val="lightGray"/>
          <w:rPrChange w:id="2239" w:author="Victoria Shilina" w:date="2018-10-25T09:44:00Z">
            <w:rPr/>
          </w:rPrChange>
        </w:rPr>
        <w:t xml:space="preserve">Контейнер типа «коробка» </w:t>
      </w:r>
      <w:r w:rsidRPr="00312FD8">
        <w:rPr>
          <w:highlight w:val="lightGray"/>
          <w:rPrChange w:id="2240" w:author="Victoria Shilina" w:date="2018-10-25T09:44:00Z">
            <w:rPr/>
          </w:rPrChange>
        </w:rPr>
        <w:softHyphen/>
      </w:r>
      <w:r w:rsidRPr="00312FD8">
        <w:rPr>
          <w:highlight w:val="lightGray"/>
          <w:rPrChange w:id="2241" w:author="Victoria Shilina" w:date="2018-10-25T09:44:00Z">
            <w:rPr/>
          </w:rPrChange>
        </w:rPr>
        <w:softHyphen/>
      </w:r>
      <w:r w:rsidRPr="00312FD8">
        <w:rPr>
          <w:highlight w:val="lightGray"/>
          <w:rPrChange w:id="2242" w:author="Victoria Shilina" w:date="2018-10-25T09:44:00Z">
            <w:rPr/>
          </w:rPrChange>
        </w:rPr>
        <w:softHyphen/>
      </w:r>
      <w:r w:rsidRPr="00312FD8">
        <w:rPr>
          <w:highlight w:val="lightGray"/>
          <w:rPrChange w:id="2243" w:author="Victoria Shilina" w:date="2018-10-25T09:44:00Z">
            <w:rPr/>
          </w:rPrChange>
        </w:rPr>
        <w:softHyphen/>
        <w:t>– это конвейерный лоток, в котором лежат штуки разных артикулов. В данном проекте такие контейнеры будут появляться в процессе отбора.</w:t>
      </w:r>
      <w:r w:rsidR="009F402D" w:rsidRPr="00312FD8">
        <w:rPr>
          <w:highlight w:val="lightGray"/>
          <w:rPrChange w:id="2244" w:author="Victoria Shilina" w:date="2018-10-25T09:44:00Z">
            <w:rPr/>
          </w:rPrChange>
        </w:rPr>
        <w:t xml:space="preserve"> </w:t>
      </w:r>
      <w:r w:rsidR="009E5AEE" w:rsidRPr="00312FD8">
        <w:rPr>
          <w:highlight w:val="lightGray"/>
          <w:rPrChange w:id="2245" w:author="Victoria Shilina" w:date="2018-10-25T09:44:00Z">
            <w:rPr/>
          </w:rPrChange>
        </w:rPr>
        <w:t>Отборочные контейнеры должны иметь упаковку с наименованием «</w:t>
      </w:r>
      <w:r w:rsidR="009E5AEE" w:rsidRPr="00312FD8">
        <w:rPr>
          <w:highlight w:val="lightGray"/>
          <w:lang w:val="en-US"/>
          <w:rPrChange w:id="2246" w:author="Victoria Shilina" w:date="2018-10-25T09:44:00Z">
            <w:rPr>
              <w:lang w:val="en-US"/>
            </w:rPr>
          </w:rPrChange>
        </w:rPr>
        <w:t>TOTE</w:t>
      </w:r>
      <w:r w:rsidR="009E5AEE" w:rsidRPr="00312FD8">
        <w:rPr>
          <w:highlight w:val="lightGray"/>
          <w:rPrChange w:id="2247" w:author="Victoria Shilina" w:date="2018-10-25T09:44:00Z">
            <w:rPr/>
          </w:rPrChange>
        </w:rPr>
        <w:t>»</w:t>
      </w:r>
      <w:r w:rsidR="00375D0C" w:rsidRPr="00312FD8">
        <w:rPr>
          <w:highlight w:val="lightGray"/>
          <w:rPrChange w:id="2248" w:author="Victoria Shilina" w:date="2018-10-25T09:44:00Z">
            <w:rPr/>
          </w:rPrChange>
        </w:rPr>
        <w:t xml:space="preserve"> и заданными размерами лотка.</w:t>
      </w:r>
      <w:r w:rsidR="00F05298" w:rsidRPr="00312FD8">
        <w:rPr>
          <w:highlight w:val="lightGray"/>
          <w:rPrChange w:id="2249" w:author="Victoria Shilina" w:date="2018-10-25T09:44:00Z">
            <w:rPr/>
          </w:rPrChange>
        </w:rPr>
        <w:t xml:space="preserve"> </w:t>
      </w:r>
      <w:r w:rsidR="00164E7E" w:rsidRPr="00312FD8">
        <w:rPr>
          <w:highlight w:val="lightGray"/>
          <w:rPrChange w:id="2250" w:author="Victoria Shilina" w:date="2018-10-25T09:44:00Z">
            <w:rPr/>
          </w:rPrChange>
        </w:rPr>
        <w:t xml:space="preserve">В системе как </w:t>
      </w:r>
      <w:r w:rsidR="00164E7E" w:rsidRPr="00312FD8">
        <w:rPr>
          <w:highlight w:val="lightGray"/>
          <w:lang w:val="en-US"/>
          <w:rPrChange w:id="2251" w:author="Victoria Shilina" w:date="2018-10-25T09:44:00Z">
            <w:rPr>
              <w:lang w:val="en-US"/>
            </w:rPr>
          </w:rPrChange>
        </w:rPr>
        <w:t>generic</w:t>
      </w:r>
      <w:r w:rsidR="00164E7E" w:rsidRPr="00312FD8">
        <w:rPr>
          <w:highlight w:val="lightGray"/>
          <w:rPrChange w:id="2252" w:author="Victoria Shilina" w:date="2018-10-25T09:44:00Z">
            <w:rPr/>
          </w:rPrChange>
        </w:rPr>
        <w:t xml:space="preserve"> </w:t>
      </w:r>
      <w:r w:rsidR="00164E7E" w:rsidRPr="00312FD8">
        <w:rPr>
          <w:highlight w:val="lightGray"/>
          <w:lang w:val="en-US"/>
          <w:rPrChange w:id="2253" w:author="Victoria Shilina" w:date="2018-10-25T09:44:00Z">
            <w:rPr>
              <w:lang w:val="en-US"/>
            </w:rPr>
          </w:rPrChange>
        </w:rPr>
        <w:t>pack</w:t>
      </w:r>
      <w:r w:rsidR="00164E7E" w:rsidRPr="00312FD8">
        <w:rPr>
          <w:highlight w:val="lightGray"/>
          <w:rPrChange w:id="2254" w:author="Victoria Shilina" w:date="2018-10-25T09:44:00Z">
            <w:rPr/>
          </w:rPrChange>
        </w:rPr>
        <w:t>.</w:t>
      </w:r>
    </w:p>
    <w:p w14:paraId="52D9D4B6" w14:textId="77777777" w:rsidR="000302A7" w:rsidRPr="00312FD8" w:rsidRDefault="000302A7" w:rsidP="000302A7">
      <w:pPr>
        <w:spacing w:before="120" w:after="0"/>
        <w:ind w:firstLine="539"/>
        <w:rPr>
          <w:highlight w:val="lightGray"/>
          <w:rPrChange w:id="2255" w:author="Victoria Shilina" w:date="2018-10-25T09:44:00Z">
            <w:rPr/>
          </w:rPrChange>
        </w:rPr>
      </w:pPr>
      <w:r w:rsidRPr="00312FD8">
        <w:rPr>
          <w:highlight w:val="lightGray"/>
          <w:rPrChange w:id="2256" w:author="Victoria Shilina" w:date="2018-10-25T09:44:00Z">
            <w:rPr/>
          </w:rPrChange>
        </w:rPr>
        <w:t xml:space="preserve">Контейнер типа «паллета» </w:t>
      </w:r>
      <w:r w:rsidRPr="00312FD8">
        <w:rPr>
          <w:highlight w:val="lightGray"/>
          <w:rPrChange w:id="2257" w:author="Victoria Shilina" w:date="2018-10-25T09:44:00Z">
            <w:rPr/>
          </w:rPrChange>
        </w:rPr>
        <w:softHyphen/>
      </w:r>
      <w:r w:rsidRPr="00312FD8">
        <w:rPr>
          <w:highlight w:val="lightGray"/>
          <w:rPrChange w:id="2258" w:author="Victoria Shilina" w:date="2018-10-25T09:44:00Z">
            <w:rPr/>
          </w:rPrChange>
        </w:rPr>
        <w:softHyphen/>
      </w:r>
      <w:r w:rsidRPr="00312FD8">
        <w:rPr>
          <w:highlight w:val="lightGray"/>
          <w:rPrChange w:id="2259" w:author="Victoria Shilina" w:date="2018-10-25T09:44:00Z">
            <w:rPr/>
          </w:rPrChange>
        </w:rPr>
        <w:softHyphen/>
      </w:r>
      <w:r w:rsidRPr="00312FD8">
        <w:rPr>
          <w:highlight w:val="lightGray"/>
          <w:rPrChange w:id="2260" w:author="Victoria Shilina" w:date="2018-10-25T09:44:00Z">
            <w:rPr/>
          </w:rPrChange>
        </w:rPr>
        <w:softHyphen/>
        <w:t>– это поддон, на котором лежат короба одного артикула собственной продукции, или короба разных артикулов любой продукции.</w:t>
      </w:r>
    </w:p>
    <w:p w14:paraId="09C22742" w14:textId="77777777" w:rsidR="000302A7" w:rsidRPr="00312FD8" w:rsidDel="004E75F4" w:rsidRDefault="000302A7" w:rsidP="000302A7">
      <w:pPr>
        <w:spacing w:before="120" w:after="0"/>
        <w:ind w:firstLine="539"/>
        <w:rPr>
          <w:del w:id="2261" w:author="cc-sed63" w:date="2018-08-28T11:03:00Z"/>
          <w:highlight w:val="lightGray"/>
          <w:rPrChange w:id="2262" w:author="Victoria Shilina" w:date="2018-10-25T09:44:00Z">
            <w:rPr>
              <w:del w:id="2263" w:author="cc-sed63" w:date="2018-08-28T11:03:00Z"/>
            </w:rPr>
          </w:rPrChange>
        </w:rPr>
      </w:pPr>
      <w:proofErr w:type="spellStart"/>
      <w:r w:rsidRPr="00312FD8">
        <w:rPr>
          <w:highlight w:val="lightGray"/>
          <w:rPrChange w:id="2264" w:author="Victoria Shilina" w:date="2018-10-25T09:44:00Z">
            <w:rPr/>
          </w:rPrChange>
        </w:rPr>
        <w:t>Паллетные</w:t>
      </w:r>
      <w:proofErr w:type="spellEnd"/>
      <w:r w:rsidRPr="00312FD8">
        <w:rPr>
          <w:highlight w:val="lightGray"/>
          <w:rPrChange w:id="2265" w:author="Victoria Shilina" w:date="2018-10-25T09:44:00Z">
            <w:rPr/>
          </w:rPrChange>
        </w:rPr>
        <w:t xml:space="preserve"> контейнеры образуются при формировании паллеты в зоне </w:t>
      </w:r>
      <w:r w:rsidRPr="00312FD8">
        <w:rPr>
          <w:highlight w:val="lightGray"/>
          <w:lang w:val="en-US"/>
          <w:rPrChange w:id="2266" w:author="Victoria Shilina" w:date="2018-10-25T09:44:00Z">
            <w:rPr>
              <w:lang w:val="en-US"/>
            </w:rPr>
          </w:rPrChange>
        </w:rPr>
        <w:t>P</w:t>
      </w:r>
      <w:r w:rsidRPr="00312FD8">
        <w:rPr>
          <w:highlight w:val="lightGray"/>
          <w:rPrChange w:id="2267" w:author="Victoria Shilina" w:date="2018-10-25T09:44:00Z">
            <w:rPr/>
          </w:rPrChange>
        </w:rPr>
        <w:t xml:space="preserve">1, при формировании отгрузочных мест и др. операциях. </w:t>
      </w:r>
    </w:p>
    <w:p w14:paraId="7BAFC9EA" w14:textId="79022CCB" w:rsidR="00F556BE" w:rsidRPr="00312FD8" w:rsidRDefault="00F556BE">
      <w:pPr>
        <w:spacing w:before="120" w:after="0"/>
        <w:ind w:firstLine="539"/>
        <w:rPr>
          <w:highlight w:val="lightGray"/>
          <w:rPrChange w:id="2268" w:author="Victoria Shilina" w:date="2018-10-25T09:44:00Z">
            <w:rPr/>
          </w:rPrChange>
        </w:rPr>
      </w:pPr>
      <w:r w:rsidRPr="00312FD8">
        <w:rPr>
          <w:highlight w:val="lightGray"/>
          <w:rPrChange w:id="2269" w:author="Victoria Shilina" w:date="2018-10-25T09:44:00Z">
            <w:rPr/>
          </w:rPrChange>
        </w:rPr>
        <w:t xml:space="preserve">В системе как </w:t>
      </w:r>
      <w:r w:rsidRPr="00312FD8">
        <w:rPr>
          <w:highlight w:val="lightGray"/>
          <w:lang w:val="en-US"/>
          <w:rPrChange w:id="2270" w:author="Victoria Shilina" w:date="2018-10-25T09:44:00Z">
            <w:rPr>
              <w:lang w:val="en-US"/>
            </w:rPr>
          </w:rPrChange>
        </w:rPr>
        <w:t>generic</w:t>
      </w:r>
      <w:r w:rsidRPr="00312FD8">
        <w:rPr>
          <w:highlight w:val="lightGray"/>
          <w:rPrChange w:id="2271" w:author="Victoria Shilina" w:date="2018-10-25T09:44:00Z">
            <w:rPr/>
          </w:rPrChange>
        </w:rPr>
        <w:t xml:space="preserve"> </w:t>
      </w:r>
      <w:r w:rsidRPr="00312FD8">
        <w:rPr>
          <w:highlight w:val="lightGray"/>
          <w:lang w:val="en-US"/>
          <w:rPrChange w:id="2272" w:author="Victoria Shilina" w:date="2018-10-25T09:44:00Z">
            <w:rPr>
              <w:lang w:val="en-US"/>
            </w:rPr>
          </w:rPrChange>
        </w:rPr>
        <w:t>pack</w:t>
      </w:r>
      <w:r w:rsidRPr="00312FD8">
        <w:rPr>
          <w:highlight w:val="lightGray"/>
          <w:rPrChange w:id="2273" w:author="Victoria Shilina" w:date="2018-10-25T09:44:00Z">
            <w:rPr/>
          </w:rPrChange>
        </w:rPr>
        <w:t>.</w:t>
      </w:r>
    </w:p>
    <w:p w14:paraId="64B3DC6D" w14:textId="342A227F" w:rsidR="000302A7" w:rsidRDefault="000302A7" w:rsidP="000302A7">
      <w:pPr>
        <w:spacing w:before="120" w:after="0"/>
        <w:ind w:firstLine="539"/>
      </w:pPr>
      <w:proofErr w:type="spellStart"/>
      <w:r w:rsidRPr="00312FD8">
        <w:rPr>
          <w:highlight w:val="lightGray"/>
          <w:rPrChange w:id="2274" w:author="Victoria Shilina" w:date="2018-10-25T09:44:00Z">
            <w:rPr/>
          </w:rPrChange>
        </w:rPr>
        <w:t>Паллетный</w:t>
      </w:r>
      <w:proofErr w:type="spellEnd"/>
      <w:r w:rsidRPr="00312FD8">
        <w:rPr>
          <w:highlight w:val="lightGray"/>
          <w:rPrChange w:id="2275" w:author="Victoria Shilina" w:date="2018-10-25T09:44:00Z">
            <w:rPr/>
          </w:rPrChange>
        </w:rPr>
        <w:t xml:space="preserve"> контейнер не маркируется этикеткой с именем груза, идентификация контейнера производится путем сканирования </w:t>
      </w:r>
      <w:proofErr w:type="spellStart"/>
      <w:r w:rsidRPr="00312FD8">
        <w:rPr>
          <w:highlight w:val="lightGray"/>
          <w:rPrChange w:id="2276" w:author="Victoria Shilina" w:date="2018-10-25T09:44:00Z">
            <w:rPr/>
          </w:rPrChange>
        </w:rPr>
        <w:t>штрихкода</w:t>
      </w:r>
      <w:proofErr w:type="spellEnd"/>
      <w:r w:rsidRPr="00312FD8">
        <w:rPr>
          <w:highlight w:val="lightGray"/>
          <w:rPrChange w:id="2277" w:author="Victoria Shilina" w:date="2018-10-25T09:44:00Z">
            <w:rPr/>
          </w:rPrChange>
        </w:rPr>
        <w:t xml:space="preserve"> любого груза, который числится в контейнере.</w:t>
      </w:r>
    </w:p>
    <w:p w14:paraId="7AE2AAFF" w14:textId="77777777" w:rsidR="0027521C" w:rsidRPr="00FD3425" w:rsidRDefault="0027521C" w:rsidP="0027521C">
      <w:pPr>
        <w:pStyle w:val="2"/>
        <w:rPr>
          <w:lang w:val="ru-RU"/>
        </w:rPr>
      </w:pPr>
      <w:bookmarkStart w:id="2278" w:name="_Toc529192731"/>
      <w:r w:rsidRPr="00FD3425">
        <w:rPr>
          <w:lang w:val="ru-RU"/>
        </w:rPr>
        <w:t>Штрихкодирование продукции</w:t>
      </w:r>
      <w:bookmarkEnd w:id="2278"/>
    </w:p>
    <w:p w14:paraId="64C6E907" w14:textId="40FCE09B" w:rsidR="0027521C" w:rsidRPr="00FD3425" w:rsidDel="006E01D4" w:rsidRDefault="0027521C" w:rsidP="0027521C">
      <w:pPr>
        <w:ind w:firstLine="708"/>
        <w:rPr>
          <w:del w:id="2279" w:author="Victoria Shilina" w:date="2018-10-25T09:34:00Z"/>
          <w:lang w:eastAsia="x-none"/>
        </w:rPr>
      </w:pPr>
      <w:r w:rsidRPr="00446E5E">
        <w:rPr>
          <w:highlight w:val="lightGray"/>
          <w:lang w:eastAsia="x-none"/>
        </w:rPr>
        <w:t>Весь Т</w:t>
      </w:r>
      <w:r w:rsidRPr="00446E5E">
        <w:rPr>
          <w:highlight w:val="lightGray"/>
          <w:lang w:eastAsia="x-none"/>
          <w:rPrChange w:id="2280" w:author="Victoria Shilina" w:date="2018-10-25T09:34:00Z">
            <w:rPr>
              <w:lang w:eastAsia="x-none"/>
            </w:rPr>
          </w:rPrChange>
        </w:rPr>
        <w:t xml:space="preserve">овар </w:t>
      </w:r>
      <w:r w:rsidR="00446E5E" w:rsidRPr="00446E5E">
        <w:rPr>
          <w:highlight w:val="lightGray"/>
          <w:lang w:eastAsia="x-none"/>
        </w:rPr>
        <w:t xml:space="preserve">(штучные грузы) </w:t>
      </w:r>
      <w:del w:id="2281" w:author="Victoria Shilina" w:date="2018-10-25T09:33:00Z">
        <w:r w:rsidRPr="00446E5E" w:rsidDel="006E01D4">
          <w:rPr>
            <w:highlight w:val="lightGray"/>
            <w:lang w:eastAsia="x-none"/>
            <w:rPrChange w:id="2282" w:author="Victoria Shilina" w:date="2018-10-25T09:34:00Z">
              <w:rPr>
                <w:lang w:eastAsia="x-none"/>
              </w:rPr>
            </w:rPrChange>
          </w:rPr>
          <w:delText xml:space="preserve">(кроме группы товаров «Без этикетки») </w:delText>
        </w:r>
      </w:del>
      <w:r w:rsidRPr="00446E5E">
        <w:rPr>
          <w:highlight w:val="lightGray"/>
          <w:lang w:eastAsia="x-none"/>
          <w:rPrChange w:id="2283" w:author="Victoria Shilina" w:date="2018-10-25T09:34:00Z">
            <w:rPr>
              <w:lang w:eastAsia="x-none"/>
            </w:rPr>
          </w:rPrChange>
        </w:rPr>
        <w:t>принимаемый с производства оклеивается этикеткой со штрих-кодом</w:t>
      </w:r>
      <w:r w:rsidR="00C93D93">
        <w:rPr>
          <w:highlight w:val="lightGray"/>
          <w:lang w:eastAsia="x-none"/>
        </w:rPr>
        <w:t>. Этот штрих-код</w:t>
      </w:r>
      <w:r w:rsidRPr="00446E5E">
        <w:rPr>
          <w:highlight w:val="lightGray"/>
          <w:lang w:eastAsia="x-none"/>
          <w:rPrChange w:id="2284" w:author="Victoria Shilina" w:date="2018-10-25T09:34:00Z">
            <w:rPr>
              <w:lang w:eastAsia="x-none"/>
            </w:rPr>
          </w:rPrChange>
        </w:rPr>
        <w:t xml:space="preserve"> содержит ин</w:t>
      </w:r>
      <w:r w:rsidR="00446E5E" w:rsidRPr="00446E5E">
        <w:rPr>
          <w:highlight w:val="lightGray"/>
          <w:lang w:eastAsia="x-none"/>
        </w:rPr>
        <w:t xml:space="preserve">формация о наименовании товара, весе, </w:t>
      </w:r>
      <w:commentRangeStart w:id="2285"/>
      <w:r w:rsidR="00446E5E" w:rsidRPr="00446E5E">
        <w:rPr>
          <w:highlight w:val="lightGray"/>
          <w:lang w:eastAsia="x-none"/>
        </w:rPr>
        <w:t>партии товара.</w:t>
      </w:r>
      <w:commentRangeEnd w:id="2285"/>
      <w:r w:rsidR="00446E5E" w:rsidRPr="00446E5E">
        <w:rPr>
          <w:rStyle w:val="aff0"/>
          <w:highlight w:val="lightGray"/>
        </w:rPr>
        <w:commentReference w:id="2285"/>
      </w:r>
    </w:p>
    <w:p w14:paraId="3DE69D11" w14:textId="77777777" w:rsidR="0027521C" w:rsidRPr="00FD3425" w:rsidRDefault="0027521C" w:rsidP="0027521C">
      <w:pPr>
        <w:ind w:firstLine="708"/>
        <w:rPr>
          <w:lang w:eastAsia="x-none"/>
        </w:rPr>
      </w:pPr>
      <w:del w:id="2286" w:author="Victoria Shilina" w:date="2018-10-25T09:34:00Z">
        <w:r w:rsidRPr="00FD3425" w:rsidDel="006E01D4">
          <w:rPr>
            <w:lang w:eastAsia="x-none"/>
          </w:rPr>
          <w:delText xml:space="preserve">Часть </w:delText>
        </w:r>
        <w:r w:rsidDel="006E01D4">
          <w:rPr>
            <w:lang w:eastAsia="x-none"/>
          </w:rPr>
          <w:delText xml:space="preserve">штучного </w:delText>
        </w:r>
        <w:r w:rsidRPr="00FD3425" w:rsidDel="006E01D4">
          <w:rPr>
            <w:lang w:eastAsia="x-none"/>
          </w:rPr>
          <w:delText xml:space="preserve">товара принимается на склад с производства без этикетки. Такой товар выделяется в отдельную товарную группу WMS "Без этикетки". Товар без этикетки будет промаркирован в зоне </w:delText>
        </w:r>
        <w:r w:rsidRPr="00FD3425" w:rsidDel="006E01D4">
          <w:rPr>
            <w:lang w:val="en-US" w:eastAsia="x-none"/>
          </w:rPr>
          <w:delText>U</w:delText>
        </w:r>
        <w:r w:rsidRPr="00FD3425" w:rsidDel="006E01D4">
          <w:rPr>
            <w:lang w:eastAsia="x-none"/>
          </w:rPr>
          <w:delText xml:space="preserve"> после отбора под заказ.</w:delText>
        </w:r>
      </w:del>
    </w:p>
    <w:p w14:paraId="4F7A2A4B" w14:textId="04813AE9" w:rsidR="00062705" w:rsidRDefault="00062705" w:rsidP="00062705">
      <w:pPr>
        <w:pStyle w:val="2"/>
      </w:pPr>
      <w:bookmarkStart w:id="2287" w:name="_Toc529192732"/>
      <w:proofErr w:type="spellStart"/>
      <w:r>
        <w:t>Этикетки</w:t>
      </w:r>
      <w:bookmarkEnd w:id="2287"/>
      <w:proofErr w:type="spellEnd"/>
    </w:p>
    <w:p w14:paraId="502634D6" w14:textId="020C8180" w:rsidR="00062705" w:rsidRPr="00446E5E" w:rsidRDefault="00062705" w:rsidP="00062705">
      <w:pPr>
        <w:ind w:firstLine="708"/>
        <w:rPr>
          <w:highlight w:val="lightGray"/>
          <w:lang w:val="x-none" w:eastAsia="x-none"/>
        </w:rPr>
      </w:pPr>
      <w:r w:rsidRPr="00446E5E">
        <w:rPr>
          <w:highlight w:val="lightGray"/>
          <w:lang w:val="x-none" w:eastAsia="x-none"/>
        </w:rPr>
        <w:t xml:space="preserve">СУ </w:t>
      </w:r>
      <w:proofErr w:type="spellStart"/>
      <w:r w:rsidRPr="00446E5E">
        <w:rPr>
          <w:highlight w:val="lightGray"/>
          <w:lang w:val="x-none" w:eastAsia="x-none"/>
        </w:rPr>
        <w:t>позволяет</w:t>
      </w:r>
      <w:proofErr w:type="spellEnd"/>
      <w:r w:rsidRPr="00446E5E">
        <w:rPr>
          <w:highlight w:val="lightGray"/>
          <w:lang w:val="x-none" w:eastAsia="x-none"/>
        </w:rPr>
        <w:t xml:space="preserve"> на </w:t>
      </w:r>
      <w:proofErr w:type="spellStart"/>
      <w:r w:rsidRPr="00446E5E">
        <w:rPr>
          <w:highlight w:val="lightGray"/>
          <w:lang w:val="x-none" w:eastAsia="x-none"/>
        </w:rPr>
        <w:t>разных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этапах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работы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печатать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этикетки</w:t>
      </w:r>
      <w:proofErr w:type="spellEnd"/>
      <w:r w:rsidRPr="00446E5E">
        <w:rPr>
          <w:highlight w:val="lightGray"/>
          <w:lang w:val="x-none" w:eastAsia="x-none"/>
        </w:rPr>
        <w:t xml:space="preserve"> для </w:t>
      </w:r>
      <w:proofErr w:type="spellStart"/>
      <w:r w:rsidRPr="00446E5E">
        <w:rPr>
          <w:highlight w:val="lightGray"/>
          <w:lang w:val="x-none" w:eastAsia="x-none"/>
        </w:rPr>
        <w:t>различных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объектов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системы</w:t>
      </w:r>
      <w:proofErr w:type="spellEnd"/>
      <w:r w:rsidRPr="00446E5E">
        <w:rPr>
          <w:highlight w:val="lightGray"/>
          <w:lang w:val="x-none" w:eastAsia="x-none"/>
        </w:rPr>
        <w:t xml:space="preserve">. В </w:t>
      </w:r>
      <w:proofErr w:type="spellStart"/>
      <w:r w:rsidRPr="00446E5E">
        <w:rPr>
          <w:highlight w:val="lightGray"/>
          <w:lang w:val="x-none" w:eastAsia="x-none"/>
        </w:rPr>
        <w:t>зависимости</w:t>
      </w:r>
      <w:proofErr w:type="spellEnd"/>
      <w:r w:rsidRPr="00446E5E">
        <w:rPr>
          <w:highlight w:val="lightGray"/>
          <w:lang w:val="x-none" w:eastAsia="x-none"/>
        </w:rPr>
        <w:t xml:space="preserve"> от </w:t>
      </w:r>
      <w:proofErr w:type="spellStart"/>
      <w:r w:rsidRPr="00446E5E">
        <w:rPr>
          <w:highlight w:val="lightGray"/>
          <w:lang w:val="x-none" w:eastAsia="x-none"/>
        </w:rPr>
        <w:t>объекта</w:t>
      </w:r>
      <w:proofErr w:type="spellEnd"/>
      <w:r w:rsidRPr="00446E5E">
        <w:rPr>
          <w:highlight w:val="lightGray"/>
          <w:lang w:val="x-none" w:eastAsia="x-none"/>
        </w:rPr>
        <w:t xml:space="preserve"> и </w:t>
      </w:r>
      <w:proofErr w:type="spellStart"/>
      <w:r w:rsidRPr="00446E5E">
        <w:rPr>
          <w:highlight w:val="lightGray"/>
          <w:lang w:val="x-none" w:eastAsia="x-none"/>
        </w:rPr>
        <w:t>целей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текущего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процесса</w:t>
      </w:r>
      <w:proofErr w:type="spellEnd"/>
      <w:r w:rsidRPr="00446E5E">
        <w:rPr>
          <w:highlight w:val="lightGray"/>
          <w:lang w:val="x-none" w:eastAsia="x-none"/>
        </w:rPr>
        <w:t xml:space="preserve"> на складе </w:t>
      </w:r>
      <w:proofErr w:type="spellStart"/>
      <w:r w:rsidRPr="00446E5E">
        <w:rPr>
          <w:highlight w:val="lightGray"/>
          <w:lang w:val="x-none" w:eastAsia="x-none"/>
        </w:rPr>
        <w:t>этикетки</w:t>
      </w:r>
      <w:proofErr w:type="spellEnd"/>
      <w:r w:rsidRPr="00446E5E">
        <w:rPr>
          <w:highlight w:val="lightGray"/>
          <w:lang w:val="x-none" w:eastAsia="x-none"/>
        </w:rPr>
        <w:t xml:space="preserve"> в СУ </w:t>
      </w:r>
      <w:proofErr w:type="spellStart"/>
      <w:r w:rsidRPr="00446E5E">
        <w:rPr>
          <w:highlight w:val="lightGray"/>
          <w:lang w:val="x-none" w:eastAsia="x-none"/>
        </w:rPr>
        <w:t>бывают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следующих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видов</w:t>
      </w:r>
      <w:proofErr w:type="spellEnd"/>
      <w:r w:rsidRPr="00446E5E">
        <w:rPr>
          <w:highlight w:val="lightGray"/>
          <w:lang w:val="x-none" w:eastAsia="x-none"/>
        </w:rPr>
        <w:t>:</w:t>
      </w:r>
    </w:p>
    <w:p w14:paraId="64C5DF64" w14:textId="712D51F7" w:rsidR="00062705" w:rsidRPr="00446E5E" w:rsidRDefault="00062705" w:rsidP="00411395">
      <w:pPr>
        <w:pStyle w:val="afff1"/>
        <w:numPr>
          <w:ilvl w:val="0"/>
          <w:numId w:val="99"/>
        </w:numPr>
        <w:rPr>
          <w:highlight w:val="lightGray"/>
          <w:lang w:val="x-none" w:eastAsia="x-none"/>
        </w:rPr>
      </w:pPr>
      <w:proofErr w:type="spellStart"/>
      <w:r w:rsidRPr="00446E5E">
        <w:rPr>
          <w:highlight w:val="lightGray"/>
          <w:lang w:val="x-none" w:eastAsia="x-none"/>
        </w:rPr>
        <w:t>Грузовые</w:t>
      </w:r>
      <w:proofErr w:type="spellEnd"/>
      <w:r w:rsidRPr="00446E5E">
        <w:rPr>
          <w:highlight w:val="lightGray"/>
          <w:lang w:val="x-none" w:eastAsia="x-none"/>
        </w:rPr>
        <w:t xml:space="preserve"> ‒ </w:t>
      </w:r>
      <w:proofErr w:type="spellStart"/>
      <w:r w:rsidRPr="00446E5E">
        <w:rPr>
          <w:highlight w:val="lightGray"/>
          <w:lang w:val="x-none" w:eastAsia="x-none"/>
        </w:rPr>
        <w:t>это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этикетки</w:t>
      </w:r>
      <w:proofErr w:type="spellEnd"/>
      <w:r w:rsidRPr="00446E5E">
        <w:rPr>
          <w:highlight w:val="lightGray"/>
          <w:lang w:val="x-none" w:eastAsia="x-none"/>
        </w:rPr>
        <w:t xml:space="preserve"> на </w:t>
      </w:r>
      <w:r w:rsidR="00411395" w:rsidRPr="00446E5E">
        <w:rPr>
          <w:highlight w:val="lightGray"/>
          <w:lang w:eastAsia="x-none"/>
        </w:rPr>
        <w:t>Г</w:t>
      </w:r>
      <w:proofErr w:type="spellStart"/>
      <w:r w:rsidRPr="00446E5E">
        <w:rPr>
          <w:highlight w:val="lightGray"/>
          <w:lang w:val="x-none" w:eastAsia="x-none"/>
        </w:rPr>
        <w:t>руз</w:t>
      </w:r>
      <w:proofErr w:type="spellEnd"/>
      <w:r w:rsidRPr="00446E5E">
        <w:rPr>
          <w:highlight w:val="lightGray"/>
          <w:lang w:val="x-none" w:eastAsia="x-none"/>
        </w:rPr>
        <w:t xml:space="preserve">. </w:t>
      </w:r>
      <w:proofErr w:type="spellStart"/>
      <w:r w:rsidRPr="00446E5E">
        <w:rPr>
          <w:highlight w:val="lightGray"/>
          <w:lang w:val="x-none" w:eastAsia="x-none"/>
        </w:rPr>
        <w:t>Используются</w:t>
      </w:r>
      <w:proofErr w:type="spellEnd"/>
      <w:r w:rsidRPr="00446E5E">
        <w:rPr>
          <w:highlight w:val="lightGray"/>
          <w:lang w:val="x-none" w:eastAsia="x-none"/>
        </w:rPr>
        <w:t xml:space="preserve"> для </w:t>
      </w:r>
      <w:proofErr w:type="spellStart"/>
      <w:r w:rsidRPr="00446E5E">
        <w:rPr>
          <w:highlight w:val="lightGray"/>
          <w:lang w:val="x-none" w:eastAsia="x-none"/>
        </w:rPr>
        <w:t>идентификации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груза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внутри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склада</w:t>
      </w:r>
      <w:proofErr w:type="spellEnd"/>
      <w:r w:rsidRPr="00446E5E">
        <w:rPr>
          <w:highlight w:val="lightGray"/>
          <w:lang w:val="x-none" w:eastAsia="x-none"/>
        </w:rPr>
        <w:t xml:space="preserve">. На </w:t>
      </w:r>
      <w:proofErr w:type="spellStart"/>
      <w:r w:rsidRPr="00446E5E">
        <w:rPr>
          <w:highlight w:val="lightGray"/>
          <w:lang w:val="x-none" w:eastAsia="x-none"/>
        </w:rPr>
        <w:t>такую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этикетку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наносится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штрихкод</w:t>
      </w:r>
      <w:proofErr w:type="spellEnd"/>
      <w:r w:rsidRPr="00446E5E">
        <w:rPr>
          <w:highlight w:val="lightGray"/>
          <w:lang w:val="x-none" w:eastAsia="x-none"/>
        </w:rPr>
        <w:t xml:space="preserve"> с </w:t>
      </w:r>
      <w:proofErr w:type="spellStart"/>
      <w:r w:rsidRPr="00446E5E">
        <w:rPr>
          <w:highlight w:val="lightGray"/>
          <w:lang w:val="x-none" w:eastAsia="x-none"/>
        </w:rPr>
        <w:t>именем</w:t>
      </w:r>
      <w:proofErr w:type="spellEnd"/>
      <w:r w:rsidRPr="00446E5E">
        <w:rPr>
          <w:highlight w:val="lightGray"/>
          <w:lang w:val="x-none" w:eastAsia="x-none"/>
        </w:rPr>
        <w:t xml:space="preserve"> (номером) </w:t>
      </w:r>
      <w:proofErr w:type="spellStart"/>
      <w:r w:rsidRPr="00446E5E">
        <w:rPr>
          <w:highlight w:val="lightGray"/>
          <w:lang w:val="x-none" w:eastAsia="x-none"/>
        </w:rPr>
        <w:t>груза</w:t>
      </w:r>
      <w:proofErr w:type="spellEnd"/>
      <w:r w:rsidRPr="00446E5E">
        <w:rPr>
          <w:highlight w:val="lightGray"/>
          <w:lang w:val="x-none" w:eastAsia="x-none"/>
        </w:rPr>
        <w:t xml:space="preserve">, </w:t>
      </w:r>
      <w:proofErr w:type="spellStart"/>
      <w:r w:rsidRPr="00446E5E">
        <w:rPr>
          <w:highlight w:val="lightGray"/>
          <w:lang w:val="x-none" w:eastAsia="x-none"/>
        </w:rPr>
        <w:t>идентификатором</w:t>
      </w:r>
      <w:proofErr w:type="spellEnd"/>
      <w:r w:rsidRPr="00446E5E">
        <w:rPr>
          <w:highlight w:val="lightGray"/>
          <w:lang w:val="x-none" w:eastAsia="x-none"/>
        </w:rPr>
        <w:t xml:space="preserve">, </w:t>
      </w:r>
      <w:proofErr w:type="spellStart"/>
      <w:r w:rsidRPr="00446E5E">
        <w:rPr>
          <w:highlight w:val="lightGray"/>
          <w:lang w:val="x-none" w:eastAsia="x-none"/>
        </w:rPr>
        <w:t>дополнительной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информацией</w:t>
      </w:r>
      <w:proofErr w:type="spellEnd"/>
      <w:r w:rsidRPr="00446E5E">
        <w:rPr>
          <w:highlight w:val="lightGray"/>
          <w:lang w:val="x-none" w:eastAsia="x-none"/>
        </w:rPr>
        <w:t xml:space="preserve"> о товаре.</w:t>
      </w:r>
      <w:r w:rsidR="005E32DE" w:rsidRPr="00446E5E">
        <w:rPr>
          <w:highlight w:val="lightGray"/>
          <w:lang w:eastAsia="x-none"/>
        </w:rPr>
        <w:t xml:space="preserve"> Внутри склада такие этикетки еще называют логистические;</w:t>
      </w:r>
    </w:p>
    <w:p w14:paraId="1617DD84" w14:textId="36222601" w:rsidR="00062705" w:rsidRPr="00446E5E" w:rsidRDefault="00062705" w:rsidP="00411395">
      <w:pPr>
        <w:pStyle w:val="afff1"/>
        <w:numPr>
          <w:ilvl w:val="0"/>
          <w:numId w:val="99"/>
        </w:numPr>
        <w:rPr>
          <w:highlight w:val="lightGray"/>
          <w:lang w:val="x-none" w:eastAsia="x-none"/>
        </w:rPr>
      </w:pPr>
      <w:proofErr w:type="spellStart"/>
      <w:r w:rsidRPr="00446E5E">
        <w:rPr>
          <w:highlight w:val="lightGray"/>
          <w:lang w:val="x-none" w:eastAsia="x-none"/>
        </w:rPr>
        <w:t>Транспортные</w:t>
      </w:r>
      <w:proofErr w:type="spellEnd"/>
      <w:r w:rsidRPr="00446E5E">
        <w:rPr>
          <w:highlight w:val="lightGray"/>
          <w:lang w:val="x-none" w:eastAsia="x-none"/>
        </w:rPr>
        <w:t>/</w:t>
      </w:r>
      <w:proofErr w:type="spellStart"/>
      <w:r w:rsidRPr="00446E5E">
        <w:rPr>
          <w:highlight w:val="lightGray"/>
          <w:lang w:val="x-none" w:eastAsia="x-none"/>
        </w:rPr>
        <w:t>отгрузочные</w:t>
      </w:r>
      <w:proofErr w:type="spellEnd"/>
      <w:r w:rsidRPr="00446E5E">
        <w:rPr>
          <w:highlight w:val="lightGray"/>
          <w:lang w:val="x-none" w:eastAsia="x-none"/>
        </w:rPr>
        <w:t xml:space="preserve"> ‒ </w:t>
      </w:r>
      <w:proofErr w:type="spellStart"/>
      <w:r w:rsidRPr="00446E5E">
        <w:rPr>
          <w:highlight w:val="lightGray"/>
          <w:lang w:val="x-none" w:eastAsia="x-none"/>
        </w:rPr>
        <w:t>этикетки</w:t>
      </w:r>
      <w:proofErr w:type="spellEnd"/>
      <w:r w:rsidRPr="00446E5E">
        <w:rPr>
          <w:highlight w:val="lightGray"/>
          <w:lang w:val="x-none" w:eastAsia="x-none"/>
        </w:rPr>
        <w:t xml:space="preserve">, </w:t>
      </w:r>
      <w:proofErr w:type="spellStart"/>
      <w:r w:rsidRPr="00446E5E">
        <w:rPr>
          <w:highlight w:val="lightGray"/>
          <w:lang w:val="x-none" w:eastAsia="x-none"/>
        </w:rPr>
        <w:t>предназначенные</w:t>
      </w:r>
      <w:proofErr w:type="spellEnd"/>
      <w:r w:rsidRPr="00446E5E">
        <w:rPr>
          <w:highlight w:val="lightGray"/>
          <w:lang w:val="x-none" w:eastAsia="x-none"/>
        </w:rPr>
        <w:t xml:space="preserve"> для </w:t>
      </w:r>
      <w:proofErr w:type="spellStart"/>
      <w:r w:rsidRPr="00446E5E">
        <w:rPr>
          <w:highlight w:val="lightGray"/>
          <w:lang w:val="x-none" w:eastAsia="x-none"/>
        </w:rPr>
        <w:t>идентификации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объекта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вне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склада</w:t>
      </w:r>
      <w:proofErr w:type="spellEnd"/>
      <w:r w:rsidRPr="00446E5E">
        <w:rPr>
          <w:highlight w:val="lightGray"/>
          <w:lang w:val="x-none" w:eastAsia="x-none"/>
        </w:rPr>
        <w:t xml:space="preserve">, </w:t>
      </w:r>
      <w:proofErr w:type="spellStart"/>
      <w:r w:rsidRPr="00446E5E">
        <w:rPr>
          <w:highlight w:val="lightGray"/>
          <w:lang w:val="x-none" w:eastAsia="x-none"/>
        </w:rPr>
        <w:t>например</w:t>
      </w:r>
      <w:proofErr w:type="spellEnd"/>
      <w:r w:rsidRPr="00446E5E">
        <w:rPr>
          <w:highlight w:val="lightGray"/>
          <w:lang w:val="x-none" w:eastAsia="x-none"/>
        </w:rPr>
        <w:t xml:space="preserve">, в </w:t>
      </w:r>
      <w:proofErr w:type="spellStart"/>
      <w:r w:rsidRPr="00446E5E">
        <w:rPr>
          <w:highlight w:val="lightGray"/>
          <w:lang w:val="x-none" w:eastAsia="x-none"/>
        </w:rPr>
        <w:t>процессе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транспортировки</w:t>
      </w:r>
      <w:proofErr w:type="spellEnd"/>
      <w:r w:rsidRPr="00446E5E">
        <w:rPr>
          <w:highlight w:val="lightGray"/>
          <w:lang w:val="x-none" w:eastAsia="x-none"/>
        </w:rPr>
        <w:t xml:space="preserve">. На них </w:t>
      </w:r>
      <w:r w:rsidR="00446E5E" w:rsidRPr="00446E5E">
        <w:rPr>
          <w:highlight w:val="lightGray"/>
          <w:lang w:eastAsia="x-none"/>
        </w:rPr>
        <w:t xml:space="preserve">обычно </w:t>
      </w:r>
      <w:proofErr w:type="spellStart"/>
      <w:r w:rsidRPr="00446E5E">
        <w:rPr>
          <w:highlight w:val="lightGray"/>
          <w:lang w:val="x-none" w:eastAsia="x-none"/>
        </w:rPr>
        <w:t>указываются</w:t>
      </w:r>
      <w:proofErr w:type="spellEnd"/>
      <w:r w:rsidRPr="00446E5E">
        <w:rPr>
          <w:highlight w:val="lightGray"/>
          <w:lang w:val="x-none" w:eastAsia="x-none"/>
        </w:rPr>
        <w:t xml:space="preserve"> код </w:t>
      </w:r>
      <w:proofErr w:type="spellStart"/>
      <w:r w:rsidRPr="00446E5E">
        <w:rPr>
          <w:highlight w:val="lightGray"/>
          <w:lang w:val="x-none" w:eastAsia="x-none"/>
        </w:rPr>
        <w:t>товара</w:t>
      </w:r>
      <w:proofErr w:type="spellEnd"/>
      <w:r w:rsidRPr="00446E5E">
        <w:rPr>
          <w:highlight w:val="lightGray"/>
          <w:lang w:val="x-none" w:eastAsia="x-none"/>
        </w:rPr>
        <w:t xml:space="preserve">, </w:t>
      </w:r>
      <w:proofErr w:type="spellStart"/>
      <w:r w:rsidRPr="00446E5E">
        <w:rPr>
          <w:highlight w:val="lightGray"/>
          <w:lang w:val="x-none" w:eastAsia="x-none"/>
        </w:rPr>
        <w:t>количество</w:t>
      </w:r>
      <w:proofErr w:type="spellEnd"/>
      <w:r w:rsidRPr="00446E5E">
        <w:rPr>
          <w:highlight w:val="lightGray"/>
          <w:lang w:val="x-none" w:eastAsia="x-none"/>
        </w:rPr>
        <w:t xml:space="preserve">, состав </w:t>
      </w:r>
      <w:proofErr w:type="spellStart"/>
      <w:r w:rsidRPr="00446E5E">
        <w:rPr>
          <w:highlight w:val="lightGray"/>
          <w:lang w:val="x-none" w:eastAsia="x-none"/>
        </w:rPr>
        <w:t>груза</w:t>
      </w:r>
      <w:proofErr w:type="spellEnd"/>
      <w:r w:rsidRPr="00446E5E">
        <w:rPr>
          <w:highlight w:val="lightGray"/>
          <w:lang w:val="x-none" w:eastAsia="x-none"/>
        </w:rPr>
        <w:t xml:space="preserve"> (</w:t>
      </w:r>
      <w:proofErr w:type="spellStart"/>
      <w:r w:rsidRPr="00446E5E">
        <w:rPr>
          <w:highlight w:val="lightGray"/>
          <w:lang w:val="x-none" w:eastAsia="x-none"/>
        </w:rPr>
        <w:t>если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это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mixed-паллета</w:t>
      </w:r>
      <w:proofErr w:type="spellEnd"/>
      <w:r w:rsidRPr="00446E5E">
        <w:rPr>
          <w:highlight w:val="lightGray"/>
          <w:lang w:val="x-none" w:eastAsia="x-none"/>
        </w:rPr>
        <w:t xml:space="preserve">), </w:t>
      </w:r>
      <w:proofErr w:type="spellStart"/>
      <w:r w:rsidRPr="00446E5E">
        <w:rPr>
          <w:highlight w:val="lightGray"/>
          <w:lang w:val="x-none" w:eastAsia="x-none"/>
        </w:rPr>
        <w:t>отп</w:t>
      </w:r>
      <w:r w:rsidR="005E32DE" w:rsidRPr="00446E5E">
        <w:rPr>
          <w:highlight w:val="lightGray"/>
          <w:lang w:val="x-none" w:eastAsia="x-none"/>
        </w:rPr>
        <w:t>равитель</w:t>
      </w:r>
      <w:proofErr w:type="spellEnd"/>
      <w:r w:rsidR="005E32DE" w:rsidRPr="00446E5E">
        <w:rPr>
          <w:highlight w:val="lightGray"/>
          <w:lang w:val="x-none" w:eastAsia="x-none"/>
        </w:rPr>
        <w:t xml:space="preserve">, </w:t>
      </w:r>
      <w:proofErr w:type="spellStart"/>
      <w:r w:rsidR="005E32DE" w:rsidRPr="00446E5E">
        <w:rPr>
          <w:highlight w:val="lightGray"/>
          <w:lang w:val="x-none" w:eastAsia="x-none"/>
        </w:rPr>
        <w:t>получатель</w:t>
      </w:r>
      <w:proofErr w:type="spellEnd"/>
      <w:r w:rsidR="005E32DE" w:rsidRPr="00446E5E">
        <w:rPr>
          <w:highlight w:val="lightGray"/>
          <w:lang w:val="x-none" w:eastAsia="x-none"/>
        </w:rPr>
        <w:t>, SSCC-</w:t>
      </w:r>
      <w:proofErr w:type="spellStart"/>
      <w:r w:rsidR="005E32DE" w:rsidRPr="00446E5E">
        <w:rPr>
          <w:highlight w:val="lightGray"/>
          <w:lang w:val="x-none" w:eastAsia="x-none"/>
        </w:rPr>
        <w:t>коды</w:t>
      </w:r>
      <w:proofErr w:type="spellEnd"/>
      <w:r w:rsidR="005E32DE" w:rsidRPr="00446E5E">
        <w:rPr>
          <w:highlight w:val="lightGray"/>
          <w:lang w:val="x-none" w:eastAsia="x-none"/>
        </w:rPr>
        <w:t>;</w:t>
      </w:r>
    </w:p>
    <w:p w14:paraId="6CBD9F42" w14:textId="66FCB9EE" w:rsidR="00062705" w:rsidRPr="00446E5E" w:rsidRDefault="00062705" w:rsidP="00411395">
      <w:pPr>
        <w:pStyle w:val="afff1"/>
        <w:numPr>
          <w:ilvl w:val="0"/>
          <w:numId w:val="99"/>
        </w:numPr>
        <w:rPr>
          <w:highlight w:val="lightGray"/>
          <w:lang w:val="x-none" w:eastAsia="x-none"/>
        </w:rPr>
      </w:pPr>
      <w:proofErr w:type="spellStart"/>
      <w:r w:rsidRPr="00446E5E">
        <w:rPr>
          <w:highlight w:val="lightGray"/>
          <w:lang w:val="x-none" w:eastAsia="x-none"/>
        </w:rPr>
        <w:t>Товарные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этикетки</w:t>
      </w:r>
      <w:proofErr w:type="spellEnd"/>
      <w:r w:rsidRPr="00446E5E">
        <w:rPr>
          <w:highlight w:val="lightGray"/>
          <w:lang w:val="x-none" w:eastAsia="x-none"/>
        </w:rPr>
        <w:t xml:space="preserve"> ‒ </w:t>
      </w:r>
      <w:proofErr w:type="spellStart"/>
      <w:r w:rsidRPr="00446E5E">
        <w:rPr>
          <w:highlight w:val="lightGray"/>
          <w:lang w:val="x-none" w:eastAsia="x-none"/>
        </w:rPr>
        <w:t>это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этикетки</w:t>
      </w:r>
      <w:proofErr w:type="spellEnd"/>
      <w:r w:rsidRPr="00446E5E">
        <w:rPr>
          <w:highlight w:val="lightGray"/>
          <w:lang w:val="x-none" w:eastAsia="x-none"/>
        </w:rPr>
        <w:t xml:space="preserve"> на </w:t>
      </w:r>
      <w:proofErr w:type="spellStart"/>
      <w:r w:rsidRPr="00446E5E">
        <w:rPr>
          <w:highlight w:val="lightGray"/>
          <w:lang w:val="x-none" w:eastAsia="x-none"/>
        </w:rPr>
        <w:t>конкретном</w:t>
      </w:r>
      <w:proofErr w:type="spellEnd"/>
      <w:r w:rsidRPr="00446E5E">
        <w:rPr>
          <w:highlight w:val="lightGray"/>
          <w:lang w:val="x-none" w:eastAsia="x-none"/>
        </w:rPr>
        <w:t xml:space="preserve"> товаре (</w:t>
      </w:r>
      <w:proofErr w:type="spellStart"/>
      <w:r w:rsidRPr="00446E5E">
        <w:rPr>
          <w:highlight w:val="lightGray"/>
          <w:lang w:val="x-none" w:eastAsia="x-none"/>
        </w:rPr>
        <w:t>штуке</w:t>
      </w:r>
      <w:proofErr w:type="spellEnd"/>
      <w:r w:rsidRPr="00446E5E">
        <w:rPr>
          <w:highlight w:val="lightGray"/>
          <w:lang w:val="x-none" w:eastAsia="x-none"/>
        </w:rPr>
        <w:t xml:space="preserve">, </w:t>
      </w:r>
      <w:proofErr w:type="spellStart"/>
      <w:r w:rsidRPr="00446E5E">
        <w:rPr>
          <w:highlight w:val="lightGray"/>
          <w:lang w:val="x-none" w:eastAsia="x-none"/>
        </w:rPr>
        <w:t>коробке</w:t>
      </w:r>
      <w:proofErr w:type="spellEnd"/>
      <w:r w:rsidRPr="00446E5E">
        <w:rPr>
          <w:highlight w:val="lightGray"/>
          <w:lang w:val="x-none" w:eastAsia="x-none"/>
        </w:rPr>
        <w:t xml:space="preserve">). </w:t>
      </w:r>
      <w:proofErr w:type="spellStart"/>
      <w:r w:rsidRPr="00446E5E">
        <w:rPr>
          <w:highlight w:val="lightGray"/>
          <w:lang w:val="x-none" w:eastAsia="x-none"/>
        </w:rPr>
        <w:t>Такая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этикетка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может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содержать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информацию</w:t>
      </w:r>
      <w:proofErr w:type="spellEnd"/>
      <w:r w:rsidRPr="00446E5E">
        <w:rPr>
          <w:highlight w:val="lightGray"/>
          <w:lang w:val="x-none" w:eastAsia="x-none"/>
        </w:rPr>
        <w:t xml:space="preserve"> для конечного </w:t>
      </w:r>
      <w:proofErr w:type="spellStart"/>
      <w:r w:rsidRPr="00446E5E">
        <w:rPr>
          <w:highlight w:val="lightGray"/>
          <w:lang w:val="x-none" w:eastAsia="x-none"/>
        </w:rPr>
        <w:t>клиента</w:t>
      </w:r>
      <w:proofErr w:type="spellEnd"/>
      <w:r w:rsidRPr="00446E5E">
        <w:rPr>
          <w:highlight w:val="lightGray"/>
          <w:lang w:val="x-none" w:eastAsia="x-none"/>
        </w:rPr>
        <w:t xml:space="preserve">. На </w:t>
      </w:r>
      <w:proofErr w:type="spellStart"/>
      <w:r w:rsidRPr="00446E5E">
        <w:rPr>
          <w:highlight w:val="lightGray"/>
          <w:lang w:val="x-none" w:eastAsia="x-none"/>
        </w:rPr>
        <w:t>этикетке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этого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типа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отображаются</w:t>
      </w:r>
      <w:proofErr w:type="spellEnd"/>
      <w:r w:rsidRPr="00446E5E">
        <w:rPr>
          <w:highlight w:val="lightGray"/>
          <w:lang w:val="x-none" w:eastAsia="x-none"/>
        </w:rPr>
        <w:t xml:space="preserve"> </w:t>
      </w:r>
      <w:proofErr w:type="spellStart"/>
      <w:r w:rsidRPr="00446E5E">
        <w:rPr>
          <w:highlight w:val="lightGray"/>
          <w:lang w:val="x-none" w:eastAsia="x-none"/>
        </w:rPr>
        <w:t>сведения</w:t>
      </w:r>
      <w:proofErr w:type="spellEnd"/>
      <w:r w:rsidRPr="00446E5E">
        <w:rPr>
          <w:highlight w:val="lightGray"/>
          <w:lang w:val="x-none" w:eastAsia="x-none"/>
        </w:rPr>
        <w:t xml:space="preserve"> о товаре, </w:t>
      </w:r>
      <w:proofErr w:type="spellStart"/>
      <w:r w:rsidRPr="00446E5E">
        <w:rPr>
          <w:highlight w:val="lightGray"/>
          <w:lang w:val="x-none" w:eastAsia="x-none"/>
        </w:rPr>
        <w:t>поставщике</w:t>
      </w:r>
      <w:proofErr w:type="spellEnd"/>
      <w:r w:rsidRPr="00446E5E">
        <w:rPr>
          <w:highlight w:val="lightGray"/>
          <w:lang w:val="x-none" w:eastAsia="x-none"/>
        </w:rPr>
        <w:t xml:space="preserve">, </w:t>
      </w:r>
      <w:proofErr w:type="spellStart"/>
      <w:r w:rsidRPr="00446E5E">
        <w:rPr>
          <w:highlight w:val="lightGray"/>
          <w:lang w:val="x-none" w:eastAsia="x-none"/>
        </w:rPr>
        <w:t>производителе</w:t>
      </w:r>
      <w:proofErr w:type="spellEnd"/>
      <w:r w:rsidRPr="00446E5E">
        <w:rPr>
          <w:highlight w:val="lightGray"/>
          <w:lang w:val="x-none" w:eastAsia="x-none"/>
        </w:rPr>
        <w:t xml:space="preserve">, </w:t>
      </w:r>
      <w:proofErr w:type="spellStart"/>
      <w:r w:rsidRPr="00446E5E">
        <w:rPr>
          <w:highlight w:val="lightGray"/>
          <w:lang w:val="x-none" w:eastAsia="x-none"/>
        </w:rPr>
        <w:t>условиях</w:t>
      </w:r>
      <w:proofErr w:type="spellEnd"/>
      <w:r w:rsidRPr="00446E5E">
        <w:rPr>
          <w:highlight w:val="lightGray"/>
          <w:lang w:val="x-none" w:eastAsia="x-none"/>
        </w:rPr>
        <w:t xml:space="preserve"> и </w:t>
      </w:r>
      <w:proofErr w:type="spellStart"/>
      <w:r w:rsidRPr="00446E5E">
        <w:rPr>
          <w:highlight w:val="lightGray"/>
          <w:lang w:val="x-none" w:eastAsia="x-none"/>
        </w:rPr>
        <w:t>длительности</w:t>
      </w:r>
      <w:proofErr w:type="spellEnd"/>
      <w:r w:rsidR="00446E5E" w:rsidRPr="00446E5E">
        <w:rPr>
          <w:highlight w:val="lightGray"/>
          <w:lang w:val="x-none" w:eastAsia="x-none"/>
        </w:rPr>
        <w:t xml:space="preserve"> </w:t>
      </w:r>
      <w:proofErr w:type="spellStart"/>
      <w:r w:rsidR="00446E5E" w:rsidRPr="00446E5E">
        <w:rPr>
          <w:highlight w:val="lightGray"/>
          <w:lang w:val="x-none" w:eastAsia="x-none"/>
        </w:rPr>
        <w:t>хранения</w:t>
      </w:r>
      <w:proofErr w:type="spellEnd"/>
      <w:r w:rsidR="00446E5E" w:rsidRPr="00446E5E">
        <w:rPr>
          <w:highlight w:val="lightGray"/>
          <w:lang w:val="x-none" w:eastAsia="x-none"/>
        </w:rPr>
        <w:t xml:space="preserve">. </w:t>
      </w:r>
      <w:r w:rsidR="0086621A" w:rsidRPr="00446E5E">
        <w:rPr>
          <w:highlight w:val="lightGray"/>
          <w:lang w:eastAsia="x-none"/>
        </w:rPr>
        <w:t xml:space="preserve">В данном проекте это </w:t>
      </w:r>
      <w:proofErr w:type="spellStart"/>
      <w:r w:rsidR="0086621A" w:rsidRPr="00446E5E">
        <w:rPr>
          <w:highlight w:val="lightGray"/>
          <w:lang w:eastAsia="x-none"/>
        </w:rPr>
        <w:t>термоэтикетки</w:t>
      </w:r>
      <w:proofErr w:type="spellEnd"/>
      <w:r w:rsidR="0086621A" w:rsidRPr="00446E5E">
        <w:rPr>
          <w:highlight w:val="lightGray"/>
          <w:lang w:eastAsia="x-none"/>
        </w:rPr>
        <w:t xml:space="preserve">, которые наносятся на Товар в зоне </w:t>
      </w:r>
      <w:r w:rsidR="0086621A" w:rsidRPr="00446E5E">
        <w:rPr>
          <w:highlight w:val="lightGray"/>
          <w:lang w:val="en-US" w:eastAsia="x-none"/>
        </w:rPr>
        <w:t>U</w:t>
      </w:r>
      <w:r w:rsidR="00446E5E" w:rsidRPr="00446E5E">
        <w:rPr>
          <w:highlight w:val="lightGray"/>
          <w:lang w:eastAsia="x-none"/>
        </w:rPr>
        <w:t xml:space="preserve"> с помощью маркировального оборудования (внесистемный процесс)</w:t>
      </w:r>
      <w:r w:rsidR="0086621A" w:rsidRPr="00446E5E">
        <w:rPr>
          <w:highlight w:val="lightGray"/>
          <w:lang w:eastAsia="x-none"/>
        </w:rPr>
        <w:t>.</w:t>
      </w:r>
    </w:p>
    <w:p w14:paraId="40A02B7E" w14:textId="21BC090A" w:rsidR="007167D9" w:rsidRDefault="007167D9" w:rsidP="007167D9">
      <w:pPr>
        <w:pStyle w:val="1"/>
        <w:rPr>
          <w:ins w:id="2288" w:author="Victoria Shilina" w:date="2018-10-26T09:41:00Z"/>
        </w:rPr>
      </w:pPr>
      <w:bookmarkStart w:id="2289" w:name="_Toc529192733"/>
      <w:r w:rsidRPr="00FD3425">
        <w:lastRenderedPageBreak/>
        <w:t>Прием готовой продукции</w:t>
      </w:r>
      <w:bookmarkEnd w:id="2289"/>
    </w:p>
    <w:p w14:paraId="6D406250" w14:textId="77777777" w:rsidR="00F40262" w:rsidRPr="00F40262" w:rsidRDefault="00F40262" w:rsidP="00F40262">
      <w:pPr>
        <w:ind w:firstLine="709"/>
        <w:rPr>
          <w:highlight w:val="green"/>
        </w:rPr>
      </w:pPr>
      <w:bookmarkStart w:id="2290" w:name="_Toc529192734"/>
      <w:r w:rsidRPr="00F40262">
        <w:rPr>
          <w:highlight w:val="green"/>
        </w:rPr>
        <w:t>Из ГС в СУ через шлюз поступают Уведомления поставки (УП). При необходимости УП может быть создано в СУ менеджером вручную.</w:t>
      </w:r>
    </w:p>
    <w:p w14:paraId="5A088A61" w14:textId="77777777" w:rsidR="00F40262" w:rsidRPr="00F40262" w:rsidRDefault="00F40262" w:rsidP="00F40262">
      <w:pPr>
        <w:ind w:firstLine="709"/>
        <w:rPr>
          <w:highlight w:val="green"/>
        </w:rPr>
      </w:pPr>
      <w:r w:rsidRPr="00F40262">
        <w:rPr>
          <w:highlight w:val="green"/>
        </w:rPr>
        <w:t>Менеджер СУ перед началом разгрузки и/или приемки товаров выбирает необходимое УП (в списке поступивших из ГС) и переводит это УП из статуса «Готов» в статус «Подготовлен».</w:t>
      </w:r>
    </w:p>
    <w:p w14:paraId="14B18AA0" w14:textId="77777777" w:rsidR="00F40262" w:rsidRPr="00F40262" w:rsidRDefault="00F40262" w:rsidP="00F40262">
      <w:pPr>
        <w:ind w:firstLine="709"/>
        <w:rPr>
          <w:highlight w:val="green"/>
        </w:rPr>
      </w:pPr>
      <w:r w:rsidRPr="00F40262">
        <w:rPr>
          <w:highlight w:val="green"/>
        </w:rPr>
        <w:t>Далее на основании УП в статусе «Подготовлен» менеджер формирует в СУ ПО (либо один ПО на весь товар в УП, либо, при необходимости, несколько ПО, каждый из которых включает в себя часть товаров УП – например по принципу Один ПО=Один Товар). По созданным ПО будет производиться приемка поставки.</w:t>
      </w:r>
    </w:p>
    <w:p w14:paraId="7A1FD85D" w14:textId="77777777" w:rsidR="00F40262" w:rsidRPr="00967A39" w:rsidRDefault="00F40262" w:rsidP="00F40262">
      <w:pPr>
        <w:ind w:firstLine="709"/>
      </w:pPr>
      <w:r w:rsidRPr="00F40262">
        <w:rPr>
          <w:highlight w:val="green"/>
        </w:rPr>
        <w:t>После Менеджер приемки печатает Приемные листы (ПЛ) (при необходимости) и дает команду СУ на запуск ПО в работу. СУ переводит ПО в статус «В работе» и создает работу на приемку товаров.</w:t>
      </w:r>
    </w:p>
    <w:p w14:paraId="32703336" w14:textId="07C3AEC3" w:rsidR="007167D9" w:rsidRPr="00FD3425" w:rsidRDefault="007167D9" w:rsidP="007167D9">
      <w:pPr>
        <w:pStyle w:val="2"/>
        <w:rPr>
          <w:lang w:val="ru-RU"/>
        </w:rPr>
      </w:pPr>
      <w:r w:rsidRPr="00FD3425">
        <w:rPr>
          <w:lang w:val="ru-RU"/>
        </w:rPr>
        <w:t>С производства</w:t>
      </w:r>
      <w:bookmarkEnd w:id="2290"/>
    </w:p>
    <w:p w14:paraId="697275BA" w14:textId="77777777" w:rsidR="00F40262" w:rsidRPr="00F40262" w:rsidRDefault="00F40262" w:rsidP="00F40262">
      <w:pPr>
        <w:ind w:left="708"/>
        <w:rPr>
          <w:highlight w:val="green"/>
        </w:rPr>
      </w:pPr>
      <w:bookmarkStart w:id="2291" w:name="_Toc513562466"/>
      <w:bookmarkStart w:id="2292" w:name="_Toc529192735"/>
      <w:r w:rsidRPr="00F40262">
        <w:rPr>
          <w:highlight w:val="green"/>
        </w:rPr>
        <w:t xml:space="preserve">Схема приема готовой продукции с производства отражена на </w:t>
      </w:r>
    </w:p>
    <w:p w14:paraId="671B61F8" w14:textId="77777777" w:rsidR="00F40262" w:rsidRPr="00F40262" w:rsidRDefault="00F40262" w:rsidP="00F40262">
      <w:pPr>
        <w:rPr>
          <w:highlight w:val="green"/>
        </w:rPr>
      </w:pPr>
      <w:r w:rsidRPr="00F40262">
        <w:rPr>
          <w:noProof/>
          <w:highlight w:val="green"/>
          <w:lang w:val="uk-UA" w:eastAsia="uk-UA"/>
        </w:rPr>
        <w:drawing>
          <wp:inline distT="0" distB="0" distL="0" distR="0" wp14:anchorId="76E65495" wp14:editId="7D47D2B5">
            <wp:extent cx="6011545" cy="3872230"/>
            <wp:effectExtent l="0" t="0" r="825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5B89" w14:textId="77777777" w:rsidR="00F40262" w:rsidRPr="00FD3425" w:rsidRDefault="00F40262" w:rsidP="00F40262">
      <w:pPr>
        <w:jc w:val="center"/>
      </w:pPr>
      <w:bookmarkStart w:id="2293" w:name="_Ref513218045"/>
      <w:r w:rsidRPr="00F40262">
        <w:rPr>
          <w:highlight w:val="green"/>
        </w:rPr>
        <w:t xml:space="preserve">Рис. </w:t>
      </w:r>
      <w:r w:rsidRPr="00F40262">
        <w:rPr>
          <w:noProof/>
          <w:highlight w:val="green"/>
        </w:rPr>
        <w:fldChar w:fldCharType="begin"/>
      </w:r>
      <w:r w:rsidRPr="00F40262">
        <w:rPr>
          <w:noProof/>
          <w:highlight w:val="green"/>
        </w:rPr>
        <w:instrText xml:space="preserve"> SEQ "Рисунок" \*Arabic </w:instrText>
      </w:r>
      <w:r w:rsidRPr="00F40262">
        <w:rPr>
          <w:noProof/>
          <w:highlight w:val="green"/>
        </w:rPr>
        <w:fldChar w:fldCharType="separate"/>
      </w:r>
      <w:r w:rsidRPr="00F40262">
        <w:rPr>
          <w:noProof/>
          <w:highlight w:val="green"/>
        </w:rPr>
        <w:t>1</w:t>
      </w:r>
      <w:r w:rsidRPr="00F40262">
        <w:rPr>
          <w:noProof/>
          <w:highlight w:val="green"/>
        </w:rPr>
        <w:fldChar w:fldCharType="end"/>
      </w:r>
      <w:bookmarkEnd w:id="2293"/>
      <w:r w:rsidRPr="00F40262">
        <w:rPr>
          <w:highlight w:val="green"/>
        </w:rPr>
        <w:t>: Прием ГП с производства</w:t>
      </w:r>
    </w:p>
    <w:p w14:paraId="241E8D91" w14:textId="77777777" w:rsidR="004C7B1C" w:rsidRPr="00FD3425" w:rsidRDefault="004C7B1C" w:rsidP="004C7B1C">
      <w:pPr>
        <w:pStyle w:val="3"/>
      </w:pPr>
      <w:r w:rsidRPr="00FD3425">
        <w:lastRenderedPageBreak/>
        <w:t>Документ-</w:t>
      </w:r>
      <w:proofErr w:type="spellStart"/>
      <w:r w:rsidRPr="00FD3425">
        <w:t>основание</w:t>
      </w:r>
      <w:bookmarkEnd w:id="2291"/>
      <w:bookmarkEnd w:id="2292"/>
      <w:proofErr w:type="spellEnd"/>
    </w:p>
    <w:p w14:paraId="309B8C4E" w14:textId="77777777" w:rsidR="00F40262" w:rsidRPr="00F40262" w:rsidRDefault="00F40262" w:rsidP="00F40262">
      <w:pPr>
        <w:spacing w:before="120" w:after="0" w:afterAutospacing="0"/>
        <w:ind w:firstLine="539"/>
        <w:rPr>
          <w:highlight w:val="green"/>
        </w:rPr>
      </w:pPr>
      <w:r w:rsidRPr="00F40262">
        <w:rPr>
          <w:highlight w:val="green"/>
        </w:rPr>
        <w:t xml:space="preserve">Приемка готовой продукции с производства ведется по документу-основанию. В ГС это «Производственное задание», оно поступает по шлюзу в СУ, где преобразуется в документ УП с типом «производство». Далее по документу УП ответственный сотрудник создает ПО. </w:t>
      </w:r>
    </w:p>
    <w:p w14:paraId="5A62511E" w14:textId="77777777" w:rsidR="00F40262" w:rsidRPr="00F40262" w:rsidRDefault="00F40262" w:rsidP="00F40262">
      <w:pPr>
        <w:spacing w:before="120" w:after="0" w:afterAutospacing="0"/>
        <w:ind w:firstLine="539"/>
        <w:rPr>
          <w:highlight w:val="green"/>
        </w:rPr>
      </w:pPr>
      <w:r w:rsidRPr="00F40262">
        <w:rPr>
          <w:highlight w:val="green"/>
        </w:rPr>
        <w:t>В заголовке документа-основание передается:</w:t>
      </w:r>
    </w:p>
    <w:p w14:paraId="08CEE25D" w14:textId="77777777" w:rsidR="00F40262" w:rsidRPr="00F40262" w:rsidRDefault="00F40262" w:rsidP="00F40262">
      <w:pPr>
        <w:spacing w:before="120" w:after="0" w:afterAutospacing="0"/>
        <w:ind w:firstLine="539"/>
        <w:rPr>
          <w:highlight w:val="green"/>
        </w:rPr>
      </w:pPr>
    </w:p>
    <w:p w14:paraId="03CEC3EF" w14:textId="77777777" w:rsidR="00F40262" w:rsidRPr="00F40262" w:rsidRDefault="00F40262" w:rsidP="00F40262">
      <w:pPr>
        <w:numPr>
          <w:ilvl w:val="0"/>
          <w:numId w:val="9"/>
        </w:numPr>
        <w:spacing w:before="120"/>
        <w:jc w:val="left"/>
        <w:rPr>
          <w:highlight w:val="green"/>
        </w:rPr>
      </w:pPr>
      <w:r w:rsidRPr="00F40262">
        <w:rPr>
          <w:highlight w:val="green"/>
        </w:rPr>
        <w:t>Дата создания документа в ГС</w:t>
      </w:r>
    </w:p>
    <w:p w14:paraId="2E3F5981" w14:textId="77777777" w:rsidR="00F40262" w:rsidRPr="00F40262" w:rsidRDefault="00F40262" w:rsidP="00F40262">
      <w:pPr>
        <w:numPr>
          <w:ilvl w:val="0"/>
          <w:numId w:val="9"/>
        </w:numPr>
        <w:spacing w:before="120"/>
        <w:jc w:val="left"/>
        <w:rPr>
          <w:highlight w:val="green"/>
        </w:rPr>
      </w:pPr>
      <w:r w:rsidRPr="00F40262">
        <w:rPr>
          <w:highlight w:val="green"/>
        </w:rPr>
        <w:t>Номер Перемещения в ГС, что будет служить Номером Документа УП</w:t>
      </w:r>
    </w:p>
    <w:p w14:paraId="4F596DBF" w14:textId="77777777" w:rsidR="00F40262" w:rsidRPr="00F40262" w:rsidRDefault="00F40262" w:rsidP="00F40262">
      <w:pPr>
        <w:spacing w:before="120" w:after="0" w:afterAutospacing="0"/>
        <w:ind w:firstLine="539"/>
        <w:rPr>
          <w:highlight w:val="green"/>
        </w:rPr>
      </w:pPr>
    </w:p>
    <w:p w14:paraId="34D427F5" w14:textId="77777777" w:rsidR="00F40262" w:rsidRPr="00F40262" w:rsidRDefault="00F40262" w:rsidP="00F40262">
      <w:pPr>
        <w:spacing w:before="120" w:after="0" w:afterAutospacing="0"/>
        <w:ind w:firstLine="539"/>
        <w:rPr>
          <w:highlight w:val="green"/>
        </w:rPr>
      </w:pPr>
      <w:r w:rsidRPr="00F40262">
        <w:rPr>
          <w:highlight w:val="green"/>
        </w:rPr>
        <w:t>В строках документа-основание передается:</w:t>
      </w:r>
    </w:p>
    <w:p w14:paraId="4A0DA73D" w14:textId="70181B98" w:rsidR="00F40262" w:rsidRPr="00F40262" w:rsidRDefault="00F40262" w:rsidP="00F40262">
      <w:pPr>
        <w:numPr>
          <w:ilvl w:val="0"/>
          <w:numId w:val="9"/>
        </w:numPr>
        <w:spacing w:before="120"/>
        <w:jc w:val="left"/>
        <w:rPr>
          <w:highlight w:val="green"/>
        </w:rPr>
      </w:pPr>
      <w:r w:rsidRPr="00F40262">
        <w:rPr>
          <w:highlight w:val="green"/>
        </w:rPr>
        <w:t>Уникальный номер строки;</w:t>
      </w:r>
    </w:p>
    <w:p w14:paraId="08D5A2B5" w14:textId="77777777" w:rsidR="00F40262" w:rsidRPr="00F40262" w:rsidRDefault="00F40262" w:rsidP="00F40262">
      <w:pPr>
        <w:numPr>
          <w:ilvl w:val="0"/>
          <w:numId w:val="9"/>
        </w:numPr>
        <w:spacing w:before="120"/>
        <w:jc w:val="left"/>
        <w:rPr>
          <w:highlight w:val="green"/>
        </w:rPr>
      </w:pPr>
      <w:r w:rsidRPr="00F40262">
        <w:rPr>
          <w:highlight w:val="green"/>
        </w:rPr>
        <w:t>Код товара;</w:t>
      </w:r>
    </w:p>
    <w:p w14:paraId="06CFC18A" w14:textId="77777777" w:rsidR="00F40262" w:rsidRPr="00F40262" w:rsidRDefault="00F40262" w:rsidP="00F40262">
      <w:pPr>
        <w:numPr>
          <w:ilvl w:val="0"/>
          <w:numId w:val="9"/>
        </w:numPr>
        <w:spacing w:before="120" w:after="0"/>
        <w:jc w:val="left"/>
        <w:rPr>
          <w:highlight w:val="green"/>
        </w:rPr>
      </w:pPr>
      <w:r w:rsidRPr="00F40262">
        <w:rPr>
          <w:highlight w:val="green"/>
        </w:rPr>
        <w:t>Ожидаемое количество штук – справочная величина, реально принятое количество может быть больше или меньше. Для штучного и весового номинального товара это количество штук. Для весового товара – количество г.</w:t>
      </w:r>
    </w:p>
    <w:p w14:paraId="6B407F0E" w14:textId="77777777" w:rsidR="00F40262" w:rsidRPr="00F40262" w:rsidRDefault="00F40262" w:rsidP="00F40262">
      <w:pPr>
        <w:numPr>
          <w:ilvl w:val="0"/>
          <w:numId w:val="9"/>
        </w:numPr>
        <w:spacing w:before="120" w:after="0"/>
        <w:jc w:val="left"/>
        <w:rPr>
          <w:highlight w:val="green"/>
        </w:rPr>
      </w:pPr>
      <w:r w:rsidRPr="00F40262">
        <w:rPr>
          <w:highlight w:val="green"/>
        </w:rPr>
        <w:t>Товарная партия;</w:t>
      </w:r>
    </w:p>
    <w:p w14:paraId="24573792" w14:textId="77777777" w:rsidR="00F40262" w:rsidRPr="00F40262" w:rsidRDefault="00F40262" w:rsidP="00F40262">
      <w:pPr>
        <w:numPr>
          <w:ilvl w:val="0"/>
          <w:numId w:val="9"/>
        </w:numPr>
        <w:spacing w:before="120" w:after="0"/>
        <w:jc w:val="left"/>
        <w:rPr>
          <w:highlight w:val="green"/>
        </w:rPr>
      </w:pPr>
      <w:r w:rsidRPr="00F40262">
        <w:rPr>
          <w:highlight w:val="green"/>
        </w:rPr>
        <w:t>Дата производства;</w:t>
      </w:r>
    </w:p>
    <w:p w14:paraId="40FB9CB4" w14:textId="77777777" w:rsidR="00F40262" w:rsidRPr="00F40262" w:rsidRDefault="00F40262" w:rsidP="00F40262">
      <w:pPr>
        <w:spacing w:before="120" w:after="0" w:afterAutospacing="0"/>
        <w:ind w:firstLine="539"/>
        <w:rPr>
          <w:highlight w:val="green"/>
        </w:rPr>
      </w:pPr>
      <w:r w:rsidRPr="00F40262">
        <w:rPr>
          <w:highlight w:val="green"/>
        </w:rPr>
        <w:t>У ПО для приема продукции с производства устанавливается ячейка приема CNIT1 и признаки "Создавать работы", "Искать место".</w:t>
      </w:r>
    </w:p>
    <w:p w14:paraId="0FB775DE" w14:textId="77777777" w:rsidR="00F40262" w:rsidRPr="00FD3425" w:rsidRDefault="00F40262" w:rsidP="00F40262">
      <w:pPr>
        <w:spacing w:before="120" w:after="0" w:afterAutospacing="0"/>
        <w:ind w:firstLine="539"/>
      </w:pPr>
      <w:r w:rsidRPr="00F40262">
        <w:rPr>
          <w:highlight w:val="green"/>
        </w:rPr>
        <w:t>Таким образом, после приемки лотка система в автоматическом режиме осуществляет для груза определения целевой ячейки и инициирует межсистемный обмен с WCS</w:t>
      </w:r>
      <w:r w:rsidRPr="00FD3425">
        <w:t xml:space="preserve"> </w:t>
      </w:r>
    </w:p>
    <w:p w14:paraId="3425E4FE" w14:textId="2D0A8A4F" w:rsidR="004C7B1C" w:rsidRPr="00FD3425" w:rsidDel="00C50CAC" w:rsidRDefault="004C7B1C">
      <w:pPr>
        <w:spacing w:before="120" w:after="0" w:afterAutospacing="0"/>
        <w:ind w:firstLine="539"/>
        <w:rPr>
          <w:del w:id="2294" w:author="Victoria Shilina" w:date="2018-10-25T14:22:00Z"/>
        </w:rPr>
      </w:pPr>
      <w:del w:id="2295" w:author="Victoria Shilina" w:date="2018-10-25T14:22:00Z">
        <w:r w:rsidRPr="00FD3425" w:rsidDel="00C50CAC">
          <w:delText>В строках документа-основание передается:</w:delText>
        </w:r>
      </w:del>
    </w:p>
    <w:p w14:paraId="2CCEA10B" w14:textId="42A27D52" w:rsidR="004C7B1C" w:rsidRPr="00FD3425" w:rsidDel="00C50CAC" w:rsidRDefault="004C7B1C">
      <w:pPr>
        <w:numPr>
          <w:ilvl w:val="0"/>
          <w:numId w:val="9"/>
        </w:numPr>
        <w:spacing w:before="120"/>
        <w:rPr>
          <w:del w:id="2296" w:author="Victoria Shilina" w:date="2018-10-25T14:22:00Z"/>
        </w:rPr>
        <w:pPrChange w:id="2297" w:author="Victoria Shilina" w:date="2018-10-25T14:23:00Z">
          <w:pPr>
            <w:numPr>
              <w:numId w:val="9"/>
            </w:numPr>
            <w:tabs>
              <w:tab w:val="num" w:pos="1080"/>
            </w:tabs>
            <w:spacing w:before="120"/>
            <w:ind w:left="1080" w:hanging="360"/>
            <w:jc w:val="left"/>
          </w:pPr>
        </w:pPrChange>
      </w:pPr>
      <w:del w:id="2298" w:author="Victoria Shilina" w:date="2018-10-25T14:22:00Z">
        <w:r w:rsidRPr="00FD3425" w:rsidDel="00C50CAC">
          <w:delText>уникальный номер с</w:delText>
        </w:r>
      </w:del>
      <w:ins w:id="2299" w:author="Pavel Harkavy KAPELOU" w:date="2018-10-05T15:17:00Z">
        <w:del w:id="2300" w:author="Victoria Shilina" w:date="2018-10-25T14:22:00Z">
          <w:r w:rsidR="008D16BE" w:rsidDel="00C50CAC">
            <w:delText>т</w:delText>
          </w:r>
        </w:del>
      </w:ins>
      <w:del w:id="2301" w:author="Victoria Shilina" w:date="2018-10-25T14:22:00Z">
        <w:r w:rsidRPr="00FD3425" w:rsidDel="00C50CAC">
          <w:delText>роки;</w:delText>
        </w:r>
      </w:del>
    </w:p>
    <w:p w14:paraId="0E04E264" w14:textId="6EAE8A3A" w:rsidR="004C7B1C" w:rsidRPr="00FD3425" w:rsidDel="00C50CAC" w:rsidRDefault="004C7B1C">
      <w:pPr>
        <w:numPr>
          <w:ilvl w:val="0"/>
          <w:numId w:val="9"/>
        </w:numPr>
        <w:spacing w:before="120"/>
        <w:rPr>
          <w:del w:id="2302" w:author="Victoria Shilina" w:date="2018-10-25T14:22:00Z"/>
        </w:rPr>
        <w:pPrChange w:id="2303" w:author="Victoria Shilina" w:date="2018-10-25T14:23:00Z">
          <w:pPr>
            <w:numPr>
              <w:numId w:val="9"/>
            </w:numPr>
            <w:tabs>
              <w:tab w:val="num" w:pos="1080"/>
            </w:tabs>
            <w:spacing w:before="120"/>
            <w:ind w:left="1080" w:hanging="360"/>
            <w:jc w:val="left"/>
          </w:pPr>
        </w:pPrChange>
      </w:pPr>
      <w:del w:id="2304" w:author="Victoria Shilina" w:date="2018-10-25T14:22:00Z">
        <w:r w:rsidRPr="00FD3425" w:rsidDel="00C50CAC">
          <w:delText>код товара в ГС;</w:delText>
        </w:r>
      </w:del>
    </w:p>
    <w:p w14:paraId="6C6DBD10" w14:textId="38F9D24D" w:rsidR="004C7B1C" w:rsidRPr="00FD3425" w:rsidDel="00C50CAC" w:rsidRDefault="004C7B1C">
      <w:pPr>
        <w:numPr>
          <w:ilvl w:val="0"/>
          <w:numId w:val="9"/>
        </w:numPr>
        <w:spacing w:before="120" w:after="0"/>
        <w:rPr>
          <w:del w:id="2305" w:author="Victoria Shilina" w:date="2018-10-25T14:22:00Z"/>
        </w:rPr>
        <w:pPrChange w:id="2306" w:author="Victoria Shilina" w:date="2018-10-25T14:23:00Z">
          <w:pPr>
            <w:numPr>
              <w:numId w:val="9"/>
            </w:numPr>
            <w:tabs>
              <w:tab w:val="num" w:pos="1080"/>
            </w:tabs>
            <w:spacing w:before="120" w:after="0"/>
            <w:ind w:left="1080" w:hanging="360"/>
            <w:jc w:val="left"/>
          </w:pPr>
        </w:pPrChange>
      </w:pPr>
      <w:del w:id="2307" w:author="Victoria Shilina" w:date="2018-10-25T14:22:00Z">
        <w:r w:rsidRPr="00FD3425" w:rsidDel="00C50CAC">
          <w:delText>ожидаемое количество штук – справочная величина, реально принятое количество может быть больше или меньше;</w:delText>
        </w:r>
      </w:del>
    </w:p>
    <w:p w14:paraId="7886C231" w14:textId="7478A574" w:rsidR="009831B6" w:rsidRPr="00FD3425" w:rsidDel="00C50CAC" w:rsidRDefault="00722E86">
      <w:pPr>
        <w:numPr>
          <w:ilvl w:val="0"/>
          <w:numId w:val="9"/>
        </w:numPr>
        <w:spacing w:before="120" w:after="0"/>
        <w:rPr>
          <w:del w:id="2308" w:author="Victoria Shilina" w:date="2018-10-25T14:22:00Z"/>
        </w:rPr>
        <w:pPrChange w:id="2309" w:author="Victoria Shilina" w:date="2018-10-25T14:23:00Z">
          <w:pPr>
            <w:numPr>
              <w:numId w:val="9"/>
            </w:numPr>
            <w:tabs>
              <w:tab w:val="num" w:pos="1080"/>
            </w:tabs>
            <w:spacing w:before="120" w:after="0"/>
            <w:ind w:left="1080" w:hanging="360"/>
            <w:jc w:val="left"/>
          </w:pPr>
        </w:pPrChange>
      </w:pPr>
      <w:del w:id="2310" w:author="Victoria Shilina" w:date="2018-10-25T14:22:00Z">
        <w:r w:rsidDel="00C50CAC">
          <w:delText xml:space="preserve">товарная </w:delText>
        </w:r>
        <w:r w:rsidR="00025D8F" w:rsidRPr="00FD3425" w:rsidDel="00C50CAC">
          <w:delText>п</w:delText>
        </w:r>
        <w:r w:rsidR="004C7B1C" w:rsidRPr="00FD3425" w:rsidDel="00C50CAC">
          <w:delText>артия</w:delText>
        </w:r>
        <w:r w:rsidR="009831B6" w:rsidRPr="00FD3425" w:rsidDel="00C50CAC">
          <w:delText>;</w:delText>
        </w:r>
      </w:del>
    </w:p>
    <w:p w14:paraId="28DBF8C8" w14:textId="426FCBD0" w:rsidR="009831B6" w:rsidDel="00C50CAC" w:rsidRDefault="00A70F91">
      <w:pPr>
        <w:numPr>
          <w:ilvl w:val="0"/>
          <w:numId w:val="9"/>
        </w:numPr>
        <w:spacing w:before="120" w:after="0"/>
        <w:rPr>
          <w:del w:id="2311" w:author="Victoria Shilina" w:date="2018-10-25T14:22:00Z"/>
        </w:rPr>
        <w:pPrChange w:id="2312" w:author="Victoria Shilina" w:date="2018-10-25T14:23:00Z">
          <w:pPr>
            <w:numPr>
              <w:numId w:val="9"/>
            </w:numPr>
            <w:tabs>
              <w:tab w:val="num" w:pos="1080"/>
            </w:tabs>
            <w:spacing w:before="120" w:after="0"/>
            <w:ind w:left="1080" w:hanging="360"/>
            <w:jc w:val="left"/>
          </w:pPr>
        </w:pPrChange>
      </w:pPr>
      <w:commentRangeStart w:id="2313"/>
      <w:commentRangeStart w:id="2314"/>
      <w:del w:id="2315" w:author="Victoria Shilina" w:date="2018-10-25T14:22:00Z">
        <w:r w:rsidDel="00C50CAC">
          <w:delText>упаковка (вид лотка) для каждой строки ПО;</w:delText>
        </w:r>
        <w:commentRangeEnd w:id="2313"/>
        <w:r w:rsidR="00DC739B" w:rsidDel="00C50CAC">
          <w:rPr>
            <w:rStyle w:val="aff0"/>
          </w:rPr>
          <w:commentReference w:id="2313"/>
        </w:r>
        <w:commentRangeEnd w:id="2314"/>
        <w:r w:rsidR="00862BA1" w:rsidDel="00C50CAC">
          <w:rPr>
            <w:rStyle w:val="aff0"/>
          </w:rPr>
          <w:commentReference w:id="2314"/>
        </w:r>
      </w:del>
    </w:p>
    <w:p w14:paraId="6881B7C7" w14:textId="5348C243" w:rsidR="00F336E7" w:rsidRPr="00F336E7" w:rsidDel="00C50CAC" w:rsidRDefault="00580401">
      <w:pPr>
        <w:numPr>
          <w:ilvl w:val="0"/>
          <w:numId w:val="9"/>
        </w:numPr>
        <w:spacing w:before="120" w:after="0"/>
        <w:rPr>
          <w:ins w:id="2316" w:author="cc-sed63" w:date="2018-08-30T11:12:00Z"/>
          <w:del w:id="2317" w:author="Victoria Shilina" w:date="2018-10-25T14:22:00Z"/>
          <w:rPrChange w:id="2318" w:author="cc-sed63" w:date="2018-08-30T11:13:00Z">
            <w:rPr>
              <w:ins w:id="2319" w:author="cc-sed63" w:date="2018-08-30T11:12:00Z"/>
              <w:del w:id="2320" w:author="Victoria Shilina" w:date="2018-10-25T14:22:00Z"/>
              <w:lang w:val="en-US"/>
            </w:rPr>
          </w:rPrChange>
        </w:rPr>
        <w:pPrChange w:id="2321" w:author="Victoria Shilina" w:date="2018-10-25T14:23:00Z">
          <w:pPr>
            <w:numPr>
              <w:numId w:val="9"/>
            </w:numPr>
            <w:tabs>
              <w:tab w:val="num" w:pos="1080"/>
            </w:tabs>
            <w:spacing w:before="120" w:after="0"/>
            <w:ind w:left="1080" w:hanging="360"/>
            <w:jc w:val="left"/>
          </w:pPr>
        </w:pPrChange>
      </w:pPr>
      <w:del w:id="2322" w:author="Victoria Shilina" w:date="2018-10-25T14:22:00Z">
        <w:r w:rsidDel="00C50CAC">
          <w:delText>дата производства</w:delText>
        </w:r>
      </w:del>
      <w:ins w:id="2323" w:author="cc-sed63" w:date="2018-08-30T11:12:00Z">
        <w:del w:id="2324" w:author="Victoria Shilina" w:date="2018-10-25T14:22:00Z">
          <w:r w:rsidR="00F336E7" w:rsidRPr="00C50CAC" w:rsidDel="00C50CAC">
            <w:rPr>
              <w:rPrChange w:id="2325" w:author="Victoria Shilina" w:date="2018-10-25T14:22:00Z">
                <w:rPr>
                  <w:lang w:val="en-US"/>
                </w:rPr>
              </w:rPrChange>
            </w:rPr>
            <w:delText>;</w:delText>
          </w:r>
        </w:del>
      </w:ins>
    </w:p>
    <w:p w14:paraId="45BA067E" w14:textId="0D522387" w:rsidR="00580401" w:rsidRPr="00FD3425" w:rsidDel="00C50CAC" w:rsidRDefault="00F336E7">
      <w:pPr>
        <w:numPr>
          <w:ilvl w:val="0"/>
          <w:numId w:val="9"/>
        </w:numPr>
        <w:spacing w:before="120" w:after="0"/>
        <w:rPr>
          <w:del w:id="2326" w:author="Victoria Shilina" w:date="2018-10-25T14:22:00Z"/>
        </w:rPr>
        <w:pPrChange w:id="2327" w:author="Victoria Shilina" w:date="2018-10-25T14:23:00Z">
          <w:pPr>
            <w:numPr>
              <w:numId w:val="9"/>
            </w:numPr>
            <w:tabs>
              <w:tab w:val="num" w:pos="1080"/>
            </w:tabs>
            <w:spacing w:before="120" w:after="0"/>
            <w:ind w:left="1080" w:hanging="360"/>
            <w:jc w:val="left"/>
          </w:pPr>
        </w:pPrChange>
      </w:pPr>
      <w:ins w:id="2328" w:author="cc-sed63" w:date="2018-08-30T11:13:00Z">
        <w:del w:id="2329" w:author="Victoria Shilina" w:date="2018-10-25T14:22:00Z">
          <w:r w:rsidDel="00C50CAC">
            <w:delText>вид упаковки.</w:delText>
          </w:r>
        </w:del>
      </w:ins>
      <w:del w:id="2330" w:author="Victoria Shilina" w:date="2018-10-25T14:22:00Z">
        <w:r w:rsidR="00580401" w:rsidDel="00C50CAC">
          <w:delText>.</w:delText>
        </w:r>
      </w:del>
    </w:p>
    <w:p w14:paraId="61F4C434" w14:textId="23D0B166" w:rsidR="004C7B1C" w:rsidRPr="00FD3425" w:rsidDel="00C50CAC" w:rsidRDefault="004C7B1C">
      <w:pPr>
        <w:spacing w:before="120" w:after="0" w:afterAutospacing="0"/>
        <w:ind w:firstLine="539"/>
        <w:rPr>
          <w:del w:id="2331" w:author="Victoria Shilina" w:date="2018-10-25T14:22:00Z"/>
        </w:rPr>
      </w:pPr>
      <w:del w:id="2332" w:author="Victoria Shilina" w:date="2018-10-25T14:22:00Z">
        <w:r w:rsidRPr="00FD3425" w:rsidDel="00C50CAC">
          <w:delText>У ПО для приема продукции с производства по умолчанию установлена ячейка приема CNIT1 и признаки "Создавать работы", "Искать место</w:delText>
        </w:r>
      </w:del>
      <w:ins w:id="2333" w:author="cc-sed63" w:date="2018-08-28T11:04:00Z">
        <w:del w:id="2334" w:author="Victoria Shilina" w:date="2018-10-25T14:22:00Z">
          <w:r w:rsidR="006D659D" w:rsidDel="00C50CAC">
            <w:delText>".</w:delText>
          </w:r>
        </w:del>
      </w:ins>
      <w:del w:id="2335" w:author="Victoria Shilina" w:date="2018-10-25T14:22:00Z">
        <w:r w:rsidRPr="00FD3425" w:rsidDel="00C50CAC">
          <w:delText>" и "Перекрестная погрузка".</w:delText>
        </w:r>
      </w:del>
    </w:p>
    <w:p w14:paraId="0617DA28" w14:textId="5050FEB9" w:rsidR="004C7B1C" w:rsidRPr="00FD3425" w:rsidDel="00C50CAC" w:rsidRDefault="004C7B1C">
      <w:pPr>
        <w:spacing w:before="120" w:after="0" w:afterAutospacing="0"/>
        <w:ind w:firstLine="539"/>
        <w:rPr>
          <w:del w:id="2336" w:author="Victoria Shilina" w:date="2018-10-25T14:22:00Z"/>
        </w:rPr>
      </w:pPr>
      <w:del w:id="2337" w:author="Victoria Shilina" w:date="2018-10-25T14:22:00Z">
        <w:r w:rsidRPr="00FD3425" w:rsidDel="00C50CAC">
          <w:delText xml:space="preserve">Таким образом, после приемки </w:delText>
        </w:r>
        <w:r w:rsidR="00096DB2" w:rsidDel="00C50CAC">
          <w:delText>лотка</w:delText>
        </w:r>
        <w:r w:rsidRPr="00FD3425" w:rsidDel="00C50CAC">
          <w:delText xml:space="preserve"> система в автоматическом режиме осуществляет для груза определения целевой ячейки и инициирует межсистемный обмен с WCS </w:delText>
        </w:r>
      </w:del>
    </w:p>
    <w:p w14:paraId="322A8434" w14:textId="77777777" w:rsidR="004C7B1C" w:rsidRPr="00FD3425" w:rsidRDefault="004C7B1C">
      <w:pPr>
        <w:rPr>
          <w:lang w:eastAsia="x-none"/>
        </w:rPr>
        <w:pPrChange w:id="2338" w:author="Victoria Shilina" w:date="2018-10-25T14:23:00Z">
          <w:pPr>
            <w:jc w:val="center"/>
          </w:pPr>
        </w:pPrChange>
      </w:pPr>
    </w:p>
    <w:p w14:paraId="6A842F45" w14:textId="77777777" w:rsidR="004369F4" w:rsidRDefault="004369F4" w:rsidP="004369F4">
      <w:pPr>
        <w:pStyle w:val="3"/>
        <w:rPr>
          <w:lang w:val="ru-RU"/>
        </w:rPr>
      </w:pPr>
      <w:bookmarkStart w:id="2339" w:name="_Toc513562467"/>
      <w:bookmarkStart w:id="2340" w:name="_Toc529192736"/>
      <w:r w:rsidRPr="00FD3425">
        <w:rPr>
          <w:lang w:val="ru-RU"/>
        </w:rPr>
        <w:t>Процедура приемки</w:t>
      </w:r>
      <w:bookmarkEnd w:id="2339"/>
      <w:bookmarkEnd w:id="2340"/>
    </w:p>
    <w:p w14:paraId="58875D0F" w14:textId="77777777" w:rsidR="00F40262" w:rsidRPr="00F40262" w:rsidRDefault="00F40262" w:rsidP="00F40262">
      <w:pPr>
        <w:ind w:firstLine="708"/>
        <w:rPr>
          <w:highlight w:val="green"/>
        </w:rPr>
      </w:pPr>
      <w:r w:rsidRPr="00F40262">
        <w:rPr>
          <w:highlight w:val="green"/>
        </w:rPr>
        <w:t xml:space="preserve">Весь товар, принимаемый с производства имеет штрих код, в </w:t>
      </w:r>
      <w:commentRangeStart w:id="2341"/>
      <w:r w:rsidRPr="00F40262">
        <w:rPr>
          <w:highlight w:val="green"/>
        </w:rPr>
        <w:t xml:space="preserve">котором зашит артикул </w:t>
      </w:r>
      <w:commentRangeEnd w:id="2341"/>
      <w:r w:rsidR="008A1EAC">
        <w:rPr>
          <w:rStyle w:val="aff0"/>
        </w:rPr>
        <w:commentReference w:id="2341"/>
      </w:r>
      <w:r w:rsidRPr="00F40262">
        <w:rPr>
          <w:highlight w:val="green"/>
        </w:rPr>
        <w:t>и вес товара.</w:t>
      </w:r>
    </w:p>
    <w:p w14:paraId="5C09DB05" w14:textId="77777777" w:rsidR="00F40262" w:rsidRPr="00F40262" w:rsidRDefault="00F40262" w:rsidP="00F40262">
      <w:pPr>
        <w:ind w:firstLine="708"/>
        <w:rPr>
          <w:highlight w:val="green"/>
        </w:rPr>
      </w:pPr>
      <w:r w:rsidRPr="00F40262">
        <w:rPr>
          <w:highlight w:val="green"/>
        </w:rPr>
        <w:t xml:space="preserve">Приемка товара осуществляется после запуска ПО в работу. Прием осуществляется через интерфейс менеджера. Перед запуском ПО необходимо указать ячейку приема. Оператору приходит лоток с товаром. В лотке содержится вкладыш, с номером УП и № </w:t>
      </w:r>
      <w:r w:rsidRPr="00F40262">
        <w:rPr>
          <w:highlight w:val="green"/>
          <w:lang w:val="en-US"/>
        </w:rPr>
        <w:t>SKU</w:t>
      </w:r>
      <w:r w:rsidRPr="00F40262">
        <w:rPr>
          <w:highlight w:val="green"/>
        </w:rPr>
        <w:t xml:space="preserve"> склада. Оператор находит данный УП в системе, переходит по нему в ПО. Далее выбирает строку в ПО, которая соответствует принимаемому товару. </w:t>
      </w:r>
    </w:p>
    <w:p w14:paraId="01242F1A" w14:textId="77777777" w:rsidR="00F40262" w:rsidRPr="00F40262" w:rsidRDefault="00F40262" w:rsidP="00F40262">
      <w:pPr>
        <w:ind w:firstLine="708"/>
        <w:rPr>
          <w:b/>
          <w:highlight w:val="green"/>
        </w:rPr>
      </w:pPr>
      <w:r w:rsidRPr="00F40262">
        <w:rPr>
          <w:b/>
          <w:highlight w:val="green"/>
        </w:rPr>
        <w:t xml:space="preserve">Прием штучного и весового номинального товара </w:t>
      </w:r>
    </w:p>
    <w:p w14:paraId="642FBB94" w14:textId="3C8C7F3E" w:rsidR="00F40262" w:rsidRPr="00F40262" w:rsidRDefault="00F40262" w:rsidP="00F40262">
      <w:pPr>
        <w:rPr>
          <w:highlight w:val="green"/>
        </w:rPr>
      </w:pPr>
      <w:r w:rsidRPr="00F40262">
        <w:rPr>
          <w:highlight w:val="green"/>
        </w:rPr>
        <w:t xml:space="preserve">После выбора нужного товара в ПО оператор переходит в окно «Прием позиции» </w:t>
      </w:r>
      <w:r w:rsidRPr="00F40262">
        <w:rPr>
          <w:highlight w:val="green"/>
        </w:rPr>
        <w:fldChar w:fldCharType="begin"/>
      </w:r>
      <w:r w:rsidRPr="00F40262">
        <w:rPr>
          <w:highlight w:val="green"/>
        </w:rPr>
        <w:instrText xml:space="preserve"> REF _Ref531339978 \h </w:instrText>
      </w:r>
      <w:r>
        <w:rPr>
          <w:highlight w:val="green"/>
        </w:rPr>
        <w:instrText xml:space="preserve"> \* MERGEFORMAT </w:instrText>
      </w:r>
      <w:r w:rsidRPr="00F40262">
        <w:rPr>
          <w:highlight w:val="green"/>
        </w:rPr>
      </w:r>
      <w:r w:rsidRPr="00F40262">
        <w:rPr>
          <w:highlight w:val="green"/>
        </w:rPr>
        <w:fldChar w:fldCharType="separate"/>
      </w:r>
      <w:r w:rsidRPr="00F40262">
        <w:rPr>
          <w:highlight w:val="green"/>
        </w:rPr>
        <w:t xml:space="preserve">Рис. </w:t>
      </w:r>
      <w:r w:rsidRPr="00F40262">
        <w:rPr>
          <w:noProof/>
          <w:highlight w:val="green"/>
        </w:rPr>
        <w:t>1</w:t>
      </w:r>
      <w:r w:rsidRPr="00F40262">
        <w:rPr>
          <w:highlight w:val="green"/>
        </w:rPr>
        <w:fldChar w:fldCharType="end"/>
      </w:r>
      <w:r w:rsidRPr="00F40262">
        <w:rPr>
          <w:highlight w:val="green"/>
        </w:rPr>
        <w:t xml:space="preserve">. </w:t>
      </w:r>
    </w:p>
    <w:p w14:paraId="163C1362" w14:textId="77777777" w:rsidR="00F40262" w:rsidRPr="00F40262" w:rsidRDefault="00F40262" w:rsidP="00F40262">
      <w:pPr>
        <w:keepNext/>
        <w:rPr>
          <w:highlight w:val="green"/>
        </w:rPr>
      </w:pPr>
      <w:r w:rsidRPr="00F40262">
        <w:rPr>
          <w:noProof/>
          <w:highlight w:val="green"/>
          <w:lang w:val="uk-UA" w:eastAsia="uk-UA"/>
        </w:rPr>
        <w:lastRenderedPageBreak/>
        <w:drawing>
          <wp:inline distT="0" distB="0" distL="0" distR="0" wp14:anchorId="619828F7" wp14:editId="25687934">
            <wp:extent cx="5940425" cy="44805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43C9" w14:textId="77777777" w:rsidR="00F40262" w:rsidRPr="00F40262" w:rsidRDefault="00F40262" w:rsidP="00F40262">
      <w:pPr>
        <w:pStyle w:val="ab"/>
        <w:rPr>
          <w:highlight w:val="green"/>
        </w:rPr>
      </w:pPr>
      <w:bookmarkStart w:id="2342" w:name="_Ref531339978"/>
      <w:r w:rsidRPr="00F40262">
        <w:rPr>
          <w:highlight w:val="green"/>
        </w:rPr>
        <w:t xml:space="preserve">Рис. </w:t>
      </w:r>
      <w:r w:rsidRPr="00F40262">
        <w:rPr>
          <w:highlight w:val="green"/>
        </w:rPr>
        <w:fldChar w:fldCharType="begin"/>
      </w:r>
      <w:r w:rsidRPr="00F40262">
        <w:rPr>
          <w:highlight w:val="green"/>
        </w:rPr>
        <w:instrText xml:space="preserve"> SEQ Рис. \* ARABIC </w:instrText>
      </w:r>
      <w:r w:rsidRPr="00F40262">
        <w:rPr>
          <w:highlight w:val="green"/>
        </w:rPr>
        <w:fldChar w:fldCharType="separate"/>
      </w:r>
      <w:r w:rsidRPr="00F40262">
        <w:rPr>
          <w:noProof/>
          <w:highlight w:val="green"/>
        </w:rPr>
        <w:t>1</w:t>
      </w:r>
      <w:r w:rsidRPr="00F40262">
        <w:rPr>
          <w:highlight w:val="green"/>
        </w:rPr>
        <w:fldChar w:fldCharType="end"/>
      </w:r>
      <w:bookmarkEnd w:id="2342"/>
    </w:p>
    <w:p w14:paraId="7FF53DCC" w14:textId="77777777" w:rsidR="00F40262" w:rsidRPr="00F40262" w:rsidRDefault="00F40262" w:rsidP="00F40262">
      <w:pPr>
        <w:rPr>
          <w:highlight w:val="green"/>
        </w:rPr>
      </w:pPr>
      <w:r w:rsidRPr="00F40262">
        <w:rPr>
          <w:highlight w:val="green"/>
        </w:rPr>
        <w:t>В данном окне оператор выбирает «Внешнюю упаковку» - коробка, «Внутренняя упаковка» - штука. В поле «Штук» отображается норма вложенности штук в короб. Далее перемещает товар в лоток в соответствии с нормой вложенности. В поле «Имя груза» оператор сканирует ШК лотка. Кондиционный товар принимается в статусе «Доступен». Если при приемке обнаружен брак, то такой товар принимается отдельно в статусе «Поврежден».</w:t>
      </w:r>
    </w:p>
    <w:p w14:paraId="7E50BBC2" w14:textId="77777777" w:rsidR="00F40262" w:rsidRPr="00F40262" w:rsidRDefault="00F40262" w:rsidP="00F40262">
      <w:pPr>
        <w:rPr>
          <w:highlight w:val="green"/>
        </w:rPr>
      </w:pPr>
      <w:r w:rsidRPr="00F40262">
        <w:rPr>
          <w:highlight w:val="green"/>
        </w:rPr>
        <w:t>Если необходимо принять не целый лоток, тогда оператор в поле «Внешних упаковок» проставляет количество 0, в поле «В неполной упаковке» проставляет количество штук.</w:t>
      </w:r>
    </w:p>
    <w:p w14:paraId="7A3FFD08" w14:textId="77777777" w:rsidR="00F40262" w:rsidRPr="00F40262" w:rsidRDefault="00F40262" w:rsidP="00F40262">
      <w:pPr>
        <w:rPr>
          <w:highlight w:val="green"/>
        </w:rPr>
      </w:pPr>
      <w:r w:rsidRPr="00F40262">
        <w:rPr>
          <w:highlight w:val="green"/>
        </w:rPr>
        <w:t xml:space="preserve">Далее оператор нажимает кнопку «Принять», в системе создается коробочный груз. Далее оператор перемещает принятый лоток в ячейку </w:t>
      </w:r>
      <w:r w:rsidRPr="00F40262">
        <w:rPr>
          <w:highlight w:val="green"/>
          <w:lang w:val="en-US"/>
        </w:rPr>
        <w:t>CNIT</w:t>
      </w:r>
      <w:r w:rsidRPr="00F40262">
        <w:rPr>
          <w:highlight w:val="green"/>
        </w:rPr>
        <w:t>.</w:t>
      </w:r>
    </w:p>
    <w:p w14:paraId="03DB09FB" w14:textId="77777777" w:rsidR="00F40262" w:rsidRPr="00F40262" w:rsidRDefault="00F40262" w:rsidP="00F40262">
      <w:pPr>
        <w:rPr>
          <w:b/>
          <w:highlight w:val="green"/>
        </w:rPr>
      </w:pPr>
    </w:p>
    <w:p w14:paraId="051A8F38" w14:textId="77777777" w:rsidR="00F40262" w:rsidRPr="00F40262" w:rsidRDefault="00F40262" w:rsidP="00F40262">
      <w:pPr>
        <w:ind w:firstLine="708"/>
        <w:rPr>
          <w:b/>
          <w:highlight w:val="green"/>
        </w:rPr>
      </w:pPr>
      <w:r w:rsidRPr="00F40262">
        <w:rPr>
          <w:b/>
          <w:highlight w:val="green"/>
        </w:rPr>
        <w:t>Прием весового неноминального товара</w:t>
      </w:r>
    </w:p>
    <w:p w14:paraId="66F51130" w14:textId="77777777" w:rsidR="00F40262" w:rsidRPr="00F40262" w:rsidRDefault="00F40262" w:rsidP="00F40262">
      <w:pPr>
        <w:rPr>
          <w:highlight w:val="green"/>
        </w:rPr>
      </w:pPr>
      <w:r w:rsidRPr="00F40262">
        <w:rPr>
          <w:highlight w:val="green"/>
        </w:rPr>
        <w:t xml:space="preserve">Для весового товара штучной упаковкой будет являться 1 гр. Норма вложенности короба – максимальное количество гр. в коробе. </w:t>
      </w:r>
    </w:p>
    <w:p w14:paraId="62A140F7" w14:textId="74FA46C3" w:rsidR="00F40262" w:rsidRPr="00F40262" w:rsidRDefault="00F40262" w:rsidP="00F40262">
      <w:pPr>
        <w:rPr>
          <w:highlight w:val="green"/>
        </w:rPr>
      </w:pPr>
      <w:r w:rsidRPr="00F40262">
        <w:rPr>
          <w:highlight w:val="green"/>
        </w:rPr>
        <w:t xml:space="preserve">После выбора нужного товара в ПО оператор переходит в окно «Прием позиции» </w:t>
      </w:r>
      <w:r w:rsidRPr="00F40262">
        <w:rPr>
          <w:highlight w:val="green"/>
        </w:rPr>
        <w:fldChar w:fldCharType="begin"/>
      </w:r>
      <w:r w:rsidRPr="00F40262">
        <w:rPr>
          <w:highlight w:val="green"/>
        </w:rPr>
        <w:instrText xml:space="preserve"> REF _Ref531339978 \h </w:instrText>
      </w:r>
      <w:r>
        <w:rPr>
          <w:highlight w:val="green"/>
        </w:rPr>
        <w:instrText xml:space="preserve"> \* MERGEFORMAT </w:instrText>
      </w:r>
      <w:r w:rsidRPr="00F40262">
        <w:rPr>
          <w:highlight w:val="green"/>
        </w:rPr>
      </w:r>
      <w:r w:rsidRPr="00F40262">
        <w:rPr>
          <w:highlight w:val="green"/>
        </w:rPr>
        <w:fldChar w:fldCharType="separate"/>
      </w:r>
      <w:r w:rsidRPr="00F40262">
        <w:rPr>
          <w:highlight w:val="green"/>
        </w:rPr>
        <w:t xml:space="preserve">Рис. </w:t>
      </w:r>
      <w:r w:rsidRPr="00F40262">
        <w:rPr>
          <w:noProof/>
          <w:highlight w:val="green"/>
        </w:rPr>
        <w:t>1</w:t>
      </w:r>
      <w:r w:rsidRPr="00F40262">
        <w:rPr>
          <w:highlight w:val="green"/>
        </w:rPr>
        <w:fldChar w:fldCharType="end"/>
      </w:r>
      <w:r w:rsidRPr="00F40262">
        <w:rPr>
          <w:highlight w:val="green"/>
        </w:rPr>
        <w:t xml:space="preserve">. </w:t>
      </w:r>
    </w:p>
    <w:p w14:paraId="5F463E76" w14:textId="77777777" w:rsidR="00F40262" w:rsidRPr="00F40262" w:rsidRDefault="00F40262" w:rsidP="00F40262">
      <w:pPr>
        <w:keepNext/>
        <w:rPr>
          <w:highlight w:val="green"/>
        </w:rPr>
      </w:pPr>
      <w:r w:rsidRPr="00F40262">
        <w:rPr>
          <w:noProof/>
          <w:highlight w:val="green"/>
          <w:lang w:val="uk-UA" w:eastAsia="uk-UA"/>
        </w:rPr>
        <w:lastRenderedPageBreak/>
        <w:drawing>
          <wp:inline distT="0" distB="0" distL="0" distR="0" wp14:anchorId="33FE81D4" wp14:editId="45C775DC">
            <wp:extent cx="5940425" cy="44805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22F0" w14:textId="77777777" w:rsidR="00F40262" w:rsidRPr="00F40262" w:rsidRDefault="00F40262" w:rsidP="00F40262">
      <w:pPr>
        <w:pStyle w:val="ab"/>
        <w:rPr>
          <w:highlight w:val="green"/>
        </w:rPr>
      </w:pPr>
      <w:r w:rsidRPr="00F40262">
        <w:rPr>
          <w:highlight w:val="green"/>
        </w:rPr>
        <w:t xml:space="preserve">Рис. </w:t>
      </w:r>
      <w:r w:rsidRPr="00F40262">
        <w:rPr>
          <w:highlight w:val="green"/>
        </w:rPr>
        <w:fldChar w:fldCharType="begin"/>
      </w:r>
      <w:r w:rsidRPr="00F40262">
        <w:rPr>
          <w:highlight w:val="green"/>
        </w:rPr>
        <w:instrText xml:space="preserve"> SEQ Рис. \* ARABIC </w:instrText>
      </w:r>
      <w:r w:rsidRPr="00F40262">
        <w:rPr>
          <w:highlight w:val="green"/>
        </w:rPr>
        <w:fldChar w:fldCharType="separate"/>
      </w:r>
      <w:r w:rsidRPr="00F40262">
        <w:rPr>
          <w:noProof/>
          <w:highlight w:val="green"/>
        </w:rPr>
        <w:t>1</w:t>
      </w:r>
      <w:r w:rsidRPr="00F40262">
        <w:rPr>
          <w:highlight w:val="green"/>
        </w:rPr>
        <w:fldChar w:fldCharType="end"/>
      </w:r>
    </w:p>
    <w:p w14:paraId="6C642481" w14:textId="77777777" w:rsidR="00F40262" w:rsidRPr="00F40262" w:rsidRDefault="00F40262" w:rsidP="00F40262">
      <w:pPr>
        <w:rPr>
          <w:highlight w:val="green"/>
        </w:rPr>
      </w:pPr>
      <w:r w:rsidRPr="00F40262">
        <w:rPr>
          <w:highlight w:val="green"/>
        </w:rPr>
        <w:t>В данном окне оператор выбирает «Внешнюю упаковку» - коробка, «Внутренняя упаковка» - штука. В поле «Штук» отображается норма вложенности гр. в коробе. Далее перемещает товар в лоток в соответствии с нормой вложенности, для этого ему необходимо взвесить лоток с товаром. В поле «Имя груза» оператор сканирует ШК лотка. Кондиционный товар принимается в статусе «Доступен». Если при приемке обнаружен брак, то такой товар принимается отдельно в статусе «Поврежден».</w:t>
      </w:r>
    </w:p>
    <w:p w14:paraId="58D96877" w14:textId="77777777" w:rsidR="00F40262" w:rsidRPr="00F40262" w:rsidRDefault="00F40262" w:rsidP="00F40262">
      <w:pPr>
        <w:rPr>
          <w:highlight w:val="green"/>
        </w:rPr>
      </w:pPr>
      <w:r w:rsidRPr="00F40262">
        <w:rPr>
          <w:highlight w:val="green"/>
        </w:rPr>
        <w:t>Если необходимо принять не целый лоток, тогда оператор в поле «Внешних упаковок» проставляет количество 0, в поле «В неполной упаковке» проставляет количество гр.</w:t>
      </w:r>
    </w:p>
    <w:p w14:paraId="6A52D9D8" w14:textId="5114CAED" w:rsidR="00320B52" w:rsidRPr="00F40262" w:rsidDel="00CA362A" w:rsidRDefault="00F40262">
      <w:pPr>
        <w:rPr>
          <w:del w:id="2343" w:author="Victoria Shilina" w:date="2018-10-25T14:25:00Z"/>
        </w:rPr>
        <w:pPrChange w:id="2344" w:author="Victoria Shilina" w:date="2018-10-25T14:25:00Z">
          <w:pPr>
            <w:ind w:left="708"/>
          </w:pPr>
        </w:pPrChange>
      </w:pPr>
      <w:r w:rsidRPr="00F40262">
        <w:rPr>
          <w:highlight w:val="green"/>
        </w:rPr>
        <w:t xml:space="preserve">Далее оператор нажимает кнопку «Принять», в системе создается коробочный груз. Далее оператор перемещает принятый лоток в ячейку </w:t>
      </w:r>
      <w:r w:rsidRPr="00F40262">
        <w:rPr>
          <w:highlight w:val="green"/>
          <w:lang w:val="en-US"/>
        </w:rPr>
        <w:t>CNIT</w:t>
      </w:r>
      <w:del w:id="2345" w:author="Victoria Shilina" w:date="2018-10-25T14:25:00Z">
        <w:r w:rsidR="00320B52" w:rsidRPr="00F40262" w:rsidDel="00CA362A">
          <w:rPr>
            <w:lang w:val="en-US" w:eastAsia="x-none"/>
          </w:rPr>
          <w:delText>WMS</w:delText>
        </w:r>
        <w:r w:rsidR="00320B52" w:rsidRPr="00FD3425" w:rsidDel="00CA362A">
          <w:rPr>
            <w:lang w:eastAsia="x-none"/>
          </w:rPr>
          <w:delText xml:space="preserve"> передает в ГС информацию о приемки каждого груза.</w:delText>
        </w:r>
      </w:del>
    </w:p>
    <w:p w14:paraId="077C13AE" w14:textId="5E329DE7" w:rsidR="00320B52" w:rsidRPr="00FD3425" w:rsidRDefault="00320B52">
      <w:pPr>
        <w:pPrChange w:id="2346" w:author="Victoria Shilina" w:date="2018-10-25T14:25:00Z">
          <w:pPr>
            <w:ind w:firstLine="708"/>
          </w:pPr>
        </w:pPrChange>
      </w:pPr>
      <w:del w:id="2347" w:author="Victoria Shilina" w:date="2018-10-25T14:25:00Z">
        <w:r w:rsidRPr="00FD3425" w:rsidDel="00CA362A">
          <w:delText xml:space="preserve">По факту окончания приема по ПО менеджер завершает документ в результате чего </w:delText>
        </w:r>
        <w:r w:rsidRPr="00FD3425" w:rsidDel="00CA362A">
          <w:rPr>
            <w:lang w:val="en-US"/>
          </w:rPr>
          <w:delText>WMS</w:delText>
        </w:r>
        <w:r w:rsidRPr="00FD3425" w:rsidDel="00CA362A">
          <w:delText xml:space="preserve"> передает в ГС сообщение с суммарным объемом принятого товара.</w:delText>
        </w:r>
      </w:del>
    </w:p>
    <w:p w14:paraId="7ECED22D" w14:textId="79DF39DD" w:rsidR="00524691" w:rsidRPr="008A1EAC" w:rsidRDefault="00696383" w:rsidP="00524691">
      <w:pPr>
        <w:pStyle w:val="2"/>
        <w:rPr>
          <w:highlight w:val="green"/>
          <w:lang w:val="ru-RU"/>
        </w:rPr>
      </w:pPr>
      <w:bookmarkStart w:id="2348" w:name="_Toc513562469"/>
      <w:bookmarkStart w:id="2349" w:name="_Toc529192738"/>
      <w:r w:rsidRPr="008A1EAC">
        <w:rPr>
          <w:highlight w:val="green"/>
          <w:lang w:val="ru-RU"/>
        </w:rPr>
        <w:t>Внешние поставки</w:t>
      </w:r>
      <w:bookmarkEnd w:id="2348"/>
      <w:bookmarkEnd w:id="2349"/>
    </w:p>
    <w:p w14:paraId="44962E98" w14:textId="77777777" w:rsidR="008A1EAC" w:rsidRPr="008A1EAC" w:rsidRDefault="008A1EAC" w:rsidP="008A1EAC">
      <w:pPr>
        <w:pStyle w:val="3"/>
        <w:rPr>
          <w:highlight w:val="green"/>
        </w:rPr>
      </w:pPr>
      <w:r w:rsidRPr="008A1EAC">
        <w:rPr>
          <w:highlight w:val="green"/>
        </w:rPr>
        <w:t>Документ-</w:t>
      </w:r>
      <w:proofErr w:type="spellStart"/>
      <w:r w:rsidRPr="008A1EAC">
        <w:rPr>
          <w:highlight w:val="green"/>
        </w:rPr>
        <w:t>основание</w:t>
      </w:r>
      <w:proofErr w:type="spellEnd"/>
    </w:p>
    <w:p w14:paraId="508645F9" w14:textId="77777777" w:rsidR="008A1EAC" w:rsidRPr="008A1EAC" w:rsidRDefault="008A1EAC" w:rsidP="008A1EAC">
      <w:pPr>
        <w:spacing w:before="120" w:after="0" w:afterAutospacing="0"/>
        <w:ind w:firstLine="539"/>
        <w:rPr>
          <w:highlight w:val="green"/>
        </w:rPr>
      </w:pPr>
      <w:r w:rsidRPr="008A1EAC">
        <w:rPr>
          <w:highlight w:val="green"/>
        </w:rPr>
        <w:t xml:space="preserve">Приемка готовой продукции с производства ведется по документу-основанию. В ГС это «Внешняя поставка», оно поступает по шлюзу в СУ, где преобразуется в документ УП </w:t>
      </w:r>
      <w:r w:rsidRPr="008A1EAC">
        <w:rPr>
          <w:highlight w:val="green"/>
          <w:lang w:val="en-US"/>
        </w:rPr>
        <w:t>c</w:t>
      </w:r>
      <w:r w:rsidRPr="008A1EAC">
        <w:rPr>
          <w:highlight w:val="green"/>
        </w:rPr>
        <w:t xml:space="preserve"> </w:t>
      </w:r>
      <w:r w:rsidRPr="008A1EAC">
        <w:rPr>
          <w:highlight w:val="green"/>
        </w:rPr>
        <w:lastRenderedPageBreak/>
        <w:t xml:space="preserve">типом «Внешняя поставка». Далее по документу УП ответственный сотрудник создает ПО. Принимаемый товар от внешних поставщиков – тушенка. Приходит </w:t>
      </w:r>
      <w:proofErr w:type="spellStart"/>
      <w:r w:rsidRPr="008A1EAC">
        <w:rPr>
          <w:highlight w:val="green"/>
        </w:rPr>
        <w:t>монопаллетами</w:t>
      </w:r>
      <w:proofErr w:type="spellEnd"/>
      <w:r w:rsidRPr="008A1EAC">
        <w:rPr>
          <w:highlight w:val="green"/>
        </w:rPr>
        <w:t xml:space="preserve"> в коробках.</w:t>
      </w:r>
    </w:p>
    <w:p w14:paraId="4A37499B" w14:textId="77777777" w:rsidR="008A1EAC" w:rsidRPr="008A1EAC" w:rsidRDefault="008A1EAC" w:rsidP="008A1EAC">
      <w:pPr>
        <w:spacing w:before="120" w:after="0" w:afterAutospacing="0"/>
        <w:ind w:firstLine="539"/>
        <w:rPr>
          <w:highlight w:val="green"/>
        </w:rPr>
      </w:pPr>
      <w:r w:rsidRPr="008A1EAC">
        <w:rPr>
          <w:highlight w:val="green"/>
        </w:rPr>
        <w:t>В заголовке документа-основание передается:</w:t>
      </w:r>
    </w:p>
    <w:p w14:paraId="460FAB94" w14:textId="77777777" w:rsidR="008A1EAC" w:rsidRPr="008A1EAC" w:rsidRDefault="008A1EAC" w:rsidP="008A1EAC">
      <w:pPr>
        <w:numPr>
          <w:ilvl w:val="0"/>
          <w:numId w:val="9"/>
        </w:numPr>
        <w:spacing w:before="120"/>
        <w:jc w:val="left"/>
        <w:rPr>
          <w:highlight w:val="green"/>
        </w:rPr>
      </w:pPr>
      <w:r w:rsidRPr="008A1EAC">
        <w:rPr>
          <w:highlight w:val="green"/>
        </w:rPr>
        <w:t>Дата создания документа в ГС</w:t>
      </w:r>
    </w:p>
    <w:p w14:paraId="623638A9" w14:textId="77777777" w:rsidR="008A1EAC" w:rsidRPr="008A1EAC" w:rsidRDefault="008A1EAC" w:rsidP="008A1EAC">
      <w:pPr>
        <w:numPr>
          <w:ilvl w:val="0"/>
          <w:numId w:val="9"/>
        </w:numPr>
        <w:spacing w:before="120"/>
        <w:jc w:val="left"/>
        <w:rPr>
          <w:highlight w:val="green"/>
        </w:rPr>
      </w:pPr>
      <w:r w:rsidRPr="008A1EAC">
        <w:rPr>
          <w:highlight w:val="green"/>
        </w:rPr>
        <w:t>Номер в ГС, что будет служить Номером Документа УП</w:t>
      </w:r>
    </w:p>
    <w:p w14:paraId="55289AD0" w14:textId="77777777" w:rsidR="008A1EAC" w:rsidRPr="008A1EAC" w:rsidRDefault="008A1EAC" w:rsidP="008A1EAC">
      <w:pPr>
        <w:spacing w:before="120" w:after="0" w:afterAutospacing="0"/>
        <w:ind w:firstLine="539"/>
        <w:rPr>
          <w:highlight w:val="green"/>
        </w:rPr>
      </w:pPr>
    </w:p>
    <w:p w14:paraId="11C7FB3A" w14:textId="77777777" w:rsidR="008A1EAC" w:rsidRPr="008A1EAC" w:rsidRDefault="008A1EAC" w:rsidP="008A1EAC">
      <w:pPr>
        <w:spacing w:before="120" w:after="0" w:afterAutospacing="0"/>
        <w:ind w:firstLine="539"/>
        <w:rPr>
          <w:highlight w:val="green"/>
        </w:rPr>
      </w:pPr>
      <w:r w:rsidRPr="008A1EAC">
        <w:rPr>
          <w:highlight w:val="green"/>
        </w:rPr>
        <w:t>В строках документа-основание передается:</w:t>
      </w:r>
    </w:p>
    <w:p w14:paraId="3FFD957F" w14:textId="77777777" w:rsidR="008A1EAC" w:rsidRPr="008A1EAC" w:rsidRDefault="008A1EAC" w:rsidP="008A1EAC">
      <w:pPr>
        <w:numPr>
          <w:ilvl w:val="0"/>
          <w:numId w:val="9"/>
        </w:numPr>
        <w:spacing w:before="120"/>
        <w:jc w:val="left"/>
        <w:rPr>
          <w:highlight w:val="green"/>
        </w:rPr>
      </w:pPr>
      <w:r w:rsidRPr="008A1EAC">
        <w:rPr>
          <w:highlight w:val="green"/>
        </w:rPr>
        <w:t>Уникальный номер сроки;</w:t>
      </w:r>
    </w:p>
    <w:p w14:paraId="7E5CF02A" w14:textId="77777777" w:rsidR="008A1EAC" w:rsidRPr="008A1EAC" w:rsidRDefault="008A1EAC" w:rsidP="008A1EAC">
      <w:pPr>
        <w:numPr>
          <w:ilvl w:val="0"/>
          <w:numId w:val="9"/>
        </w:numPr>
        <w:spacing w:before="120"/>
        <w:jc w:val="left"/>
        <w:rPr>
          <w:highlight w:val="green"/>
        </w:rPr>
      </w:pPr>
      <w:r w:rsidRPr="008A1EAC">
        <w:rPr>
          <w:highlight w:val="green"/>
        </w:rPr>
        <w:t>Код товара;</w:t>
      </w:r>
    </w:p>
    <w:p w14:paraId="4E7682F4" w14:textId="77777777" w:rsidR="008A1EAC" w:rsidRPr="008A1EAC" w:rsidRDefault="008A1EAC" w:rsidP="008A1EAC">
      <w:pPr>
        <w:numPr>
          <w:ilvl w:val="0"/>
          <w:numId w:val="9"/>
        </w:numPr>
        <w:spacing w:before="120" w:after="0"/>
        <w:jc w:val="left"/>
        <w:rPr>
          <w:highlight w:val="green"/>
        </w:rPr>
      </w:pPr>
      <w:r w:rsidRPr="008A1EAC">
        <w:rPr>
          <w:highlight w:val="green"/>
        </w:rPr>
        <w:t>Ожидаемое количество штук. Прием от внешних поставщиков ведется только в штуках;</w:t>
      </w:r>
    </w:p>
    <w:p w14:paraId="338AA2AF" w14:textId="77777777" w:rsidR="008A1EAC" w:rsidRPr="008A1EAC" w:rsidRDefault="008A1EAC" w:rsidP="008A1EAC">
      <w:pPr>
        <w:numPr>
          <w:ilvl w:val="0"/>
          <w:numId w:val="9"/>
        </w:numPr>
        <w:spacing w:before="120" w:after="0"/>
        <w:jc w:val="left"/>
        <w:rPr>
          <w:highlight w:val="green"/>
        </w:rPr>
      </w:pPr>
      <w:r w:rsidRPr="008A1EAC">
        <w:rPr>
          <w:highlight w:val="green"/>
        </w:rPr>
        <w:t>Товарная партия;</w:t>
      </w:r>
    </w:p>
    <w:p w14:paraId="688FD775" w14:textId="77777777" w:rsidR="008A1EAC" w:rsidRPr="008A1EAC" w:rsidRDefault="008A1EAC" w:rsidP="008A1EAC">
      <w:pPr>
        <w:numPr>
          <w:ilvl w:val="0"/>
          <w:numId w:val="9"/>
        </w:numPr>
        <w:spacing w:before="120" w:after="0"/>
        <w:jc w:val="left"/>
        <w:rPr>
          <w:highlight w:val="green"/>
        </w:rPr>
      </w:pPr>
      <w:r w:rsidRPr="008A1EAC">
        <w:rPr>
          <w:highlight w:val="green"/>
        </w:rPr>
        <w:t>Дата производства;</w:t>
      </w:r>
    </w:p>
    <w:p w14:paraId="71499312" w14:textId="77777777" w:rsidR="008A1EAC" w:rsidRPr="008A1EAC" w:rsidRDefault="008A1EAC" w:rsidP="008A1EAC">
      <w:pPr>
        <w:spacing w:before="120" w:after="0" w:afterAutospacing="0"/>
        <w:ind w:firstLine="539"/>
        <w:rPr>
          <w:highlight w:val="green"/>
        </w:rPr>
      </w:pPr>
      <w:r w:rsidRPr="008A1EAC">
        <w:rPr>
          <w:highlight w:val="green"/>
        </w:rPr>
        <w:t xml:space="preserve">У ПО для приема продукции от внешних поставщиков по устанавливается ячейка приема </w:t>
      </w:r>
      <w:r w:rsidRPr="008A1EAC">
        <w:rPr>
          <w:highlight w:val="green"/>
          <w:lang w:val="en-US"/>
        </w:rPr>
        <w:t>I</w:t>
      </w:r>
      <w:r w:rsidRPr="008A1EAC">
        <w:rPr>
          <w:highlight w:val="green"/>
        </w:rPr>
        <w:t>1 и признаки "Создавать работы", "Искать место".</w:t>
      </w:r>
    </w:p>
    <w:p w14:paraId="2E9C0523" w14:textId="77777777" w:rsidR="008A1EAC" w:rsidRPr="008A1EAC" w:rsidRDefault="008A1EAC" w:rsidP="008A1EAC">
      <w:pPr>
        <w:pStyle w:val="3"/>
        <w:rPr>
          <w:highlight w:val="green"/>
          <w:lang w:val="ru-RU"/>
        </w:rPr>
      </w:pPr>
      <w:r w:rsidRPr="008A1EAC">
        <w:rPr>
          <w:highlight w:val="green"/>
          <w:lang w:val="ru-RU"/>
        </w:rPr>
        <w:t>Процедура приемки</w:t>
      </w:r>
    </w:p>
    <w:p w14:paraId="327DE343" w14:textId="77777777" w:rsidR="008A1EAC" w:rsidRPr="008A1EAC" w:rsidRDefault="008A1EAC" w:rsidP="008A1EAC">
      <w:pPr>
        <w:spacing w:before="120" w:after="0" w:afterAutospacing="0"/>
        <w:ind w:firstLine="539"/>
        <w:rPr>
          <w:highlight w:val="green"/>
        </w:rPr>
      </w:pPr>
      <w:r w:rsidRPr="008A1EAC">
        <w:rPr>
          <w:highlight w:val="green"/>
        </w:rPr>
        <w:t xml:space="preserve">В экране уведомление о поставке оператор создает Приходный ордер, указывая ячейку приема I1. </w:t>
      </w:r>
    </w:p>
    <w:p w14:paraId="22844920" w14:textId="77777777" w:rsidR="008A1EAC" w:rsidRDefault="008A1EAC" w:rsidP="008A1EAC">
      <w:pPr>
        <w:spacing w:before="120" w:after="0" w:afterAutospacing="0"/>
        <w:ind w:firstLine="539"/>
      </w:pPr>
      <w:r w:rsidRPr="008A1EAC">
        <w:rPr>
          <w:highlight w:val="green"/>
        </w:rPr>
        <w:t xml:space="preserve">Прием товара осуществляется через РДТ. Сценарий приема #111 Прием паллет#. Данный сценарий позволяет принимать как </w:t>
      </w:r>
      <w:proofErr w:type="gramStart"/>
      <w:r w:rsidRPr="008A1EAC">
        <w:rPr>
          <w:highlight w:val="green"/>
        </w:rPr>
        <w:t>полные</w:t>
      </w:r>
      <w:proofErr w:type="gramEnd"/>
      <w:r w:rsidRPr="008A1EAC">
        <w:rPr>
          <w:highlight w:val="green"/>
        </w:rPr>
        <w:t xml:space="preserve"> так и не полные паллеты. Перед приемом паллеты необходимо наклеить заранее распечатанную этикету (индивидуальный номер со штрих-кодом) на один из коробов. В форме приема необходимо указать количество коробов на паллете, а также отсканировать наклеенную этикетку. После приема готового товара оператор закрывает Приходный ордер.</w:t>
      </w:r>
      <w:r>
        <w:t xml:space="preserve"> </w:t>
      </w:r>
    </w:p>
    <w:p w14:paraId="124991CD" w14:textId="77777777" w:rsidR="00DF2CDC" w:rsidRPr="00DF2CDC" w:rsidRDefault="00DF2CDC" w:rsidP="00DF2CDC">
      <w:pPr>
        <w:ind w:left="45"/>
        <w:rPr>
          <w:lang w:eastAsia="x-none"/>
        </w:rPr>
      </w:pPr>
    </w:p>
    <w:p w14:paraId="38485DF6" w14:textId="02A3C473" w:rsidR="004E6BB2" w:rsidRPr="008A1EAC" w:rsidRDefault="009E5529" w:rsidP="004E6BB2">
      <w:pPr>
        <w:pStyle w:val="2"/>
        <w:rPr>
          <w:highlight w:val="green"/>
          <w:lang w:val="ru-RU"/>
        </w:rPr>
      </w:pPr>
      <w:bookmarkStart w:id="2350" w:name="_Toc529192739"/>
      <w:bookmarkStart w:id="2351" w:name="_Toc513562470"/>
      <w:ins w:id="2352" w:author="Victoria Shilina" w:date="2018-10-25T16:25:00Z">
        <w:r w:rsidRPr="008A1EAC">
          <w:rPr>
            <w:highlight w:val="green"/>
            <w:lang w:val="ru-RU"/>
          </w:rPr>
          <w:t xml:space="preserve">БП прием </w:t>
        </w:r>
      </w:ins>
      <w:r w:rsidR="004E6BB2" w:rsidRPr="008A1EAC">
        <w:rPr>
          <w:highlight w:val="green"/>
          <w:lang w:val="ru-RU"/>
        </w:rPr>
        <w:t>Возврат</w:t>
      </w:r>
      <w:ins w:id="2353" w:author="Victoria Shilina" w:date="2018-10-25T16:25:00Z">
        <w:r w:rsidRPr="008A1EAC">
          <w:rPr>
            <w:highlight w:val="green"/>
            <w:lang w:val="ru-RU"/>
          </w:rPr>
          <w:t>ов</w:t>
        </w:r>
      </w:ins>
      <w:bookmarkEnd w:id="2350"/>
      <w:del w:id="2354" w:author="Victoria Shilina" w:date="2018-10-25T16:25:00Z">
        <w:r w:rsidR="004E6BB2" w:rsidRPr="008A1EAC" w:rsidDel="009E5529">
          <w:rPr>
            <w:highlight w:val="green"/>
            <w:lang w:val="ru-RU"/>
          </w:rPr>
          <w:delText>ы</w:delText>
        </w:r>
      </w:del>
      <w:bookmarkEnd w:id="2351"/>
    </w:p>
    <w:p w14:paraId="49F95267" w14:textId="77777777" w:rsidR="008A1EAC" w:rsidRPr="008A1EAC" w:rsidRDefault="008A1EAC" w:rsidP="008A1EAC">
      <w:pPr>
        <w:pStyle w:val="3"/>
        <w:rPr>
          <w:highlight w:val="green"/>
        </w:rPr>
      </w:pPr>
      <w:bookmarkStart w:id="2355" w:name="_Toc529192740"/>
      <w:r w:rsidRPr="008A1EAC">
        <w:rPr>
          <w:highlight w:val="green"/>
        </w:rPr>
        <w:t>Документ-</w:t>
      </w:r>
      <w:proofErr w:type="spellStart"/>
      <w:r w:rsidRPr="008A1EAC">
        <w:rPr>
          <w:highlight w:val="green"/>
        </w:rPr>
        <w:t>основание</w:t>
      </w:r>
      <w:proofErr w:type="spellEnd"/>
    </w:p>
    <w:p w14:paraId="7CDB02D8" w14:textId="77777777" w:rsidR="008A1EAC" w:rsidRPr="008A1EAC" w:rsidRDefault="008A1EAC" w:rsidP="008A1EAC">
      <w:pPr>
        <w:spacing w:before="120" w:after="0" w:afterAutospacing="0"/>
        <w:ind w:firstLine="539"/>
        <w:rPr>
          <w:highlight w:val="green"/>
        </w:rPr>
      </w:pPr>
      <w:r w:rsidRPr="008A1EAC">
        <w:rPr>
          <w:highlight w:val="green"/>
        </w:rPr>
        <w:t xml:space="preserve">При возврате отгруженного заказа, документ-основание из ГС не приходит. ПО </w:t>
      </w:r>
      <w:proofErr w:type="spellStart"/>
      <w:r w:rsidRPr="008A1EAC">
        <w:rPr>
          <w:highlight w:val="green"/>
        </w:rPr>
        <w:t>по</w:t>
      </w:r>
      <w:proofErr w:type="spellEnd"/>
      <w:r w:rsidRPr="008A1EAC">
        <w:rPr>
          <w:highlight w:val="green"/>
        </w:rPr>
        <w:t xml:space="preserve"> возврату создается из отгруженного заказа функционалом «Создать ПО» с указание места приема и типом ПО «Возврат». Если заказ был отгружен до внедрения системы, то необходимо создать заказ вручную.</w:t>
      </w:r>
    </w:p>
    <w:p w14:paraId="790918F8" w14:textId="77777777" w:rsidR="008A1EAC" w:rsidRPr="008A1EAC" w:rsidRDefault="008A1EAC" w:rsidP="008A1EAC">
      <w:pPr>
        <w:pStyle w:val="3"/>
        <w:rPr>
          <w:highlight w:val="green"/>
          <w:lang w:val="ru-RU"/>
        </w:rPr>
      </w:pPr>
      <w:r w:rsidRPr="008A1EAC">
        <w:rPr>
          <w:highlight w:val="green"/>
          <w:lang w:val="ru-RU"/>
        </w:rPr>
        <w:lastRenderedPageBreak/>
        <w:t>Процедура приемки</w:t>
      </w:r>
    </w:p>
    <w:p w14:paraId="6D0FCFB6" w14:textId="77777777" w:rsidR="008A1EAC" w:rsidRPr="008A1EAC" w:rsidRDefault="008A1EAC" w:rsidP="008A1EAC">
      <w:pPr>
        <w:spacing w:before="120" w:after="0" w:afterAutospacing="0"/>
        <w:ind w:firstLine="539"/>
        <w:rPr>
          <w:highlight w:val="green"/>
        </w:rPr>
      </w:pPr>
      <w:r w:rsidRPr="008A1EAC">
        <w:rPr>
          <w:highlight w:val="green"/>
        </w:rPr>
        <w:t xml:space="preserve">Прием возвратов осуществляется в ячейку приема I-3. Перед приемом оператор раскладывает товар на </w:t>
      </w:r>
      <w:proofErr w:type="spellStart"/>
      <w:r w:rsidRPr="008A1EAC">
        <w:rPr>
          <w:highlight w:val="green"/>
        </w:rPr>
        <w:t>монопаллеты</w:t>
      </w:r>
      <w:proofErr w:type="spellEnd"/>
      <w:r w:rsidRPr="008A1EAC">
        <w:rPr>
          <w:highlight w:val="green"/>
        </w:rPr>
        <w:t>. Прием товара может осуществляться паллетами/коробками/штуками. Для этого на терминале необходимо выбрать соответствующую упаковку. Весь товар принимается в статусе «Ожидание» для контроля качества. После прохождения контроля оператор меняет статус на «Доступен». Если часть товара не прошла контроль качества, то оператор отделяет такие грузы через РДТ и меняет им статус на «Поврежден».</w:t>
      </w:r>
    </w:p>
    <w:p w14:paraId="12A06F6F" w14:textId="77777777" w:rsidR="008A1EAC" w:rsidRDefault="008A1EAC" w:rsidP="008A1EAC">
      <w:pPr>
        <w:spacing w:before="120" w:after="0" w:afterAutospacing="0"/>
        <w:ind w:firstLine="539"/>
      </w:pPr>
      <w:r w:rsidRPr="008A1EAC">
        <w:rPr>
          <w:highlight w:val="green"/>
        </w:rPr>
        <w:t>После закрытия ПО информация передается в ГС.</w:t>
      </w:r>
    </w:p>
    <w:p w14:paraId="673B62F0" w14:textId="3E6AB5F9" w:rsidR="00476000" w:rsidRPr="008A1EAC" w:rsidRDefault="00476000" w:rsidP="00476000">
      <w:pPr>
        <w:pStyle w:val="1"/>
        <w:rPr>
          <w:highlight w:val="green"/>
        </w:rPr>
      </w:pPr>
      <w:r w:rsidRPr="008A1EAC">
        <w:rPr>
          <w:highlight w:val="green"/>
        </w:rPr>
        <w:lastRenderedPageBreak/>
        <w:t>Размещение</w:t>
      </w:r>
      <w:bookmarkEnd w:id="2355"/>
    </w:p>
    <w:p w14:paraId="5D35777C" w14:textId="091F6F58" w:rsidR="00476000" w:rsidRPr="008A1EAC" w:rsidRDefault="00476000" w:rsidP="00476000">
      <w:pPr>
        <w:pStyle w:val="2"/>
        <w:rPr>
          <w:highlight w:val="green"/>
          <w:lang w:val="ru-RU"/>
        </w:rPr>
      </w:pPr>
      <w:bookmarkStart w:id="2356" w:name="_Toc529192741"/>
      <w:r w:rsidRPr="008A1EAC">
        <w:rPr>
          <w:highlight w:val="green"/>
          <w:lang w:val="ru-RU"/>
        </w:rPr>
        <w:t>Размещение готовой продукции с производства</w:t>
      </w:r>
      <w:bookmarkEnd w:id="2356"/>
    </w:p>
    <w:p w14:paraId="0A777AEC" w14:textId="77777777" w:rsidR="008A1EAC" w:rsidRPr="008A1EAC" w:rsidRDefault="008A1EAC" w:rsidP="008A1EAC">
      <w:pPr>
        <w:ind w:firstLine="709"/>
        <w:rPr>
          <w:highlight w:val="green"/>
          <w:lang w:eastAsia="x-none"/>
        </w:rPr>
      </w:pPr>
      <w:bookmarkStart w:id="2357" w:name="_Ref521690203"/>
      <w:bookmarkStart w:id="2358" w:name="_Toc529192744"/>
      <w:r w:rsidRPr="008A1EAC">
        <w:rPr>
          <w:highlight w:val="green"/>
          <w:lang w:eastAsia="x-none"/>
        </w:rPr>
        <w:t xml:space="preserve">Товар с производства осуществляется по группам товаров. Лотки принятые в ячейке </w:t>
      </w:r>
      <w:r w:rsidRPr="008A1EAC">
        <w:rPr>
          <w:highlight w:val="green"/>
          <w:lang w:val="en-US" w:eastAsia="x-none"/>
        </w:rPr>
        <w:t>CNIT</w:t>
      </w:r>
      <w:r w:rsidRPr="008A1EAC">
        <w:rPr>
          <w:highlight w:val="green"/>
          <w:lang w:eastAsia="x-none"/>
        </w:rPr>
        <w:t xml:space="preserve">1 в зависимости от статуса и группы товара могут быть размещены в следующие зоны: </w:t>
      </w:r>
      <w:r w:rsidRPr="008A1EAC">
        <w:rPr>
          <w:highlight w:val="green"/>
          <w:lang w:val="en-US" w:eastAsia="x-none"/>
        </w:rPr>
        <w:t>G</w:t>
      </w:r>
      <w:proofErr w:type="gramStart"/>
      <w:r w:rsidRPr="008A1EAC">
        <w:rPr>
          <w:highlight w:val="green"/>
          <w:lang w:eastAsia="x-none"/>
        </w:rPr>
        <w:t>1,</w:t>
      </w:r>
      <w:r w:rsidRPr="008A1EAC">
        <w:rPr>
          <w:highlight w:val="green"/>
          <w:lang w:val="en-US" w:eastAsia="x-none"/>
        </w:rPr>
        <w:t>G</w:t>
      </w:r>
      <w:proofErr w:type="gramEnd"/>
      <w:r w:rsidRPr="008A1EAC">
        <w:rPr>
          <w:highlight w:val="green"/>
          <w:lang w:eastAsia="x-none"/>
        </w:rPr>
        <w:t>2,</w:t>
      </w:r>
      <w:r w:rsidRPr="008A1EAC">
        <w:rPr>
          <w:highlight w:val="green"/>
          <w:lang w:val="en-US" w:eastAsia="x-none"/>
        </w:rPr>
        <w:t>P</w:t>
      </w:r>
      <w:r w:rsidRPr="008A1EAC">
        <w:rPr>
          <w:highlight w:val="green"/>
          <w:lang w:eastAsia="x-none"/>
        </w:rPr>
        <w:t>1,</w:t>
      </w:r>
      <w:r w:rsidRPr="008A1EAC">
        <w:rPr>
          <w:highlight w:val="green"/>
          <w:lang w:val="en-US" w:eastAsia="x-none"/>
        </w:rPr>
        <w:t>R</w:t>
      </w:r>
      <w:r w:rsidRPr="008A1EAC">
        <w:rPr>
          <w:highlight w:val="green"/>
          <w:lang w:eastAsia="x-none"/>
        </w:rPr>
        <w:t xml:space="preserve">, также в ячейку </w:t>
      </w:r>
      <w:r w:rsidRPr="008A1EAC">
        <w:rPr>
          <w:highlight w:val="green"/>
          <w:lang w:val="en-US" w:eastAsia="x-none"/>
        </w:rPr>
        <w:t>CNCS</w:t>
      </w:r>
      <w:r w:rsidRPr="008A1EAC">
        <w:rPr>
          <w:highlight w:val="green"/>
          <w:lang w:eastAsia="x-none"/>
        </w:rPr>
        <w:t>.</w:t>
      </w:r>
    </w:p>
    <w:p w14:paraId="24B36443" w14:textId="77777777" w:rsidR="008A1EAC" w:rsidRPr="008A1EAC" w:rsidRDefault="008A1EAC" w:rsidP="008A1EAC">
      <w:pPr>
        <w:rPr>
          <w:b/>
          <w:highlight w:val="green"/>
          <w:lang w:eastAsia="x-none"/>
        </w:rPr>
      </w:pPr>
      <w:r w:rsidRPr="008A1EAC">
        <w:rPr>
          <w:b/>
          <w:highlight w:val="green"/>
          <w:lang w:eastAsia="x-none"/>
        </w:rPr>
        <w:t>Размещение группы товаров «Штучный» и «Весовой номинальный»</w:t>
      </w:r>
    </w:p>
    <w:p w14:paraId="111A1E7B" w14:textId="77777777" w:rsidR="008A1EAC" w:rsidRPr="008A1EAC" w:rsidRDefault="008A1EAC" w:rsidP="008A1EAC">
      <w:pPr>
        <w:rPr>
          <w:highlight w:val="green"/>
          <w:lang w:eastAsia="x-none"/>
        </w:rPr>
      </w:pPr>
      <w:r w:rsidRPr="008A1EAC">
        <w:rPr>
          <w:highlight w:val="green"/>
          <w:lang w:eastAsia="x-none"/>
        </w:rPr>
        <w:t xml:space="preserve">Товар может быть размещен в зонах </w:t>
      </w:r>
      <w:r w:rsidRPr="008A1EAC">
        <w:rPr>
          <w:highlight w:val="green"/>
          <w:lang w:val="en-US" w:eastAsia="x-none"/>
        </w:rPr>
        <w:t>G</w:t>
      </w:r>
      <w:r w:rsidRPr="008A1EAC">
        <w:rPr>
          <w:highlight w:val="green"/>
          <w:lang w:eastAsia="x-none"/>
        </w:rPr>
        <w:t xml:space="preserve">1, </w:t>
      </w:r>
      <w:r w:rsidRPr="008A1EAC">
        <w:rPr>
          <w:highlight w:val="green"/>
          <w:lang w:val="en-US" w:eastAsia="x-none"/>
        </w:rPr>
        <w:t>G</w:t>
      </w:r>
      <w:r w:rsidRPr="008A1EAC">
        <w:rPr>
          <w:highlight w:val="green"/>
          <w:lang w:eastAsia="x-none"/>
        </w:rPr>
        <w:t xml:space="preserve">2, </w:t>
      </w:r>
      <w:r w:rsidRPr="008A1EAC">
        <w:rPr>
          <w:highlight w:val="green"/>
          <w:lang w:val="en-US" w:eastAsia="x-none"/>
        </w:rPr>
        <w:t>P</w:t>
      </w:r>
      <w:r w:rsidRPr="008A1EAC">
        <w:rPr>
          <w:highlight w:val="green"/>
          <w:lang w:eastAsia="x-none"/>
        </w:rPr>
        <w:t xml:space="preserve">1 и ячейку </w:t>
      </w:r>
      <w:r w:rsidRPr="008A1EAC">
        <w:rPr>
          <w:highlight w:val="green"/>
          <w:lang w:val="en-US" w:eastAsia="x-none"/>
        </w:rPr>
        <w:t>CNCS</w:t>
      </w:r>
      <w:r w:rsidRPr="008A1EAC">
        <w:rPr>
          <w:highlight w:val="green"/>
          <w:lang w:eastAsia="x-none"/>
        </w:rPr>
        <w:t>.</w:t>
      </w:r>
    </w:p>
    <w:p w14:paraId="32101ABE" w14:textId="77777777" w:rsidR="008A1EAC" w:rsidRPr="008A1EAC" w:rsidRDefault="008A1EAC" w:rsidP="008A1EAC">
      <w:pPr>
        <w:rPr>
          <w:highlight w:val="green"/>
          <w:lang w:eastAsia="x-none"/>
        </w:rPr>
      </w:pPr>
      <w:r w:rsidRPr="008A1EAC">
        <w:rPr>
          <w:highlight w:val="green"/>
          <w:lang w:eastAsia="x-none"/>
        </w:rPr>
        <w:t xml:space="preserve">В ячейку </w:t>
      </w:r>
      <w:r w:rsidRPr="008A1EAC">
        <w:rPr>
          <w:highlight w:val="green"/>
          <w:lang w:val="en-US" w:eastAsia="x-none"/>
        </w:rPr>
        <w:t>CNSC</w:t>
      </w:r>
      <w:r w:rsidRPr="008A1EAC">
        <w:rPr>
          <w:highlight w:val="green"/>
          <w:lang w:eastAsia="x-none"/>
        </w:rPr>
        <w:t xml:space="preserve"> размещаются </w:t>
      </w:r>
      <w:proofErr w:type="gramStart"/>
      <w:r w:rsidRPr="008A1EAC">
        <w:rPr>
          <w:highlight w:val="green"/>
          <w:lang w:eastAsia="x-none"/>
        </w:rPr>
        <w:t>лотки</w:t>
      </w:r>
      <w:proofErr w:type="gramEnd"/>
      <w:r w:rsidRPr="008A1EAC">
        <w:rPr>
          <w:highlight w:val="green"/>
          <w:lang w:eastAsia="x-none"/>
        </w:rPr>
        <w:t xml:space="preserve"> принятые в статусе «Поврежден».</w:t>
      </w:r>
    </w:p>
    <w:p w14:paraId="2EDEBE7F" w14:textId="77777777" w:rsidR="008A1EAC" w:rsidRPr="008A1EAC" w:rsidRDefault="008A1EAC" w:rsidP="008A1EAC">
      <w:pPr>
        <w:rPr>
          <w:highlight w:val="green"/>
          <w:lang w:eastAsia="x-none"/>
        </w:rPr>
      </w:pPr>
      <w:r w:rsidRPr="008A1EAC">
        <w:rPr>
          <w:highlight w:val="green"/>
          <w:lang w:eastAsia="x-none"/>
        </w:rPr>
        <w:t>Приоритет размещения штучного товара класса А:</w:t>
      </w:r>
    </w:p>
    <w:p w14:paraId="323ECEF3" w14:textId="77777777" w:rsidR="008A1EAC" w:rsidRPr="008A1EAC" w:rsidRDefault="008A1EAC" w:rsidP="008A1EAC">
      <w:pPr>
        <w:pStyle w:val="afff1"/>
        <w:numPr>
          <w:ilvl w:val="0"/>
          <w:numId w:val="44"/>
        </w:numPr>
        <w:rPr>
          <w:highlight w:val="green"/>
          <w:lang w:eastAsia="x-none"/>
        </w:rPr>
      </w:pPr>
      <w:commentRangeStart w:id="2359"/>
      <w:r w:rsidRPr="008A1EAC">
        <w:rPr>
          <w:highlight w:val="green"/>
          <w:lang w:eastAsia="x-none"/>
        </w:rPr>
        <w:t xml:space="preserve">В зону </w:t>
      </w:r>
      <w:r w:rsidRPr="008A1EAC">
        <w:rPr>
          <w:highlight w:val="green"/>
          <w:lang w:val="en-US" w:eastAsia="x-none"/>
        </w:rPr>
        <w:t>P</w:t>
      </w:r>
      <w:r w:rsidRPr="008A1EAC">
        <w:rPr>
          <w:highlight w:val="green"/>
          <w:lang w:eastAsia="x-none"/>
        </w:rPr>
        <w:t xml:space="preserve">1 через ячейку </w:t>
      </w:r>
      <w:r w:rsidRPr="008A1EAC">
        <w:rPr>
          <w:highlight w:val="green"/>
          <w:lang w:val="en-US" w:eastAsia="x-none"/>
        </w:rPr>
        <w:t>RG</w:t>
      </w:r>
      <w:r w:rsidRPr="008A1EAC">
        <w:rPr>
          <w:highlight w:val="green"/>
          <w:lang w:eastAsia="x-none"/>
        </w:rPr>
        <w:t>1 – если в зоне уже есть такой товар (разработка новой стратегии);</w:t>
      </w:r>
      <w:commentRangeEnd w:id="2359"/>
      <w:r w:rsidRPr="008A1EAC">
        <w:rPr>
          <w:rStyle w:val="aff0"/>
          <w:rFonts w:eastAsia="Times New Roman"/>
          <w:highlight w:val="green"/>
          <w:lang w:eastAsia="ru-RU"/>
        </w:rPr>
        <w:commentReference w:id="2359"/>
      </w:r>
    </w:p>
    <w:p w14:paraId="2E961EB0" w14:textId="77777777" w:rsidR="008A1EAC" w:rsidRPr="008A1EAC" w:rsidRDefault="008A1EAC" w:rsidP="008A1EAC">
      <w:pPr>
        <w:pStyle w:val="afff1"/>
        <w:numPr>
          <w:ilvl w:val="0"/>
          <w:numId w:val="44"/>
        </w:numPr>
        <w:rPr>
          <w:highlight w:val="green"/>
          <w:lang w:eastAsia="x-none"/>
        </w:rPr>
      </w:pPr>
      <w:r w:rsidRPr="008A1EAC">
        <w:rPr>
          <w:highlight w:val="green"/>
          <w:lang w:eastAsia="x-none"/>
        </w:rPr>
        <w:t xml:space="preserve">В зону </w:t>
      </w:r>
      <w:r w:rsidRPr="008A1EAC">
        <w:rPr>
          <w:highlight w:val="green"/>
          <w:lang w:val="en-US" w:eastAsia="x-none"/>
        </w:rPr>
        <w:t>G</w:t>
      </w:r>
      <w:r w:rsidRPr="008A1EAC">
        <w:rPr>
          <w:highlight w:val="green"/>
          <w:lang w:eastAsia="x-none"/>
        </w:rPr>
        <w:t xml:space="preserve">1 и </w:t>
      </w:r>
      <w:r w:rsidRPr="008A1EAC">
        <w:rPr>
          <w:highlight w:val="green"/>
          <w:lang w:val="en-US" w:eastAsia="x-none"/>
        </w:rPr>
        <w:t>G</w:t>
      </w:r>
      <w:r w:rsidRPr="008A1EAC">
        <w:rPr>
          <w:highlight w:val="green"/>
          <w:lang w:eastAsia="x-none"/>
        </w:rPr>
        <w:t xml:space="preserve">2, в группу ячеек штучного отбора, через ячейку сброса </w:t>
      </w:r>
      <w:r w:rsidRPr="008A1EAC">
        <w:rPr>
          <w:highlight w:val="green"/>
          <w:lang w:val="en-US" w:eastAsia="x-none"/>
        </w:rPr>
        <w:t>RG</w:t>
      </w:r>
      <w:r w:rsidRPr="008A1EAC">
        <w:rPr>
          <w:highlight w:val="green"/>
          <w:lang w:eastAsia="x-none"/>
        </w:rPr>
        <w:t xml:space="preserve">1 и </w:t>
      </w:r>
      <w:r w:rsidRPr="008A1EAC">
        <w:rPr>
          <w:highlight w:val="green"/>
          <w:lang w:val="en-US" w:eastAsia="x-none"/>
        </w:rPr>
        <w:t>RG</w:t>
      </w:r>
      <w:r w:rsidRPr="008A1EAC">
        <w:rPr>
          <w:highlight w:val="green"/>
          <w:lang w:eastAsia="x-none"/>
        </w:rPr>
        <w:t xml:space="preserve">2 – если в зоне Р1 нет аналогичного товара </w:t>
      </w:r>
      <w:proofErr w:type="gramStart"/>
      <w:r w:rsidRPr="008A1EAC">
        <w:rPr>
          <w:highlight w:val="green"/>
          <w:lang w:eastAsia="x-none"/>
        </w:rPr>
        <w:t>и  в</w:t>
      </w:r>
      <w:proofErr w:type="gramEnd"/>
      <w:r w:rsidRPr="008A1EAC">
        <w:rPr>
          <w:highlight w:val="green"/>
          <w:lang w:eastAsia="x-none"/>
        </w:rPr>
        <w:t xml:space="preserve"> соответствующих ячейках зон </w:t>
      </w:r>
      <w:r w:rsidRPr="008A1EAC">
        <w:rPr>
          <w:highlight w:val="green"/>
          <w:lang w:val="en-US" w:eastAsia="x-none"/>
        </w:rPr>
        <w:t>G</w:t>
      </w:r>
      <w:r w:rsidRPr="008A1EAC">
        <w:rPr>
          <w:highlight w:val="green"/>
          <w:lang w:eastAsia="x-none"/>
        </w:rPr>
        <w:t xml:space="preserve">1 и </w:t>
      </w:r>
      <w:r w:rsidRPr="008A1EAC">
        <w:rPr>
          <w:highlight w:val="green"/>
          <w:lang w:val="en-US" w:eastAsia="x-none"/>
        </w:rPr>
        <w:t>G</w:t>
      </w:r>
      <w:r w:rsidRPr="008A1EAC">
        <w:rPr>
          <w:highlight w:val="green"/>
          <w:lang w:eastAsia="x-none"/>
        </w:rPr>
        <w:t>2 есть свободное место.</w:t>
      </w:r>
    </w:p>
    <w:p w14:paraId="50241AAE" w14:textId="77777777" w:rsidR="008A1EAC" w:rsidRPr="008A1EAC" w:rsidRDefault="008A1EAC" w:rsidP="008A1EAC">
      <w:pPr>
        <w:pStyle w:val="afff1"/>
        <w:numPr>
          <w:ilvl w:val="0"/>
          <w:numId w:val="44"/>
        </w:numPr>
        <w:rPr>
          <w:highlight w:val="green"/>
          <w:lang w:eastAsia="x-none"/>
        </w:rPr>
      </w:pPr>
      <w:r w:rsidRPr="008A1EAC">
        <w:rPr>
          <w:highlight w:val="green"/>
          <w:lang w:eastAsia="x-none"/>
        </w:rPr>
        <w:t xml:space="preserve">В зону </w:t>
      </w:r>
      <w:r w:rsidRPr="008A1EAC">
        <w:rPr>
          <w:highlight w:val="green"/>
          <w:lang w:val="en-US" w:eastAsia="x-none"/>
        </w:rPr>
        <w:t>G</w:t>
      </w:r>
      <w:r w:rsidRPr="008A1EAC">
        <w:rPr>
          <w:highlight w:val="green"/>
          <w:lang w:eastAsia="x-none"/>
        </w:rPr>
        <w:t xml:space="preserve">1 и </w:t>
      </w:r>
      <w:r w:rsidRPr="008A1EAC">
        <w:rPr>
          <w:highlight w:val="green"/>
          <w:lang w:val="en-US" w:eastAsia="x-none"/>
        </w:rPr>
        <w:t>G</w:t>
      </w:r>
      <w:r w:rsidRPr="008A1EAC">
        <w:rPr>
          <w:highlight w:val="green"/>
          <w:lang w:eastAsia="x-none"/>
        </w:rPr>
        <w:t xml:space="preserve">2, в группу ячеек коробочного отбора, через ячейку сброса </w:t>
      </w:r>
      <w:r w:rsidRPr="008A1EAC">
        <w:rPr>
          <w:highlight w:val="green"/>
          <w:lang w:val="en-US" w:eastAsia="x-none"/>
        </w:rPr>
        <w:t>RG</w:t>
      </w:r>
      <w:r w:rsidRPr="008A1EAC">
        <w:rPr>
          <w:highlight w:val="green"/>
          <w:lang w:eastAsia="x-none"/>
        </w:rPr>
        <w:t xml:space="preserve">1 и </w:t>
      </w:r>
      <w:r w:rsidRPr="008A1EAC">
        <w:rPr>
          <w:highlight w:val="green"/>
          <w:lang w:val="en-US" w:eastAsia="x-none"/>
        </w:rPr>
        <w:t>RG</w:t>
      </w:r>
      <w:r w:rsidRPr="008A1EAC">
        <w:rPr>
          <w:highlight w:val="green"/>
          <w:lang w:eastAsia="x-none"/>
        </w:rPr>
        <w:t xml:space="preserve">2 – если в зоне Р1 нет аналогичного товара </w:t>
      </w:r>
      <w:proofErr w:type="gramStart"/>
      <w:r w:rsidRPr="008A1EAC">
        <w:rPr>
          <w:highlight w:val="green"/>
          <w:lang w:eastAsia="x-none"/>
        </w:rPr>
        <w:t>и  в</w:t>
      </w:r>
      <w:proofErr w:type="gramEnd"/>
      <w:r w:rsidRPr="008A1EAC">
        <w:rPr>
          <w:highlight w:val="green"/>
          <w:lang w:eastAsia="x-none"/>
        </w:rPr>
        <w:t xml:space="preserve"> соответствующих ячейках зон </w:t>
      </w:r>
      <w:r w:rsidRPr="008A1EAC">
        <w:rPr>
          <w:highlight w:val="green"/>
          <w:lang w:val="en-US" w:eastAsia="x-none"/>
        </w:rPr>
        <w:t>G</w:t>
      </w:r>
      <w:r w:rsidRPr="008A1EAC">
        <w:rPr>
          <w:highlight w:val="green"/>
          <w:lang w:eastAsia="x-none"/>
        </w:rPr>
        <w:t xml:space="preserve">1 и </w:t>
      </w:r>
      <w:r w:rsidRPr="008A1EAC">
        <w:rPr>
          <w:highlight w:val="green"/>
          <w:lang w:val="en-US" w:eastAsia="x-none"/>
        </w:rPr>
        <w:t>G</w:t>
      </w:r>
      <w:r w:rsidRPr="008A1EAC">
        <w:rPr>
          <w:highlight w:val="green"/>
          <w:lang w:eastAsia="x-none"/>
        </w:rPr>
        <w:t>2 есть свободное место.</w:t>
      </w:r>
    </w:p>
    <w:p w14:paraId="3B6C4A8E" w14:textId="6987AD8D" w:rsidR="008A1EAC" w:rsidRPr="008A1EAC" w:rsidRDefault="008A1EAC" w:rsidP="008A1EAC">
      <w:pPr>
        <w:pStyle w:val="afff1"/>
        <w:numPr>
          <w:ilvl w:val="0"/>
          <w:numId w:val="44"/>
        </w:numPr>
        <w:rPr>
          <w:highlight w:val="green"/>
          <w:lang w:eastAsia="x-none"/>
        </w:rPr>
      </w:pPr>
      <w:r w:rsidRPr="008A1EAC">
        <w:rPr>
          <w:highlight w:val="green"/>
          <w:lang w:eastAsia="x-none"/>
        </w:rPr>
        <w:t xml:space="preserve">В зону </w:t>
      </w:r>
      <w:r w:rsidRPr="008A1EAC">
        <w:rPr>
          <w:highlight w:val="green"/>
          <w:lang w:val="en-US" w:eastAsia="x-none"/>
        </w:rPr>
        <w:t>P</w:t>
      </w:r>
      <w:r w:rsidRPr="008A1EAC">
        <w:rPr>
          <w:highlight w:val="green"/>
          <w:lang w:eastAsia="x-none"/>
        </w:rPr>
        <w:t xml:space="preserve">1 через ячейку сброса </w:t>
      </w:r>
      <w:r w:rsidRPr="008A1EAC">
        <w:rPr>
          <w:highlight w:val="green"/>
          <w:lang w:val="en-US" w:eastAsia="x-none"/>
        </w:rPr>
        <w:t>RG</w:t>
      </w:r>
      <w:r w:rsidRPr="008A1EAC">
        <w:rPr>
          <w:highlight w:val="green"/>
          <w:lang w:eastAsia="x-none"/>
        </w:rPr>
        <w:t xml:space="preserve">1 - если места в ячейках зон </w:t>
      </w:r>
      <w:r w:rsidRPr="008A1EAC">
        <w:rPr>
          <w:highlight w:val="green"/>
          <w:lang w:val="en-US" w:eastAsia="x-none"/>
        </w:rPr>
        <w:t>G</w:t>
      </w:r>
      <w:r w:rsidRPr="008A1EAC">
        <w:rPr>
          <w:highlight w:val="green"/>
          <w:lang w:eastAsia="x-none"/>
        </w:rPr>
        <w:t>1 и G2 нет.</w:t>
      </w:r>
    </w:p>
    <w:p w14:paraId="447504B3" w14:textId="77777777" w:rsidR="008A1EAC" w:rsidRPr="008A1EAC" w:rsidRDefault="008A1EAC" w:rsidP="008A1EAC">
      <w:pPr>
        <w:rPr>
          <w:highlight w:val="green"/>
          <w:lang w:eastAsia="x-none"/>
        </w:rPr>
      </w:pPr>
      <w:r w:rsidRPr="008A1EAC">
        <w:rPr>
          <w:highlight w:val="green"/>
          <w:lang w:eastAsia="x-none"/>
        </w:rPr>
        <w:t>Приоритет размещения штучного товара класса В и С:</w:t>
      </w:r>
    </w:p>
    <w:p w14:paraId="58421C12" w14:textId="77777777" w:rsidR="008A1EAC" w:rsidRPr="008A1EAC" w:rsidRDefault="008A1EAC" w:rsidP="008A1EAC">
      <w:pPr>
        <w:pStyle w:val="afff1"/>
        <w:numPr>
          <w:ilvl w:val="0"/>
          <w:numId w:val="125"/>
        </w:numPr>
        <w:rPr>
          <w:highlight w:val="green"/>
          <w:lang w:eastAsia="x-none"/>
        </w:rPr>
      </w:pPr>
      <w:r w:rsidRPr="008A1EAC">
        <w:rPr>
          <w:highlight w:val="green"/>
          <w:lang w:eastAsia="x-none"/>
        </w:rPr>
        <w:t xml:space="preserve">В зону </w:t>
      </w:r>
      <w:r w:rsidRPr="008A1EAC">
        <w:rPr>
          <w:highlight w:val="green"/>
          <w:lang w:val="en-US" w:eastAsia="x-none"/>
        </w:rPr>
        <w:t>P</w:t>
      </w:r>
      <w:r w:rsidRPr="008A1EAC">
        <w:rPr>
          <w:highlight w:val="green"/>
          <w:lang w:eastAsia="x-none"/>
        </w:rPr>
        <w:t xml:space="preserve">1 через ячейку </w:t>
      </w:r>
      <w:r w:rsidRPr="008A1EAC">
        <w:rPr>
          <w:highlight w:val="green"/>
          <w:lang w:val="en-US" w:eastAsia="x-none"/>
        </w:rPr>
        <w:t>RG</w:t>
      </w:r>
      <w:r w:rsidRPr="008A1EAC">
        <w:rPr>
          <w:highlight w:val="green"/>
          <w:lang w:eastAsia="x-none"/>
        </w:rPr>
        <w:t>1 – если в зоне уже есть такой товар (разработка новой стратегии);</w:t>
      </w:r>
    </w:p>
    <w:p w14:paraId="7B3BBE98" w14:textId="77777777" w:rsidR="008A1EAC" w:rsidRPr="008A1EAC" w:rsidRDefault="008A1EAC" w:rsidP="008A1EAC">
      <w:pPr>
        <w:pStyle w:val="afff1"/>
        <w:numPr>
          <w:ilvl w:val="0"/>
          <w:numId w:val="125"/>
        </w:numPr>
        <w:rPr>
          <w:highlight w:val="green"/>
          <w:lang w:eastAsia="x-none"/>
        </w:rPr>
      </w:pPr>
      <w:r w:rsidRPr="008A1EAC">
        <w:rPr>
          <w:highlight w:val="green"/>
          <w:lang w:eastAsia="x-none"/>
        </w:rPr>
        <w:t xml:space="preserve">В зону </w:t>
      </w:r>
      <w:r w:rsidRPr="008A1EAC">
        <w:rPr>
          <w:highlight w:val="green"/>
          <w:lang w:val="en-US" w:eastAsia="x-none"/>
        </w:rPr>
        <w:t>G</w:t>
      </w:r>
      <w:r w:rsidRPr="008A1EAC">
        <w:rPr>
          <w:highlight w:val="green"/>
          <w:lang w:eastAsia="x-none"/>
        </w:rPr>
        <w:t xml:space="preserve">1 и </w:t>
      </w:r>
      <w:r w:rsidRPr="008A1EAC">
        <w:rPr>
          <w:highlight w:val="green"/>
          <w:lang w:val="en-US" w:eastAsia="x-none"/>
        </w:rPr>
        <w:t>G</w:t>
      </w:r>
      <w:r w:rsidRPr="008A1EAC">
        <w:rPr>
          <w:highlight w:val="green"/>
          <w:lang w:eastAsia="x-none"/>
        </w:rPr>
        <w:t xml:space="preserve">2, в группу ячеек штучного отбора, через ячейку сброса </w:t>
      </w:r>
      <w:r w:rsidRPr="008A1EAC">
        <w:rPr>
          <w:highlight w:val="green"/>
          <w:lang w:val="en-US" w:eastAsia="x-none"/>
        </w:rPr>
        <w:t>RG</w:t>
      </w:r>
      <w:r w:rsidRPr="008A1EAC">
        <w:rPr>
          <w:highlight w:val="green"/>
          <w:lang w:eastAsia="x-none"/>
        </w:rPr>
        <w:t xml:space="preserve">1 и </w:t>
      </w:r>
      <w:r w:rsidRPr="008A1EAC">
        <w:rPr>
          <w:highlight w:val="green"/>
          <w:lang w:val="en-US" w:eastAsia="x-none"/>
        </w:rPr>
        <w:t>RG</w:t>
      </w:r>
      <w:r w:rsidRPr="008A1EAC">
        <w:rPr>
          <w:highlight w:val="green"/>
          <w:lang w:eastAsia="x-none"/>
        </w:rPr>
        <w:t xml:space="preserve">2 – если в зоне Р1 нет аналогичного товара и в соответствующих ячейках зон </w:t>
      </w:r>
      <w:r w:rsidRPr="008A1EAC">
        <w:rPr>
          <w:highlight w:val="green"/>
          <w:lang w:val="en-US" w:eastAsia="x-none"/>
        </w:rPr>
        <w:t>G</w:t>
      </w:r>
      <w:r w:rsidRPr="008A1EAC">
        <w:rPr>
          <w:highlight w:val="green"/>
          <w:lang w:eastAsia="x-none"/>
        </w:rPr>
        <w:t xml:space="preserve">1 и </w:t>
      </w:r>
      <w:r w:rsidRPr="008A1EAC">
        <w:rPr>
          <w:highlight w:val="green"/>
          <w:lang w:val="en-US" w:eastAsia="x-none"/>
        </w:rPr>
        <w:t>G</w:t>
      </w:r>
      <w:r w:rsidRPr="008A1EAC">
        <w:rPr>
          <w:highlight w:val="green"/>
          <w:lang w:eastAsia="x-none"/>
        </w:rPr>
        <w:t>2 есть свободное место.</w:t>
      </w:r>
    </w:p>
    <w:p w14:paraId="650B4308" w14:textId="497E7F8C" w:rsidR="008A1EAC" w:rsidRPr="008A1EAC" w:rsidRDefault="008A1EAC" w:rsidP="008A1EAC">
      <w:pPr>
        <w:pStyle w:val="afff1"/>
        <w:numPr>
          <w:ilvl w:val="0"/>
          <w:numId w:val="125"/>
        </w:numPr>
        <w:rPr>
          <w:highlight w:val="green"/>
          <w:lang w:eastAsia="x-none"/>
        </w:rPr>
      </w:pPr>
      <w:r w:rsidRPr="008A1EAC">
        <w:rPr>
          <w:highlight w:val="green"/>
          <w:lang w:eastAsia="x-none"/>
        </w:rPr>
        <w:t xml:space="preserve">В зону </w:t>
      </w:r>
      <w:r w:rsidRPr="008A1EAC">
        <w:rPr>
          <w:highlight w:val="green"/>
          <w:lang w:val="en-US" w:eastAsia="x-none"/>
        </w:rPr>
        <w:t>P</w:t>
      </w:r>
      <w:r w:rsidRPr="008A1EAC">
        <w:rPr>
          <w:highlight w:val="green"/>
          <w:lang w:eastAsia="x-none"/>
        </w:rPr>
        <w:t xml:space="preserve">1 через ячейку сброса </w:t>
      </w:r>
      <w:r w:rsidRPr="008A1EAC">
        <w:rPr>
          <w:highlight w:val="green"/>
          <w:lang w:val="en-US" w:eastAsia="x-none"/>
        </w:rPr>
        <w:t>RG</w:t>
      </w:r>
      <w:r w:rsidRPr="008A1EAC">
        <w:rPr>
          <w:highlight w:val="green"/>
          <w:lang w:eastAsia="x-none"/>
        </w:rPr>
        <w:t xml:space="preserve">1 - если места в ячейках зон </w:t>
      </w:r>
      <w:r w:rsidRPr="008A1EAC">
        <w:rPr>
          <w:highlight w:val="green"/>
          <w:lang w:val="en-US" w:eastAsia="x-none"/>
        </w:rPr>
        <w:t>G</w:t>
      </w:r>
      <w:r w:rsidRPr="008A1EAC">
        <w:rPr>
          <w:highlight w:val="green"/>
          <w:lang w:eastAsia="x-none"/>
        </w:rPr>
        <w:t>1 и G2 нет.</w:t>
      </w:r>
    </w:p>
    <w:p w14:paraId="7C177E31" w14:textId="77777777" w:rsidR="008A1EAC" w:rsidRPr="008A1EAC" w:rsidRDefault="008A1EAC" w:rsidP="008A1EAC">
      <w:pPr>
        <w:rPr>
          <w:b/>
          <w:highlight w:val="green"/>
          <w:lang w:eastAsia="x-none"/>
        </w:rPr>
      </w:pPr>
      <w:r w:rsidRPr="008A1EAC">
        <w:rPr>
          <w:b/>
          <w:highlight w:val="green"/>
          <w:lang w:eastAsia="x-none"/>
        </w:rPr>
        <w:t>Размещение группы товаров «Весовой неноминальный»</w:t>
      </w:r>
    </w:p>
    <w:p w14:paraId="2C511A68" w14:textId="77777777" w:rsidR="008A1EAC" w:rsidRPr="008A1EAC" w:rsidRDefault="008A1EAC" w:rsidP="008A1EAC">
      <w:pPr>
        <w:rPr>
          <w:highlight w:val="green"/>
          <w:lang w:eastAsia="x-none"/>
        </w:rPr>
      </w:pPr>
      <w:r w:rsidRPr="008A1EAC">
        <w:rPr>
          <w:highlight w:val="green"/>
          <w:lang w:eastAsia="x-none"/>
        </w:rPr>
        <w:t xml:space="preserve">Товар может быть размещен в зонах </w:t>
      </w:r>
      <w:r w:rsidRPr="008A1EAC">
        <w:rPr>
          <w:highlight w:val="green"/>
          <w:lang w:val="en-US" w:eastAsia="x-none"/>
        </w:rPr>
        <w:t>G</w:t>
      </w:r>
      <w:r w:rsidRPr="008A1EAC">
        <w:rPr>
          <w:highlight w:val="green"/>
          <w:lang w:eastAsia="x-none"/>
        </w:rPr>
        <w:t xml:space="preserve">1, </w:t>
      </w:r>
      <w:r w:rsidRPr="008A1EAC">
        <w:rPr>
          <w:highlight w:val="green"/>
          <w:lang w:val="en-US" w:eastAsia="x-none"/>
        </w:rPr>
        <w:t>G</w:t>
      </w:r>
      <w:r w:rsidRPr="008A1EAC">
        <w:rPr>
          <w:highlight w:val="green"/>
          <w:lang w:eastAsia="x-none"/>
        </w:rPr>
        <w:t xml:space="preserve">2, </w:t>
      </w:r>
      <w:r w:rsidRPr="008A1EAC">
        <w:rPr>
          <w:highlight w:val="green"/>
          <w:lang w:val="en-US" w:eastAsia="x-none"/>
        </w:rPr>
        <w:t>P</w:t>
      </w:r>
      <w:r w:rsidRPr="008A1EAC">
        <w:rPr>
          <w:highlight w:val="green"/>
          <w:lang w:eastAsia="x-none"/>
        </w:rPr>
        <w:t xml:space="preserve">1, </w:t>
      </w:r>
      <w:r w:rsidRPr="008A1EAC">
        <w:rPr>
          <w:highlight w:val="green"/>
          <w:lang w:val="en-US" w:eastAsia="x-none"/>
        </w:rPr>
        <w:t>R</w:t>
      </w:r>
      <w:r w:rsidRPr="008A1EAC">
        <w:rPr>
          <w:highlight w:val="green"/>
          <w:lang w:eastAsia="x-none"/>
        </w:rPr>
        <w:t xml:space="preserve"> и ячейку </w:t>
      </w:r>
      <w:r w:rsidRPr="008A1EAC">
        <w:rPr>
          <w:highlight w:val="green"/>
          <w:lang w:val="en-US" w:eastAsia="x-none"/>
        </w:rPr>
        <w:t>CNCS</w:t>
      </w:r>
      <w:r w:rsidRPr="008A1EAC">
        <w:rPr>
          <w:highlight w:val="green"/>
          <w:lang w:eastAsia="x-none"/>
        </w:rPr>
        <w:t>.</w:t>
      </w:r>
    </w:p>
    <w:p w14:paraId="3E6EE451" w14:textId="77777777" w:rsidR="008A1EAC" w:rsidRPr="008A1EAC" w:rsidRDefault="008A1EAC" w:rsidP="008A1EAC">
      <w:pPr>
        <w:rPr>
          <w:highlight w:val="green"/>
          <w:lang w:eastAsia="x-none"/>
        </w:rPr>
      </w:pPr>
      <w:r w:rsidRPr="008A1EAC">
        <w:rPr>
          <w:highlight w:val="green"/>
          <w:lang w:eastAsia="x-none"/>
        </w:rPr>
        <w:t xml:space="preserve">В ячейку </w:t>
      </w:r>
      <w:r w:rsidRPr="008A1EAC">
        <w:rPr>
          <w:highlight w:val="green"/>
          <w:lang w:val="en-US" w:eastAsia="x-none"/>
        </w:rPr>
        <w:t>CNSC</w:t>
      </w:r>
      <w:r w:rsidRPr="008A1EAC">
        <w:rPr>
          <w:highlight w:val="green"/>
          <w:lang w:eastAsia="x-none"/>
        </w:rPr>
        <w:t xml:space="preserve"> размещаются </w:t>
      </w:r>
      <w:proofErr w:type="gramStart"/>
      <w:r w:rsidRPr="008A1EAC">
        <w:rPr>
          <w:highlight w:val="green"/>
          <w:lang w:eastAsia="x-none"/>
        </w:rPr>
        <w:t>лотки</w:t>
      </w:r>
      <w:proofErr w:type="gramEnd"/>
      <w:r w:rsidRPr="008A1EAC">
        <w:rPr>
          <w:highlight w:val="green"/>
          <w:lang w:eastAsia="x-none"/>
        </w:rPr>
        <w:t xml:space="preserve"> принятые в статусе «Поврежден».</w:t>
      </w:r>
    </w:p>
    <w:p w14:paraId="3F39DDC7" w14:textId="77777777" w:rsidR="008A1EAC" w:rsidRPr="008A1EAC" w:rsidRDefault="008A1EAC" w:rsidP="008A1EAC">
      <w:pPr>
        <w:rPr>
          <w:highlight w:val="green"/>
          <w:lang w:eastAsia="x-none"/>
        </w:rPr>
      </w:pPr>
      <w:r w:rsidRPr="008A1EAC">
        <w:rPr>
          <w:highlight w:val="green"/>
          <w:lang w:eastAsia="x-none"/>
        </w:rPr>
        <w:t>Приоритет размещения весового неноминального товара класса А и В:</w:t>
      </w:r>
    </w:p>
    <w:p w14:paraId="29FDF9C7" w14:textId="77777777" w:rsidR="008A1EAC" w:rsidRPr="008A1EAC" w:rsidRDefault="008A1EAC" w:rsidP="008A1EAC">
      <w:pPr>
        <w:pStyle w:val="afff1"/>
        <w:numPr>
          <w:ilvl w:val="0"/>
          <w:numId w:val="126"/>
        </w:numPr>
        <w:rPr>
          <w:highlight w:val="green"/>
          <w:lang w:eastAsia="x-none"/>
        </w:rPr>
      </w:pPr>
      <w:r w:rsidRPr="008A1EAC">
        <w:rPr>
          <w:highlight w:val="green"/>
          <w:lang w:eastAsia="x-none"/>
        </w:rPr>
        <w:t xml:space="preserve">В зону </w:t>
      </w:r>
      <w:r w:rsidRPr="008A1EAC">
        <w:rPr>
          <w:highlight w:val="green"/>
          <w:lang w:val="en-US" w:eastAsia="x-none"/>
        </w:rPr>
        <w:t>P</w:t>
      </w:r>
      <w:r w:rsidRPr="008A1EAC">
        <w:rPr>
          <w:highlight w:val="green"/>
          <w:lang w:eastAsia="x-none"/>
        </w:rPr>
        <w:t xml:space="preserve">1 через ячейку </w:t>
      </w:r>
      <w:r w:rsidRPr="008A1EAC">
        <w:rPr>
          <w:highlight w:val="green"/>
          <w:lang w:val="en-US" w:eastAsia="x-none"/>
        </w:rPr>
        <w:t>RG</w:t>
      </w:r>
      <w:r w:rsidRPr="008A1EAC">
        <w:rPr>
          <w:highlight w:val="green"/>
          <w:lang w:eastAsia="x-none"/>
        </w:rPr>
        <w:t>1 – если в зоне уже есть такой товар (разработка новой стратегии);</w:t>
      </w:r>
    </w:p>
    <w:p w14:paraId="0F642302" w14:textId="77777777" w:rsidR="008A1EAC" w:rsidRPr="008A1EAC" w:rsidRDefault="008A1EAC" w:rsidP="008A1EAC">
      <w:pPr>
        <w:pStyle w:val="afff1"/>
        <w:numPr>
          <w:ilvl w:val="0"/>
          <w:numId w:val="126"/>
        </w:numPr>
        <w:rPr>
          <w:highlight w:val="green"/>
          <w:lang w:eastAsia="x-none"/>
        </w:rPr>
      </w:pPr>
      <w:r w:rsidRPr="008A1EAC">
        <w:rPr>
          <w:highlight w:val="green"/>
          <w:lang w:eastAsia="x-none"/>
        </w:rPr>
        <w:lastRenderedPageBreak/>
        <w:t xml:space="preserve">В зону </w:t>
      </w:r>
      <w:r w:rsidRPr="008A1EAC">
        <w:rPr>
          <w:highlight w:val="green"/>
          <w:lang w:val="en-US" w:eastAsia="x-none"/>
        </w:rPr>
        <w:t>G</w:t>
      </w:r>
      <w:r w:rsidRPr="008A1EAC">
        <w:rPr>
          <w:highlight w:val="green"/>
          <w:lang w:eastAsia="x-none"/>
        </w:rPr>
        <w:t xml:space="preserve">1 и </w:t>
      </w:r>
      <w:r w:rsidRPr="008A1EAC">
        <w:rPr>
          <w:highlight w:val="green"/>
          <w:lang w:val="en-US" w:eastAsia="x-none"/>
        </w:rPr>
        <w:t>G</w:t>
      </w:r>
      <w:r w:rsidRPr="008A1EAC">
        <w:rPr>
          <w:highlight w:val="green"/>
          <w:lang w:eastAsia="x-none"/>
        </w:rPr>
        <w:t xml:space="preserve">2, в группу ячеек штучного отбора, через ячейку сброса </w:t>
      </w:r>
      <w:r w:rsidRPr="008A1EAC">
        <w:rPr>
          <w:highlight w:val="green"/>
          <w:lang w:val="en-US" w:eastAsia="x-none"/>
        </w:rPr>
        <w:t>RG</w:t>
      </w:r>
      <w:r w:rsidRPr="008A1EAC">
        <w:rPr>
          <w:highlight w:val="green"/>
          <w:lang w:eastAsia="x-none"/>
        </w:rPr>
        <w:t xml:space="preserve">1 и </w:t>
      </w:r>
      <w:r w:rsidRPr="008A1EAC">
        <w:rPr>
          <w:highlight w:val="green"/>
          <w:lang w:val="en-US" w:eastAsia="x-none"/>
        </w:rPr>
        <w:t>RG</w:t>
      </w:r>
      <w:r w:rsidRPr="008A1EAC">
        <w:rPr>
          <w:highlight w:val="green"/>
          <w:lang w:eastAsia="x-none"/>
        </w:rPr>
        <w:t xml:space="preserve">2 – если в зоне Р1 нет аналогичного товара и в соответствующих ячейках зон </w:t>
      </w:r>
      <w:r w:rsidRPr="008A1EAC">
        <w:rPr>
          <w:highlight w:val="green"/>
          <w:lang w:val="en-US" w:eastAsia="x-none"/>
        </w:rPr>
        <w:t>G</w:t>
      </w:r>
      <w:r w:rsidRPr="008A1EAC">
        <w:rPr>
          <w:highlight w:val="green"/>
          <w:lang w:eastAsia="x-none"/>
        </w:rPr>
        <w:t xml:space="preserve">1 и </w:t>
      </w:r>
      <w:r w:rsidRPr="008A1EAC">
        <w:rPr>
          <w:highlight w:val="green"/>
          <w:lang w:val="en-US" w:eastAsia="x-none"/>
        </w:rPr>
        <w:t>G</w:t>
      </w:r>
      <w:r w:rsidRPr="008A1EAC">
        <w:rPr>
          <w:highlight w:val="green"/>
          <w:lang w:eastAsia="x-none"/>
        </w:rPr>
        <w:t>2 есть свободное место.</w:t>
      </w:r>
    </w:p>
    <w:p w14:paraId="7F2701D5" w14:textId="690660C7" w:rsidR="008A1EAC" w:rsidRPr="008A1EAC" w:rsidRDefault="008A1EAC" w:rsidP="008A1EAC">
      <w:pPr>
        <w:pStyle w:val="afff1"/>
        <w:numPr>
          <w:ilvl w:val="0"/>
          <w:numId w:val="126"/>
        </w:numPr>
        <w:rPr>
          <w:highlight w:val="green"/>
          <w:lang w:eastAsia="x-none"/>
        </w:rPr>
      </w:pPr>
      <w:r w:rsidRPr="008A1EAC">
        <w:rPr>
          <w:highlight w:val="green"/>
          <w:lang w:eastAsia="x-none"/>
        </w:rPr>
        <w:t xml:space="preserve">В зону </w:t>
      </w:r>
      <w:r w:rsidRPr="008A1EAC">
        <w:rPr>
          <w:highlight w:val="green"/>
          <w:lang w:val="en-US" w:eastAsia="x-none"/>
        </w:rPr>
        <w:t>P</w:t>
      </w:r>
      <w:r w:rsidRPr="008A1EAC">
        <w:rPr>
          <w:highlight w:val="green"/>
          <w:lang w:eastAsia="x-none"/>
        </w:rPr>
        <w:t xml:space="preserve">1 через ячейку сброса </w:t>
      </w:r>
      <w:r w:rsidRPr="008A1EAC">
        <w:rPr>
          <w:highlight w:val="green"/>
          <w:lang w:val="en-US" w:eastAsia="x-none"/>
        </w:rPr>
        <w:t>RG</w:t>
      </w:r>
      <w:r w:rsidRPr="008A1EAC">
        <w:rPr>
          <w:highlight w:val="green"/>
          <w:lang w:eastAsia="x-none"/>
        </w:rPr>
        <w:t xml:space="preserve">1 - если места в ячейках зон </w:t>
      </w:r>
      <w:r w:rsidRPr="008A1EAC">
        <w:rPr>
          <w:highlight w:val="green"/>
          <w:lang w:val="en-US" w:eastAsia="x-none"/>
        </w:rPr>
        <w:t>G</w:t>
      </w:r>
      <w:r w:rsidRPr="008A1EAC">
        <w:rPr>
          <w:highlight w:val="green"/>
          <w:lang w:eastAsia="x-none"/>
        </w:rPr>
        <w:t>1 и G2 нет.</w:t>
      </w:r>
    </w:p>
    <w:p w14:paraId="167E4656" w14:textId="77777777" w:rsidR="008A1EAC" w:rsidRPr="008A1EAC" w:rsidRDefault="008A1EAC" w:rsidP="008A1EAC">
      <w:pPr>
        <w:rPr>
          <w:highlight w:val="green"/>
          <w:lang w:eastAsia="x-none"/>
        </w:rPr>
      </w:pPr>
      <w:r w:rsidRPr="008A1EAC">
        <w:rPr>
          <w:highlight w:val="green"/>
          <w:lang w:eastAsia="x-none"/>
        </w:rPr>
        <w:t>Приоритет размещения весового неноминального товара класса С:</w:t>
      </w:r>
    </w:p>
    <w:p w14:paraId="055D11C2" w14:textId="77777777" w:rsidR="008A1EAC" w:rsidRPr="008A1EAC" w:rsidRDefault="008A1EAC" w:rsidP="008A1EAC">
      <w:pPr>
        <w:pStyle w:val="afff1"/>
        <w:numPr>
          <w:ilvl w:val="0"/>
          <w:numId w:val="127"/>
        </w:numPr>
        <w:rPr>
          <w:highlight w:val="green"/>
          <w:lang w:eastAsia="x-none"/>
        </w:rPr>
      </w:pPr>
      <w:r w:rsidRPr="008A1EAC">
        <w:rPr>
          <w:highlight w:val="green"/>
          <w:lang w:eastAsia="x-none"/>
        </w:rPr>
        <w:t xml:space="preserve">В зону </w:t>
      </w:r>
      <w:r w:rsidRPr="008A1EAC">
        <w:rPr>
          <w:highlight w:val="green"/>
          <w:lang w:val="en-US" w:eastAsia="x-none"/>
        </w:rPr>
        <w:t>R</w:t>
      </w:r>
      <w:r w:rsidRPr="008A1EAC">
        <w:rPr>
          <w:highlight w:val="green"/>
          <w:lang w:eastAsia="x-none"/>
        </w:rPr>
        <w:t xml:space="preserve"> через ячейку </w:t>
      </w:r>
      <w:r w:rsidRPr="008A1EAC">
        <w:rPr>
          <w:highlight w:val="green"/>
          <w:lang w:val="en-US" w:eastAsia="x-none"/>
        </w:rPr>
        <w:t>RG</w:t>
      </w:r>
      <w:r w:rsidRPr="008A1EAC">
        <w:rPr>
          <w:highlight w:val="green"/>
          <w:lang w:eastAsia="x-none"/>
        </w:rPr>
        <w:t>1;</w:t>
      </w:r>
    </w:p>
    <w:p w14:paraId="5E7F0203" w14:textId="77777777" w:rsidR="008A1EAC" w:rsidRPr="008A1EAC" w:rsidRDefault="008A1EAC" w:rsidP="008A1EAC">
      <w:pPr>
        <w:pStyle w:val="afff1"/>
        <w:numPr>
          <w:ilvl w:val="0"/>
          <w:numId w:val="127"/>
        </w:numPr>
        <w:rPr>
          <w:highlight w:val="green"/>
          <w:lang w:eastAsia="x-none"/>
        </w:rPr>
      </w:pPr>
      <w:r w:rsidRPr="008A1EAC">
        <w:rPr>
          <w:highlight w:val="green"/>
          <w:lang w:eastAsia="x-none"/>
        </w:rPr>
        <w:t xml:space="preserve">В зону </w:t>
      </w:r>
      <w:r w:rsidRPr="008A1EAC">
        <w:rPr>
          <w:highlight w:val="green"/>
          <w:lang w:val="en-US" w:eastAsia="x-none"/>
        </w:rPr>
        <w:t>P</w:t>
      </w:r>
      <w:r w:rsidRPr="008A1EAC">
        <w:rPr>
          <w:highlight w:val="green"/>
          <w:lang w:eastAsia="x-none"/>
        </w:rPr>
        <w:t xml:space="preserve">1 через ячейку </w:t>
      </w:r>
      <w:r w:rsidRPr="008A1EAC">
        <w:rPr>
          <w:highlight w:val="green"/>
          <w:lang w:val="en-US" w:eastAsia="x-none"/>
        </w:rPr>
        <w:t>RG</w:t>
      </w:r>
      <w:r w:rsidRPr="008A1EAC">
        <w:rPr>
          <w:highlight w:val="green"/>
          <w:lang w:eastAsia="x-none"/>
        </w:rPr>
        <w:t>1 – если места в зоне R нет.</w:t>
      </w:r>
    </w:p>
    <w:p w14:paraId="497D1251" w14:textId="77777777" w:rsidR="008A1EAC" w:rsidRPr="008A1243" w:rsidRDefault="008A1EAC" w:rsidP="008A1EAC">
      <w:pPr>
        <w:spacing w:before="120" w:after="0" w:afterAutospacing="0"/>
        <w:ind w:firstLine="539"/>
      </w:pPr>
      <w:r w:rsidRPr="008A1EAC">
        <w:rPr>
          <w:highlight w:val="green"/>
        </w:rPr>
        <w:t>Если есть необходимость разделить приоритет размещения между зонами G1 и G2 нужно настроить два правила с разными приоритетами (если нужно чтобы товар сначала размещался в зону G1 потом в зону G2). Если такой необходимости нет, то можно обойтись одним правилом в котором группой назначения будет группа ячеек зон G1 и G2.</w:t>
      </w:r>
      <w:r w:rsidRPr="008A1243">
        <w:t xml:space="preserve"> </w:t>
      </w:r>
    </w:p>
    <w:p w14:paraId="5E349679" w14:textId="77777777" w:rsidR="008A1EAC" w:rsidRDefault="008A1EAC" w:rsidP="008A1EAC">
      <w:pPr>
        <w:rPr>
          <w:lang w:eastAsia="x-none"/>
        </w:rPr>
      </w:pPr>
    </w:p>
    <w:p w14:paraId="26CD0DC9" w14:textId="0BC9E427" w:rsidR="001B06DA" w:rsidRPr="008A1EAC" w:rsidRDefault="001B06DA" w:rsidP="001B06DA">
      <w:pPr>
        <w:pStyle w:val="3"/>
        <w:rPr>
          <w:highlight w:val="green"/>
          <w:lang w:val="ru-RU"/>
        </w:rPr>
      </w:pPr>
      <w:r w:rsidRPr="008A1EAC">
        <w:rPr>
          <w:highlight w:val="green"/>
          <w:lang w:val="ru-RU"/>
        </w:rPr>
        <w:t xml:space="preserve">Размещение </w:t>
      </w:r>
      <w:del w:id="2360" w:author="Victoria Shilina" w:date="2018-10-25T16:45:00Z">
        <w:r w:rsidRPr="008A1EAC" w:rsidDel="00B929B4">
          <w:rPr>
            <w:highlight w:val="green"/>
            <w:lang w:val="ru-RU"/>
          </w:rPr>
          <w:delText>группы товаров «весовой не</w:delText>
        </w:r>
      </w:del>
      <w:ins w:id="2361" w:author="cc-sed63" w:date="2018-08-21T14:02:00Z">
        <w:del w:id="2362" w:author="Victoria Shilina" w:date="2018-10-25T16:45:00Z">
          <w:r w:rsidR="00764CAB" w:rsidRPr="008A1EAC" w:rsidDel="00B929B4">
            <w:rPr>
              <w:highlight w:val="green"/>
              <w:lang w:val="ru-RU"/>
            </w:rPr>
            <w:delText xml:space="preserve"> </w:delText>
          </w:r>
        </w:del>
      </w:ins>
      <w:del w:id="2363" w:author="Victoria Shilina" w:date="2018-10-25T16:45:00Z">
        <w:r w:rsidRPr="008A1EAC" w:rsidDel="00B929B4">
          <w:rPr>
            <w:highlight w:val="green"/>
            <w:lang w:val="ru-RU"/>
          </w:rPr>
          <w:delText>номинальный»</w:delText>
        </w:r>
      </w:del>
      <w:bookmarkEnd w:id="2357"/>
      <w:ins w:id="2364" w:author="Victoria Shilina" w:date="2018-10-25T16:46:00Z">
        <w:r w:rsidR="00B929B4" w:rsidRPr="008A1EAC">
          <w:rPr>
            <w:highlight w:val="green"/>
            <w:lang w:val="ru-RU"/>
          </w:rPr>
          <w:t xml:space="preserve">в зоне </w:t>
        </w:r>
      </w:ins>
      <w:ins w:id="2365" w:author="Victoria Shilina" w:date="2018-10-25T16:48:00Z">
        <w:r w:rsidR="00B929B4" w:rsidRPr="008A1EAC">
          <w:rPr>
            <w:highlight w:val="green"/>
            <w:lang w:val="en-US"/>
          </w:rPr>
          <w:t>P</w:t>
        </w:r>
      </w:ins>
      <w:ins w:id="2366" w:author="Victoria Shilina" w:date="2018-10-25T16:46:00Z">
        <w:r w:rsidR="00B929B4" w:rsidRPr="008A1EAC">
          <w:rPr>
            <w:highlight w:val="green"/>
            <w:lang w:val="ru-RU"/>
          </w:rPr>
          <w:t>1</w:t>
        </w:r>
      </w:ins>
      <w:bookmarkEnd w:id="2358"/>
    </w:p>
    <w:p w14:paraId="362A5E09" w14:textId="08A4A9DE" w:rsidR="000A7055" w:rsidRPr="008A1EAC" w:rsidDel="00B929B4" w:rsidRDefault="000A7055" w:rsidP="000A7055">
      <w:pPr>
        <w:rPr>
          <w:ins w:id="2367" w:author="cc-sed63" w:date="2018-08-16T12:39:00Z"/>
          <w:del w:id="2368" w:author="Victoria Shilina" w:date="2018-10-25T16:46:00Z"/>
          <w:highlight w:val="green"/>
          <w:lang w:eastAsia="x-none"/>
          <w:rPrChange w:id="2369" w:author="Victoria Shilina" w:date="2018-10-25T16:47:00Z">
            <w:rPr>
              <w:ins w:id="2370" w:author="cc-sed63" w:date="2018-08-16T12:39:00Z"/>
              <w:del w:id="2371" w:author="Victoria Shilina" w:date="2018-10-25T16:46:00Z"/>
              <w:lang w:eastAsia="x-none"/>
            </w:rPr>
          </w:rPrChange>
        </w:rPr>
      </w:pPr>
      <w:del w:id="2372" w:author="Victoria Shilina" w:date="2018-10-25T16:46:00Z">
        <w:r w:rsidRPr="008A1EAC" w:rsidDel="00B929B4">
          <w:rPr>
            <w:highlight w:val="green"/>
            <w:lang w:eastAsia="x-none"/>
            <w:rPrChange w:id="2373" w:author="Victoria Shilina" w:date="2018-10-25T16:47:00Z">
              <w:rPr>
                <w:lang w:eastAsia="x-none"/>
              </w:rPr>
            </w:rPrChange>
          </w:rPr>
          <w:delText xml:space="preserve">Товар может размещаться в зонах </w:delText>
        </w:r>
        <w:r w:rsidRPr="008A1EAC" w:rsidDel="00B929B4">
          <w:rPr>
            <w:highlight w:val="green"/>
            <w:lang w:val="en-US" w:eastAsia="x-none"/>
            <w:rPrChange w:id="2374" w:author="Victoria Shilina" w:date="2018-10-25T16:47:00Z">
              <w:rPr>
                <w:lang w:val="en-US" w:eastAsia="x-none"/>
              </w:rPr>
            </w:rPrChange>
          </w:rPr>
          <w:delText>R</w:delText>
        </w:r>
        <w:r w:rsidRPr="008A1EAC" w:rsidDel="00B929B4">
          <w:rPr>
            <w:highlight w:val="green"/>
            <w:lang w:eastAsia="x-none"/>
            <w:rPrChange w:id="2375" w:author="Victoria Shilina" w:date="2018-10-25T16:47:00Z">
              <w:rPr>
                <w:lang w:eastAsia="x-none"/>
              </w:rPr>
            </w:rPrChange>
          </w:rPr>
          <w:delText xml:space="preserve"> и </w:delText>
        </w:r>
        <w:r w:rsidRPr="008A1EAC" w:rsidDel="00B929B4">
          <w:rPr>
            <w:highlight w:val="green"/>
            <w:lang w:val="en-US" w:eastAsia="x-none"/>
            <w:rPrChange w:id="2376" w:author="Victoria Shilina" w:date="2018-10-25T16:47:00Z">
              <w:rPr>
                <w:lang w:val="en-US" w:eastAsia="x-none"/>
              </w:rPr>
            </w:rPrChange>
          </w:rPr>
          <w:delText>G</w:delText>
        </w:r>
      </w:del>
      <w:ins w:id="2377" w:author="cc-sed63" w:date="2018-08-16T12:35:00Z">
        <w:del w:id="2378" w:author="Victoria Shilina" w:date="2018-10-25T16:46:00Z">
          <w:r w:rsidR="00B53DAE" w:rsidRPr="008A1EAC" w:rsidDel="00B929B4">
            <w:rPr>
              <w:highlight w:val="green"/>
              <w:lang w:eastAsia="x-none"/>
              <w:rPrChange w:id="2379" w:author="Victoria Shilina" w:date="2018-10-25T16:47:00Z">
                <w:rPr>
                  <w:lang w:eastAsia="x-none"/>
                </w:rPr>
              </w:rPrChange>
            </w:rPr>
            <w:delText>2</w:delText>
          </w:r>
        </w:del>
      </w:ins>
      <w:del w:id="2380" w:author="Victoria Shilina" w:date="2018-10-25T16:46:00Z">
        <w:r w:rsidRPr="008A1EAC" w:rsidDel="00B929B4">
          <w:rPr>
            <w:highlight w:val="green"/>
            <w:lang w:eastAsia="x-none"/>
            <w:rPrChange w:id="2381" w:author="Victoria Shilina" w:date="2018-10-25T16:47:00Z">
              <w:rPr>
                <w:lang w:eastAsia="x-none"/>
              </w:rPr>
            </w:rPrChange>
          </w:rPr>
          <w:delText>3.</w:delText>
        </w:r>
        <w:r w:rsidR="00281D85" w:rsidRPr="008A1EAC" w:rsidDel="00B929B4">
          <w:rPr>
            <w:highlight w:val="green"/>
            <w:lang w:eastAsia="x-none"/>
            <w:rPrChange w:id="2382" w:author="Victoria Shilina" w:date="2018-10-25T16:47:00Z">
              <w:rPr>
                <w:lang w:eastAsia="x-none"/>
              </w:rPr>
            </w:rPrChange>
          </w:rPr>
          <w:delText xml:space="preserve"> В случае отсутствия места в зоне </w:delText>
        </w:r>
        <w:r w:rsidR="00281D85" w:rsidRPr="008A1EAC" w:rsidDel="00B929B4">
          <w:rPr>
            <w:highlight w:val="green"/>
            <w:lang w:val="en-US" w:eastAsia="x-none"/>
            <w:rPrChange w:id="2383" w:author="Victoria Shilina" w:date="2018-10-25T16:47:00Z">
              <w:rPr>
                <w:lang w:val="en-US" w:eastAsia="x-none"/>
              </w:rPr>
            </w:rPrChange>
          </w:rPr>
          <w:delText>R</w:delText>
        </w:r>
        <w:r w:rsidR="00281D85" w:rsidRPr="008A1EAC" w:rsidDel="00B929B4">
          <w:rPr>
            <w:highlight w:val="green"/>
            <w:lang w:eastAsia="x-none"/>
            <w:rPrChange w:id="2384" w:author="Victoria Shilina" w:date="2018-10-25T16:47:00Z">
              <w:rPr>
                <w:lang w:eastAsia="x-none"/>
              </w:rPr>
            </w:rPrChange>
          </w:rPr>
          <w:delText xml:space="preserve"> товар размещается в зоне </w:delText>
        </w:r>
        <w:r w:rsidR="00281D85" w:rsidRPr="008A1EAC" w:rsidDel="00B929B4">
          <w:rPr>
            <w:highlight w:val="green"/>
            <w:lang w:val="en-US" w:eastAsia="x-none"/>
            <w:rPrChange w:id="2385" w:author="Victoria Shilina" w:date="2018-10-25T16:47:00Z">
              <w:rPr>
                <w:lang w:val="en-US" w:eastAsia="x-none"/>
              </w:rPr>
            </w:rPrChange>
          </w:rPr>
          <w:delText>G</w:delText>
        </w:r>
        <w:r w:rsidR="00281D85" w:rsidRPr="008A1EAC" w:rsidDel="00B929B4">
          <w:rPr>
            <w:highlight w:val="green"/>
            <w:lang w:eastAsia="x-none"/>
            <w:rPrChange w:id="2386" w:author="Victoria Shilina" w:date="2018-10-25T16:47:00Z">
              <w:rPr>
                <w:lang w:eastAsia="x-none"/>
              </w:rPr>
            </w:rPrChange>
          </w:rPr>
          <w:delText xml:space="preserve">2, в выделенную группу ячеек. </w:delText>
        </w:r>
      </w:del>
    </w:p>
    <w:p w14:paraId="715207C4" w14:textId="05C084BF" w:rsidR="003111F1" w:rsidRPr="008A1EAC" w:rsidDel="00B929B4" w:rsidRDefault="003111F1" w:rsidP="000A7055">
      <w:pPr>
        <w:rPr>
          <w:ins w:id="2387" w:author="cc-sed63" w:date="2018-08-20T11:51:00Z"/>
          <w:del w:id="2388" w:author="Victoria Shilina" w:date="2018-10-25T16:46:00Z"/>
          <w:highlight w:val="green"/>
          <w:lang w:eastAsia="x-none"/>
          <w:rPrChange w:id="2389" w:author="Victoria Shilina" w:date="2018-10-25T16:47:00Z">
            <w:rPr>
              <w:ins w:id="2390" w:author="cc-sed63" w:date="2018-08-20T11:51:00Z"/>
              <w:del w:id="2391" w:author="Victoria Shilina" w:date="2018-10-25T16:46:00Z"/>
              <w:lang w:eastAsia="x-none"/>
            </w:rPr>
          </w:rPrChange>
        </w:rPr>
      </w:pPr>
      <w:ins w:id="2392" w:author="cc-sed63" w:date="2018-08-16T12:39:00Z">
        <w:del w:id="2393" w:author="Victoria Shilina" w:date="2018-10-25T16:46:00Z">
          <w:r w:rsidRPr="008A1EAC" w:rsidDel="00B929B4">
            <w:rPr>
              <w:highlight w:val="green"/>
              <w:lang w:eastAsia="x-none"/>
              <w:rPrChange w:id="2394" w:author="Victoria Shilina" w:date="2018-10-25T16:47:00Z">
                <w:rPr>
                  <w:lang w:eastAsia="x-none"/>
                </w:rPr>
              </w:rPrChange>
            </w:rPr>
            <w:delText xml:space="preserve">Размещение товар в зоне </w:delText>
          </w:r>
        </w:del>
      </w:ins>
      <w:ins w:id="2395" w:author="cc-sed63" w:date="2018-08-16T12:40:00Z">
        <w:del w:id="2396" w:author="Victoria Shilina" w:date="2018-10-25T16:46:00Z">
          <w:r w:rsidRPr="008A1EAC" w:rsidDel="00B929B4">
            <w:rPr>
              <w:highlight w:val="green"/>
              <w:lang w:val="en-US" w:eastAsia="x-none"/>
              <w:rPrChange w:id="2397" w:author="Victoria Shilina" w:date="2018-10-25T16:47:00Z">
                <w:rPr>
                  <w:lang w:val="en-US" w:eastAsia="x-none"/>
                </w:rPr>
              </w:rPrChange>
            </w:rPr>
            <w:delText>R</w:delText>
          </w:r>
          <w:r w:rsidRPr="008A1EAC" w:rsidDel="00B929B4">
            <w:rPr>
              <w:highlight w:val="green"/>
              <w:lang w:eastAsia="x-none"/>
              <w:rPrChange w:id="2398" w:author="Victoria Shilina" w:date="2018-10-25T16:47:00Z">
                <w:rPr>
                  <w:lang w:val="en-US" w:eastAsia="x-none"/>
                </w:rPr>
              </w:rPrChange>
            </w:rPr>
            <w:delText xml:space="preserve"> происходит через ячейку </w:delText>
          </w:r>
          <w:r w:rsidRPr="008A1EAC" w:rsidDel="00B929B4">
            <w:rPr>
              <w:highlight w:val="green"/>
              <w:lang w:val="en-US" w:eastAsia="x-none"/>
              <w:rPrChange w:id="2399" w:author="Victoria Shilina" w:date="2018-10-25T16:47:00Z">
                <w:rPr>
                  <w:lang w:val="en-US" w:eastAsia="x-none"/>
                </w:rPr>
              </w:rPrChange>
            </w:rPr>
            <w:delText>RG</w:delText>
          </w:r>
          <w:r w:rsidRPr="008A1EAC" w:rsidDel="00B929B4">
            <w:rPr>
              <w:highlight w:val="green"/>
              <w:lang w:eastAsia="x-none"/>
              <w:rPrChange w:id="2400" w:author="Victoria Shilina" w:date="2018-10-25T16:47:00Z">
                <w:rPr>
                  <w:lang w:val="en-US" w:eastAsia="x-none"/>
                </w:rPr>
              </w:rPrChange>
            </w:rPr>
            <w:delText>1.</w:delText>
          </w:r>
        </w:del>
      </w:ins>
      <w:ins w:id="2401" w:author="cc-sed63" w:date="2018-08-20T11:50:00Z">
        <w:del w:id="2402" w:author="Victoria Shilina" w:date="2018-10-25T16:46:00Z">
          <w:r w:rsidR="007B0AE1" w:rsidRPr="008A1EAC" w:rsidDel="00B929B4">
            <w:rPr>
              <w:highlight w:val="green"/>
              <w:lang w:eastAsia="x-none"/>
              <w:rPrChange w:id="2403" w:author="Victoria Shilina" w:date="2018-10-25T16:47:00Z">
                <w:rPr>
                  <w:lang w:val="en-US" w:eastAsia="x-none"/>
                </w:rPr>
              </w:rPrChange>
            </w:rPr>
            <w:delText xml:space="preserve"> </w:delText>
          </w:r>
          <w:r w:rsidR="00713664" w:rsidRPr="008A1EAC" w:rsidDel="00B929B4">
            <w:rPr>
              <w:highlight w:val="green"/>
              <w:lang w:eastAsia="x-none"/>
              <w:rPrChange w:id="2404" w:author="Victoria Shilina" w:date="2018-10-25T16:47:00Z">
                <w:rPr>
                  <w:lang w:val="en-US" w:eastAsia="x-none"/>
                </w:rPr>
              </w:rPrChange>
            </w:rPr>
            <w:delText xml:space="preserve">В </w:delText>
          </w:r>
          <w:r w:rsidR="00D93F90" w:rsidRPr="008A1EAC" w:rsidDel="00B929B4">
            <w:rPr>
              <w:highlight w:val="green"/>
              <w:lang w:eastAsia="x-none"/>
              <w:rPrChange w:id="2405" w:author="Victoria Shilina" w:date="2018-10-25T16:47:00Z">
                <w:rPr>
                  <w:lang w:eastAsia="x-none"/>
                </w:rPr>
              </w:rPrChange>
            </w:rPr>
            <w:delText xml:space="preserve">зоне </w:delText>
          </w:r>
          <w:r w:rsidR="00713664" w:rsidRPr="008A1EAC" w:rsidDel="00B929B4">
            <w:rPr>
              <w:highlight w:val="green"/>
              <w:lang w:eastAsia="x-none"/>
              <w:rPrChange w:id="2406" w:author="Victoria Shilina" w:date="2018-10-25T16:47:00Z">
                <w:rPr>
                  <w:lang w:val="en-US" w:eastAsia="x-none"/>
                </w:rPr>
              </w:rPrChange>
            </w:rPr>
            <w:delText xml:space="preserve"> </w:delText>
          </w:r>
          <w:r w:rsidR="00713664" w:rsidRPr="008A1EAC" w:rsidDel="00B929B4">
            <w:rPr>
              <w:highlight w:val="green"/>
              <w:lang w:val="en-US" w:eastAsia="x-none"/>
              <w:rPrChange w:id="2407" w:author="Victoria Shilina" w:date="2018-10-25T16:47:00Z">
                <w:rPr>
                  <w:lang w:val="en-US" w:eastAsia="x-none"/>
                </w:rPr>
              </w:rPrChange>
            </w:rPr>
            <w:delText>R</w:delText>
          </w:r>
          <w:r w:rsidR="00713664" w:rsidRPr="008A1EAC" w:rsidDel="00B929B4">
            <w:rPr>
              <w:highlight w:val="green"/>
              <w:lang w:eastAsia="x-none"/>
              <w:rPrChange w:id="2408" w:author="Victoria Shilina" w:date="2018-10-25T16:47:00Z">
                <w:rPr>
                  <w:lang w:val="en-US" w:eastAsia="x-none"/>
                </w:rPr>
              </w:rPrChange>
            </w:rPr>
            <w:delText xml:space="preserve"> </w:delText>
          </w:r>
        </w:del>
      </w:ins>
      <w:ins w:id="2409" w:author="cc-sed63" w:date="2018-08-29T11:19:00Z">
        <w:del w:id="2410" w:author="Victoria Shilina" w:date="2018-10-25T16:46:00Z">
          <w:r w:rsidR="00B649B9" w:rsidRPr="008A1EAC" w:rsidDel="00B929B4">
            <w:rPr>
              <w:highlight w:val="green"/>
              <w:lang w:eastAsia="x-none"/>
              <w:rPrChange w:id="2411" w:author="Victoria Shilina" w:date="2018-10-25T16:47:00Z">
                <w:rPr>
                  <w:lang w:eastAsia="x-none"/>
                </w:rPr>
              </w:rPrChange>
            </w:rPr>
            <w:delText>вместимость ячейки равна одному лотку.</w:delText>
          </w:r>
        </w:del>
      </w:ins>
      <w:ins w:id="2412" w:author="cc-sed63" w:date="2018-08-20T11:51:00Z">
        <w:del w:id="2413" w:author="Victoria Shilina" w:date="2018-10-25T16:46:00Z">
          <w:r w:rsidR="00103F19" w:rsidRPr="008A1EAC" w:rsidDel="00B929B4">
            <w:rPr>
              <w:highlight w:val="green"/>
              <w:lang w:eastAsia="x-none"/>
              <w:rPrChange w:id="2414" w:author="Victoria Shilina" w:date="2018-10-25T16:47:00Z">
                <w:rPr>
                  <w:lang w:eastAsia="x-none"/>
                </w:rPr>
              </w:rPrChange>
            </w:rPr>
            <w:delText xml:space="preserve"> </w:delText>
          </w:r>
        </w:del>
      </w:ins>
    </w:p>
    <w:p w14:paraId="5F4D45A4" w14:textId="467A4DBD" w:rsidR="00103F19" w:rsidRPr="008A1EAC" w:rsidDel="00B929B4" w:rsidRDefault="00103F19" w:rsidP="000A7055">
      <w:pPr>
        <w:rPr>
          <w:ins w:id="2415" w:author="cc-sed63" w:date="2018-08-20T11:51:00Z"/>
          <w:del w:id="2416" w:author="Victoria Shilina" w:date="2018-10-25T16:46:00Z"/>
          <w:highlight w:val="green"/>
          <w:lang w:eastAsia="x-none"/>
          <w:rPrChange w:id="2417" w:author="Victoria Shilina" w:date="2018-10-25T16:47:00Z">
            <w:rPr>
              <w:ins w:id="2418" w:author="cc-sed63" w:date="2018-08-20T11:51:00Z"/>
              <w:del w:id="2419" w:author="Victoria Shilina" w:date="2018-10-25T16:46:00Z"/>
              <w:lang w:eastAsia="x-none"/>
            </w:rPr>
          </w:rPrChange>
        </w:rPr>
      </w:pPr>
      <w:ins w:id="2420" w:author="cc-sed63" w:date="2018-08-20T11:52:00Z">
        <w:del w:id="2421" w:author="Victoria Shilina" w:date="2018-10-25T16:46:00Z">
          <w:r w:rsidRPr="008A1EAC" w:rsidDel="00B929B4">
            <w:rPr>
              <w:highlight w:val="green"/>
              <w:lang w:eastAsia="x-none"/>
              <w:rPrChange w:id="2422" w:author="Victoria Shilina" w:date="2018-10-25T16:47:00Z">
                <w:rPr>
                  <w:lang w:eastAsia="x-none"/>
                </w:rPr>
              </w:rPrChange>
            </w:rPr>
            <w:delText>Точное количество ячеек будет определено на этапе внедрения.</w:delText>
          </w:r>
        </w:del>
      </w:ins>
    </w:p>
    <w:p w14:paraId="32460DFC" w14:textId="77777777" w:rsidR="008A1EAC" w:rsidRPr="008A1EAC" w:rsidRDefault="008A1EAC" w:rsidP="008A1EAC">
      <w:pPr>
        <w:rPr>
          <w:highlight w:val="green"/>
          <w:lang w:eastAsia="x-none"/>
        </w:rPr>
      </w:pPr>
      <w:r w:rsidRPr="008A1EAC">
        <w:rPr>
          <w:highlight w:val="green"/>
          <w:lang w:eastAsia="x-none"/>
        </w:rPr>
        <w:t xml:space="preserve">В зоне Р1 будут выделены 6 ячеек накопления (в данных ячейках необходимо задать максимальное количество </w:t>
      </w:r>
      <w:r w:rsidRPr="008A1EAC">
        <w:rPr>
          <w:highlight w:val="green"/>
          <w:lang w:val="en-US" w:eastAsia="x-none"/>
        </w:rPr>
        <w:t>SKU</w:t>
      </w:r>
      <w:r w:rsidRPr="008A1EAC">
        <w:rPr>
          <w:highlight w:val="green"/>
          <w:lang w:eastAsia="x-none"/>
        </w:rPr>
        <w:t xml:space="preserve">=1), а также виртуальная ячейка Р1 (в данную ячейку будет размещаться лотки, которые должны пойти Р1, но по каким-то причинам система не нашла место размещения в одной из шести ячеек накопления). Лотки, которые должны быть размещены в Р1 будут собираться в этих ячейках. Перед запуском ПО в работу в ячейках накопления должны быть созданы контейнера. Контейнер в системе – </w:t>
      </w:r>
      <w:proofErr w:type="spellStart"/>
      <w:r w:rsidRPr="008A1EAC">
        <w:rPr>
          <w:highlight w:val="green"/>
          <w:lang w:val="en-US" w:eastAsia="x-none"/>
        </w:rPr>
        <w:t>generick</w:t>
      </w:r>
      <w:proofErr w:type="spellEnd"/>
      <w:r w:rsidRPr="008A1EAC">
        <w:rPr>
          <w:highlight w:val="green"/>
          <w:lang w:eastAsia="x-none"/>
        </w:rPr>
        <w:t xml:space="preserve"> </w:t>
      </w:r>
      <w:r w:rsidRPr="008A1EAC">
        <w:rPr>
          <w:highlight w:val="green"/>
          <w:lang w:val="en-US" w:eastAsia="x-none"/>
        </w:rPr>
        <w:t>pack</w:t>
      </w:r>
      <w:r w:rsidRPr="008A1EAC">
        <w:rPr>
          <w:highlight w:val="green"/>
          <w:lang w:eastAsia="x-none"/>
        </w:rPr>
        <w:t xml:space="preserve">. Будет создан один тип контейнера, с указанием вместимости. Вместимость – максимальное количество размещаемых лотков. Вместимость будет задано для лотка 20см (наибольшая). При работе с лотками 30см оператор сам контролирует максимальное количество вложений. </w:t>
      </w:r>
    </w:p>
    <w:p w14:paraId="44933AAA" w14:textId="77777777" w:rsidR="008A1EAC" w:rsidRPr="008A1EAC" w:rsidRDefault="008A1EAC" w:rsidP="008A1EAC">
      <w:pPr>
        <w:rPr>
          <w:highlight w:val="green"/>
          <w:lang w:eastAsia="x-none"/>
        </w:rPr>
      </w:pPr>
      <w:r w:rsidRPr="008A1EAC">
        <w:rPr>
          <w:highlight w:val="green"/>
          <w:lang w:eastAsia="x-none"/>
        </w:rPr>
        <w:t>Для всех групп товаров для размещения в Р1 будут настроены следующие правила:</w:t>
      </w:r>
    </w:p>
    <w:p w14:paraId="5F3E557C" w14:textId="77777777" w:rsidR="008A1EAC" w:rsidRPr="008A1EAC" w:rsidRDefault="008A1EAC" w:rsidP="008A1EAC">
      <w:pPr>
        <w:rPr>
          <w:highlight w:val="green"/>
          <w:lang w:eastAsia="x-none"/>
        </w:rPr>
      </w:pPr>
      <w:r w:rsidRPr="008A1EAC">
        <w:rPr>
          <w:highlight w:val="green"/>
          <w:lang w:eastAsia="x-none"/>
        </w:rPr>
        <w:t>Тип размещение – в контейнер;</w:t>
      </w:r>
    </w:p>
    <w:p w14:paraId="75626C0E" w14:textId="77777777" w:rsidR="008A1EAC" w:rsidRPr="008A1EAC" w:rsidRDefault="008A1EAC" w:rsidP="008A1EAC">
      <w:pPr>
        <w:rPr>
          <w:highlight w:val="green"/>
          <w:lang w:eastAsia="x-none"/>
        </w:rPr>
      </w:pPr>
      <w:r w:rsidRPr="008A1EAC">
        <w:rPr>
          <w:highlight w:val="green"/>
          <w:lang w:eastAsia="x-none"/>
        </w:rPr>
        <w:t>Стратегия размещения – притяжение к ПО.</w:t>
      </w:r>
    </w:p>
    <w:p w14:paraId="5BD85882" w14:textId="77777777" w:rsidR="008A1EAC" w:rsidRPr="008A1EAC" w:rsidRDefault="008A1EAC" w:rsidP="008A1EAC">
      <w:pPr>
        <w:rPr>
          <w:highlight w:val="green"/>
          <w:lang w:eastAsia="x-none"/>
        </w:rPr>
      </w:pPr>
      <w:r w:rsidRPr="008A1EAC">
        <w:rPr>
          <w:highlight w:val="green"/>
          <w:lang w:eastAsia="x-none"/>
        </w:rPr>
        <w:t xml:space="preserve">По данным правилам система будет размещать один </w:t>
      </w:r>
      <w:r w:rsidRPr="008A1EAC">
        <w:rPr>
          <w:highlight w:val="green"/>
          <w:lang w:val="en-US" w:eastAsia="x-none"/>
        </w:rPr>
        <w:t>SKU</w:t>
      </w:r>
      <w:r w:rsidRPr="008A1EAC">
        <w:rPr>
          <w:highlight w:val="green"/>
          <w:lang w:eastAsia="x-none"/>
        </w:rPr>
        <w:t xml:space="preserve"> из одного ПО в одну ячейку (контейнер).</w:t>
      </w:r>
    </w:p>
    <w:p w14:paraId="15C86425" w14:textId="77777777" w:rsidR="008A1EAC" w:rsidRPr="001A35C2" w:rsidRDefault="008A1EAC" w:rsidP="008A1EAC">
      <w:pPr>
        <w:rPr>
          <w:lang w:eastAsia="x-none"/>
        </w:rPr>
      </w:pPr>
      <w:r w:rsidRPr="008A1EAC">
        <w:rPr>
          <w:highlight w:val="green"/>
          <w:lang w:eastAsia="x-none"/>
        </w:rPr>
        <w:t xml:space="preserve">Оператор в зоне </w:t>
      </w:r>
      <w:r w:rsidRPr="008A1EAC">
        <w:rPr>
          <w:highlight w:val="green"/>
          <w:lang w:val="en-US" w:eastAsia="x-none"/>
        </w:rPr>
        <w:t>RG</w:t>
      </w:r>
      <w:r w:rsidRPr="008A1EAC">
        <w:rPr>
          <w:highlight w:val="green"/>
          <w:lang w:eastAsia="x-none"/>
        </w:rPr>
        <w:t xml:space="preserve">1 работает по терминалу, используя функцию </w:t>
      </w:r>
      <w:r w:rsidRPr="008A1EAC">
        <w:rPr>
          <w:b/>
          <w:highlight w:val="green"/>
          <w:lang w:eastAsia="x-none"/>
        </w:rPr>
        <w:t>В. Переместить с размещение</w:t>
      </w:r>
      <w:r w:rsidRPr="008A1EAC">
        <w:rPr>
          <w:highlight w:val="green"/>
          <w:lang w:eastAsia="x-none"/>
        </w:rPr>
        <w:t>. В данной форме он сканирует ШК пришедшего лотка, система выдает ему ячейку размещения. При размещении в Р1 будет выдана одна из шести ячеек накопления, либо виртуальная ячейка Р</w:t>
      </w:r>
      <w:proofErr w:type="gramStart"/>
      <w:r w:rsidRPr="008A1EAC">
        <w:rPr>
          <w:highlight w:val="green"/>
          <w:lang w:eastAsia="x-none"/>
        </w:rPr>
        <w:t>1.Оператор</w:t>
      </w:r>
      <w:proofErr w:type="gramEnd"/>
      <w:r w:rsidRPr="008A1EAC">
        <w:rPr>
          <w:highlight w:val="green"/>
          <w:lang w:eastAsia="x-none"/>
        </w:rPr>
        <w:t xml:space="preserve"> Перемещает лоток в ячейку, подтверждаю перемещение сканированием ячейки. Оператор сам определяет, когда необходимо закрыть контейнер с размещенными лотками (он должен визуально определить максимально допустимое вложение для лотков 30см). Также после закрытия контейнера, ему необходимо создать новый контейнер в данный ячейке. После закрытия контейнера оператор сообщает водителю погрузчика, что эту паллету нужно разместить в основную зону хранения. </w:t>
      </w:r>
      <w:commentRangeStart w:id="2423"/>
      <w:r w:rsidRPr="008A1EAC">
        <w:rPr>
          <w:highlight w:val="green"/>
          <w:lang w:eastAsia="x-none"/>
        </w:rPr>
        <w:lastRenderedPageBreak/>
        <w:t xml:space="preserve">Водитель погрузчика использует функционал </w:t>
      </w:r>
      <w:proofErr w:type="gramStart"/>
      <w:r w:rsidRPr="008A1EAC">
        <w:rPr>
          <w:b/>
          <w:highlight w:val="green"/>
          <w:lang w:eastAsia="x-none"/>
        </w:rPr>
        <w:t>2.Переместить</w:t>
      </w:r>
      <w:proofErr w:type="gramEnd"/>
      <w:r w:rsidRPr="008A1EAC">
        <w:rPr>
          <w:b/>
          <w:highlight w:val="green"/>
          <w:lang w:eastAsia="x-none"/>
        </w:rPr>
        <w:t xml:space="preserve"> груз</w:t>
      </w:r>
      <w:r w:rsidRPr="008A1EAC">
        <w:rPr>
          <w:highlight w:val="green"/>
          <w:lang w:eastAsia="x-none"/>
        </w:rPr>
        <w:t>, размещая паллету в свободную ячейку.</w:t>
      </w:r>
      <w:r>
        <w:rPr>
          <w:lang w:eastAsia="x-none"/>
        </w:rPr>
        <w:t xml:space="preserve"> </w:t>
      </w:r>
      <w:commentRangeEnd w:id="2423"/>
      <w:r w:rsidR="007A1FD9">
        <w:rPr>
          <w:rStyle w:val="aff0"/>
        </w:rPr>
        <w:commentReference w:id="2423"/>
      </w:r>
    </w:p>
    <w:p w14:paraId="56C18108" w14:textId="4CF8F01C" w:rsidR="00C17E63" w:rsidRPr="00B929B4" w:rsidDel="00B929B4" w:rsidRDefault="00C17E63" w:rsidP="00B929B4">
      <w:pPr>
        <w:rPr>
          <w:del w:id="2424" w:author="Victoria Shilina" w:date="2018-10-25T16:47:00Z"/>
          <w:lang w:eastAsia="x-none"/>
        </w:rPr>
      </w:pPr>
    </w:p>
    <w:p w14:paraId="3A0D1DF1" w14:textId="77777777" w:rsidR="000A7055" w:rsidRPr="003D1369" w:rsidRDefault="000A7055" w:rsidP="000A7055">
      <w:pPr>
        <w:rPr>
          <w:lang w:eastAsia="x-none"/>
        </w:rPr>
      </w:pPr>
    </w:p>
    <w:p w14:paraId="05893EFC" w14:textId="43588CFB" w:rsidR="009B1B21" w:rsidRDefault="009B1B21" w:rsidP="009B1B21">
      <w:pPr>
        <w:pStyle w:val="3"/>
        <w:rPr>
          <w:lang w:val="ru-RU"/>
        </w:rPr>
      </w:pPr>
      <w:bookmarkStart w:id="2425" w:name="_Toc529192745"/>
      <w:r>
        <w:rPr>
          <w:lang w:val="ru-RU"/>
        </w:rPr>
        <w:t>Размещение</w:t>
      </w:r>
      <w:del w:id="2426" w:author="Victoria Shilina" w:date="2018-10-25T16:48:00Z">
        <w:r w:rsidDel="00B929B4">
          <w:rPr>
            <w:lang w:val="ru-RU"/>
          </w:rPr>
          <w:delText xml:space="preserve"> группы товаров «без этикетки»</w:delText>
        </w:r>
      </w:del>
      <w:ins w:id="2427" w:author="Victoria Shilina" w:date="2018-10-25T16:48:00Z">
        <w:r w:rsidR="00B929B4">
          <w:rPr>
            <w:lang w:val="ru-RU"/>
          </w:rPr>
          <w:t xml:space="preserve"> в зоне </w:t>
        </w:r>
        <w:r w:rsidR="00B929B4">
          <w:rPr>
            <w:lang w:val="en-US"/>
          </w:rPr>
          <w:t>R</w:t>
        </w:r>
      </w:ins>
      <w:bookmarkEnd w:id="2425"/>
    </w:p>
    <w:p w14:paraId="28AE92B4" w14:textId="0B4722C1" w:rsidR="00B929B4" w:rsidRPr="00A20BD8" w:rsidRDefault="00B929B4" w:rsidP="00B929B4">
      <w:pPr>
        <w:rPr>
          <w:ins w:id="2428" w:author="Victoria Shilina" w:date="2018-10-25T16:48:00Z"/>
          <w:highlight w:val="lightGray"/>
          <w:rPrChange w:id="2429" w:author="Victoria Shilina" w:date="2018-10-25T16:50:00Z">
            <w:rPr>
              <w:ins w:id="2430" w:author="Victoria Shilina" w:date="2018-10-25T16:48:00Z"/>
            </w:rPr>
          </w:rPrChange>
        </w:rPr>
      </w:pPr>
      <w:ins w:id="2431" w:author="Victoria Shilina" w:date="2018-10-25T16:48:00Z">
        <w:r w:rsidRPr="00A20BD8">
          <w:rPr>
            <w:highlight w:val="lightGray"/>
            <w:rPrChange w:id="2432" w:author="Victoria Shilina" w:date="2018-10-25T16:50:00Z">
              <w:rPr/>
            </w:rPrChange>
          </w:rPr>
          <w:t>П</w:t>
        </w:r>
      </w:ins>
      <w:r w:rsidR="000E4EEC">
        <w:rPr>
          <w:highlight w:val="lightGray"/>
        </w:rPr>
        <w:t xml:space="preserve">риоритет </w:t>
      </w:r>
      <w:ins w:id="2433" w:author="Victoria Shilina" w:date="2018-10-25T16:48:00Z">
        <w:r w:rsidRPr="00A20BD8">
          <w:rPr>
            <w:highlight w:val="lightGray"/>
            <w:rPrChange w:id="2434" w:author="Victoria Shilina" w:date="2018-10-25T16:50:00Z">
              <w:rPr/>
            </w:rPrChange>
          </w:rPr>
          <w:t xml:space="preserve">размещения </w:t>
        </w:r>
      </w:ins>
    </w:p>
    <w:p w14:paraId="4C3EBA16" w14:textId="77777777" w:rsidR="00B929B4" w:rsidRPr="00A20BD8" w:rsidRDefault="00B929B4" w:rsidP="00B929B4">
      <w:pPr>
        <w:pStyle w:val="afff1"/>
        <w:numPr>
          <w:ilvl w:val="0"/>
          <w:numId w:val="73"/>
        </w:numPr>
        <w:spacing w:after="160" w:line="259" w:lineRule="auto"/>
        <w:jc w:val="left"/>
        <w:rPr>
          <w:ins w:id="2435" w:author="Victoria Shilina" w:date="2018-10-25T16:48:00Z"/>
          <w:szCs w:val="24"/>
          <w:highlight w:val="lightGray"/>
          <w:rPrChange w:id="2436" w:author="Victoria Shilina" w:date="2018-10-25T16:50:00Z">
            <w:rPr>
              <w:ins w:id="2437" w:author="Victoria Shilina" w:date="2018-10-25T16:48:00Z"/>
            </w:rPr>
          </w:rPrChange>
        </w:rPr>
      </w:pPr>
      <w:ins w:id="2438" w:author="Victoria Shilina" w:date="2018-10-25T16:48:00Z">
        <w:r w:rsidRPr="00A20BD8">
          <w:rPr>
            <w:szCs w:val="24"/>
            <w:highlight w:val="lightGray"/>
            <w:rPrChange w:id="2439" w:author="Victoria Shilina" w:date="2018-10-25T16:50:00Z">
              <w:rPr/>
            </w:rPrChange>
          </w:rPr>
          <w:t xml:space="preserve">если в </w:t>
        </w:r>
        <w:r w:rsidRPr="00A20BD8">
          <w:rPr>
            <w:szCs w:val="24"/>
            <w:highlight w:val="lightGray"/>
            <w:lang w:val="en-US"/>
            <w:rPrChange w:id="2440" w:author="Victoria Shilina" w:date="2018-10-25T16:50:00Z">
              <w:rPr>
                <w:lang w:val="en-US"/>
              </w:rPr>
            </w:rPrChange>
          </w:rPr>
          <w:t>R</w:t>
        </w:r>
        <w:r w:rsidRPr="00A20BD8">
          <w:rPr>
            <w:szCs w:val="24"/>
            <w:highlight w:val="lightGray"/>
            <w:rPrChange w:id="2441" w:author="Victoria Shilina" w:date="2018-10-25T16:50:00Z">
              <w:rPr/>
            </w:rPrChange>
          </w:rPr>
          <w:t xml:space="preserve"> пусто -&gt; размещение в </w:t>
        </w:r>
        <w:r w:rsidRPr="00A20BD8">
          <w:rPr>
            <w:szCs w:val="24"/>
            <w:highlight w:val="lightGray"/>
            <w:lang w:val="en-US"/>
            <w:rPrChange w:id="2442" w:author="Victoria Shilina" w:date="2018-10-25T16:50:00Z">
              <w:rPr>
                <w:lang w:val="en-US"/>
              </w:rPr>
            </w:rPrChange>
          </w:rPr>
          <w:t>R</w:t>
        </w:r>
      </w:ins>
    </w:p>
    <w:p w14:paraId="4B89D07A" w14:textId="7B64FB7C" w:rsidR="00B929B4" w:rsidRPr="00A20BD8" w:rsidRDefault="00B929B4" w:rsidP="00B929B4">
      <w:pPr>
        <w:pStyle w:val="afff1"/>
        <w:numPr>
          <w:ilvl w:val="0"/>
          <w:numId w:val="73"/>
        </w:numPr>
        <w:spacing w:after="160" w:line="259" w:lineRule="auto"/>
        <w:jc w:val="left"/>
        <w:rPr>
          <w:ins w:id="2443" w:author="Victoria Shilina" w:date="2018-10-25T16:48:00Z"/>
          <w:szCs w:val="24"/>
          <w:highlight w:val="lightGray"/>
          <w:rPrChange w:id="2444" w:author="Victoria Shilina" w:date="2018-10-25T16:50:00Z">
            <w:rPr>
              <w:ins w:id="2445" w:author="Victoria Shilina" w:date="2018-10-25T16:48:00Z"/>
            </w:rPr>
          </w:rPrChange>
        </w:rPr>
      </w:pPr>
      <w:ins w:id="2446" w:author="Victoria Shilina" w:date="2018-10-25T16:48:00Z">
        <w:r w:rsidRPr="00A20BD8">
          <w:rPr>
            <w:szCs w:val="24"/>
            <w:highlight w:val="lightGray"/>
            <w:rPrChange w:id="2447" w:author="Victoria Shilina" w:date="2018-10-25T16:50:00Z">
              <w:rPr/>
            </w:rPrChange>
          </w:rPr>
          <w:t xml:space="preserve">если </w:t>
        </w:r>
        <w:r w:rsidRPr="00A20BD8">
          <w:rPr>
            <w:szCs w:val="24"/>
            <w:highlight w:val="lightGray"/>
            <w:lang w:val="en-US"/>
            <w:rPrChange w:id="2448" w:author="Victoria Shilina" w:date="2018-10-25T16:50:00Z">
              <w:rPr>
                <w:lang w:val="en-US"/>
              </w:rPr>
            </w:rPrChange>
          </w:rPr>
          <w:t>R</w:t>
        </w:r>
        <w:r w:rsidRPr="00A20BD8">
          <w:rPr>
            <w:szCs w:val="24"/>
            <w:highlight w:val="lightGray"/>
            <w:rPrChange w:id="2449" w:author="Victoria Shilina" w:date="2018-10-25T16:50:00Z">
              <w:rPr/>
            </w:rPrChange>
          </w:rPr>
          <w:t xml:space="preserve"> </w:t>
        </w:r>
      </w:ins>
      <w:r w:rsidR="0047745D">
        <w:rPr>
          <w:szCs w:val="24"/>
          <w:highlight w:val="lightGray"/>
        </w:rPr>
        <w:t>полно</w:t>
      </w:r>
      <w:ins w:id="2450" w:author="Victoria Shilina" w:date="2018-10-25T16:48:00Z">
        <w:r w:rsidRPr="00A20BD8">
          <w:rPr>
            <w:szCs w:val="24"/>
            <w:highlight w:val="lightGray"/>
            <w:rPrChange w:id="2451" w:author="Victoria Shilina" w:date="2018-10-25T16:50:00Z">
              <w:rPr/>
            </w:rPrChange>
          </w:rPr>
          <w:t xml:space="preserve"> -&gt; размещение в </w:t>
        </w:r>
        <w:r w:rsidRPr="00A20BD8">
          <w:rPr>
            <w:szCs w:val="24"/>
            <w:highlight w:val="lightGray"/>
            <w:lang w:val="en-US"/>
            <w:rPrChange w:id="2452" w:author="Victoria Shilina" w:date="2018-10-25T16:50:00Z">
              <w:rPr>
                <w:lang w:val="en-US"/>
              </w:rPr>
            </w:rPrChange>
          </w:rPr>
          <w:t>P</w:t>
        </w:r>
        <w:r w:rsidRPr="00A20BD8">
          <w:rPr>
            <w:szCs w:val="24"/>
            <w:highlight w:val="lightGray"/>
            <w:rPrChange w:id="2453" w:author="Victoria Shilina" w:date="2018-10-25T16:50:00Z">
              <w:rPr/>
            </w:rPrChange>
          </w:rPr>
          <w:t>1 (см.п.4.1.2.)</w:t>
        </w:r>
      </w:ins>
    </w:p>
    <w:p w14:paraId="010FB6A9" w14:textId="77777777" w:rsidR="00B929B4" w:rsidRPr="00A20BD8" w:rsidRDefault="00B929B4" w:rsidP="00B929B4">
      <w:pPr>
        <w:rPr>
          <w:ins w:id="2454" w:author="Victoria Shilina" w:date="2018-10-25T16:48:00Z"/>
          <w:highlight w:val="lightGray"/>
          <w:rPrChange w:id="2455" w:author="Victoria Shilina" w:date="2018-10-25T16:50:00Z">
            <w:rPr>
              <w:ins w:id="2456" w:author="Victoria Shilina" w:date="2018-10-25T16:48:00Z"/>
            </w:rPr>
          </w:rPrChange>
        </w:rPr>
      </w:pPr>
      <w:ins w:id="2457" w:author="Victoria Shilina" w:date="2018-10-25T16:48:00Z">
        <w:r w:rsidRPr="00A20BD8">
          <w:rPr>
            <w:highlight w:val="lightGray"/>
            <w:rPrChange w:id="2458" w:author="Victoria Shilina" w:date="2018-10-25T16:50:00Z">
              <w:rPr/>
            </w:rPrChange>
          </w:rPr>
          <w:t>Этапы процедуры размещения – Оператор должен сделать:</w:t>
        </w:r>
      </w:ins>
    </w:p>
    <w:p w14:paraId="52DF18CE" w14:textId="77777777" w:rsidR="00B929B4" w:rsidRPr="00A20BD8" w:rsidRDefault="00B929B4" w:rsidP="00B929B4">
      <w:pPr>
        <w:pStyle w:val="afffa"/>
        <w:numPr>
          <w:ilvl w:val="0"/>
          <w:numId w:val="72"/>
        </w:numPr>
        <w:rPr>
          <w:ins w:id="2459" w:author="Victoria Shilina" w:date="2018-10-25T16:48:00Z"/>
          <w:rFonts w:ascii="Times New Roman" w:hAnsi="Times New Roman" w:cs="Times New Roman"/>
          <w:sz w:val="24"/>
          <w:szCs w:val="24"/>
          <w:highlight w:val="lightGray"/>
          <w:rPrChange w:id="2460" w:author="Victoria Shilina" w:date="2018-10-25T16:50:00Z">
            <w:rPr>
              <w:ins w:id="2461" w:author="Victoria Shilina" w:date="2018-10-25T16:48:00Z"/>
            </w:rPr>
          </w:rPrChange>
        </w:rPr>
      </w:pPr>
      <w:ins w:id="2462" w:author="Victoria Shilina" w:date="2018-10-25T16:48:00Z">
        <w:r w:rsidRPr="00A20BD8">
          <w:rPr>
            <w:rFonts w:ascii="Times New Roman" w:hAnsi="Times New Roman" w:cs="Times New Roman"/>
            <w:sz w:val="24"/>
            <w:szCs w:val="24"/>
            <w:highlight w:val="lightGray"/>
            <w:rPrChange w:id="2463" w:author="Victoria Shilina" w:date="2018-10-25T16:50:00Z">
              <w:rPr/>
            </w:rPrChange>
          </w:rPr>
          <w:t>отсканировать Лоток с RG1</w:t>
        </w:r>
      </w:ins>
    </w:p>
    <w:p w14:paraId="53C78581" w14:textId="77777777" w:rsidR="00B929B4" w:rsidRPr="00A20BD8" w:rsidRDefault="00B929B4" w:rsidP="00B929B4">
      <w:pPr>
        <w:pStyle w:val="afffa"/>
        <w:numPr>
          <w:ilvl w:val="0"/>
          <w:numId w:val="72"/>
        </w:numPr>
        <w:rPr>
          <w:ins w:id="2464" w:author="Victoria Shilina" w:date="2018-10-25T16:48:00Z"/>
          <w:rFonts w:ascii="Times New Roman" w:hAnsi="Times New Roman" w:cs="Times New Roman"/>
          <w:sz w:val="24"/>
          <w:szCs w:val="24"/>
          <w:highlight w:val="lightGray"/>
          <w:rPrChange w:id="2465" w:author="Victoria Shilina" w:date="2018-10-25T16:50:00Z">
            <w:rPr>
              <w:ins w:id="2466" w:author="Victoria Shilina" w:date="2018-10-25T16:48:00Z"/>
            </w:rPr>
          </w:rPrChange>
        </w:rPr>
      </w:pPr>
      <w:ins w:id="2467" w:author="Victoria Shilina" w:date="2018-10-25T16:48:00Z">
        <w:r w:rsidRPr="00A20BD8">
          <w:rPr>
            <w:rFonts w:ascii="Times New Roman" w:hAnsi="Times New Roman" w:cs="Times New Roman"/>
            <w:sz w:val="24"/>
            <w:szCs w:val="24"/>
            <w:highlight w:val="lightGray"/>
            <w:rPrChange w:id="2468" w:author="Victoria Shilina" w:date="2018-10-25T16:50:00Z">
              <w:rPr/>
            </w:rPrChange>
          </w:rPr>
          <w:t xml:space="preserve">если есть назначение в </w:t>
        </w:r>
        <w:r w:rsidRPr="00A20BD8">
          <w:rPr>
            <w:rFonts w:ascii="Times New Roman" w:hAnsi="Times New Roman" w:cs="Times New Roman"/>
            <w:sz w:val="24"/>
            <w:szCs w:val="24"/>
            <w:highlight w:val="lightGray"/>
            <w:lang w:val="en-US"/>
            <w:rPrChange w:id="2469" w:author="Victoria Shilina" w:date="2018-10-25T16:50:00Z">
              <w:rPr>
                <w:lang w:val="en-US"/>
              </w:rPr>
            </w:rPrChange>
          </w:rPr>
          <w:t>R</w:t>
        </w:r>
        <w:r w:rsidRPr="00A20BD8">
          <w:rPr>
            <w:rFonts w:ascii="Times New Roman" w:hAnsi="Times New Roman" w:cs="Times New Roman"/>
            <w:sz w:val="24"/>
            <w:szCs w:val="24"/>
            <w:highlight w:val="lightGray"/>
            <w:rPrChange w:id="2470" w:author="Victoria Shilina" w:date="2018-10-25T16:50:00Z">
              <w:rPr/>
            </w:rPrChange>
          </w:rPr>
          <w:t xml:space="preserve"> – провести размещение в </w:t>
        </w:r>
        <w:r w:rsidRPr="00A20BD8">
          <w:rPr>
            <w:rFonts w:ascii="Times New Roman" w:hAnsi="Times New Roman" w:cs="Times New Roman"/>
            <w:sz w:val="24"/>
            <w:szCs w:val="24"/>
            <w:highlight w:val="lightGray"/>
            <w:lang w:val="en-US"/>
            <w:rPrChange w:id="2471" w:author="Victoria Shilina" w:date="2018-10-25T16:50:00Z">
              <w:rPr>
                <w:lang w:val="en-US"/>
              </w:rPr>
            </w:rPrChange>
          </w:rPr>
          <w:t>R</w:t>
        </w:r>
      </w:ins>
    </w:p>
    <w:p w14:paraId="28599608" w14:textId="77777777" w:rsidR="00B929B4" w:rsidRPr="00A20BD8" w:rsidRDefault="00B929B4" w:rsidP="00B929B4">
      <w:pPr>
        <w:pStyle w:val="afffa"/>
        <w:numPr>
          <w:ilvl w:val="0"/>
          <w:numId w:val="72"/>
        </w:numPr>
        <w:rPr>
          <w:ins w:id="2472" w:author="Victoria Shilina" w:date="2018-10-25T16:48:00Z"/>
          <w:rFonts w:ascii="Times New Roman" w:hAnsi="Times New Roman" w:cs="Times New Roman"/>
          <w:sz w:val="24"/>
          <w:szCs w:val="24"/>
          <w:highlight w:val="lightGray"/>
          <w:rPrChange w:id="2473" w:author="Victoria Shilina" w:date="2018-10-25T16:50:00Z">
            <w:rPr>
              <w:ins w:id="2474" w:author="Victoria Shilina" w:date="2018-10-25T16:48:00Z"/>
            </w:rPr>
          </w:rPrChange>
        </w:rPr>
      </w:pPr>
      <w:commentRangeStart w:id="2475"/>
      <w:ins w:id="2476" w:author="Victoria Shilina" w:date="2018-10-25T16:48:00Z">
        <w:r w:rsidRPr="00A20BD8">
          <w:rPr>
            <w:rFonts w:ascii="Times New Roman" w:hAnsi="Times New Roman" w:cs="Times New Roman"/>
            <w:sz w:val="24"/>
            <w:szCs w:val="24"/>
            <w:highlight w:val="lightGray"/>
            <w:rPrChange w:id="2477" w:author="Victoria Shilina" w:date="2018-10-25T16:50:00Z">
              <w:rPr/>
            </w:rPrChange>
          </w:rPr>
          <w:t xml:space="preserve">если есть назначение в </w:t>
        </w:r>
        <w:r w:rsidRPr="00A20BD8">
          <w:rPr>
            <w:rFonts w:ascii="Times New Roman" w:hAnsi="Times New Roman" w:cs="Times New Roman"/>
            <w:sz w:val="24"/>
            <w:szCs w:val="24"/>
            <w:highlight w:val="lightGray"/>
            <w:lang w:val="en-US"/>
            <w:rPrChange w:id="2478" w:author="Victoria Shilina" w:date="2018-10-25T16:50:00Z">
              <w:rPr>
                <w:lang w:val="en-US"/>
              </w:rPr>
            </w:rPrChange>
          </w:rPr>
          <w:t>P</w:t>
        </w:r>
        <w:r w:rsidRPr="00A20BD8">
          <w:rPr>
            <w:rFonts w:ascii="Times New Roman" w:hAnsi="Times New Roman" w:cs="Times New Roman"/>
            <w:sz w:val="24"/>
            <w:szCs w:val="24"/>
            <w:highlight w:val="lightGray"/>
            <w:rPrChange w:id="2479" w:author="Victoria Shilina" w:date="2018-10-25T16:50:00Z">
              <w:rPr/>
            </w:rPrChange>
          </w:rPr>
          <w:t>1</w:t>
        </w:r>
      </w:ins>
      <w:commentRangeEnd w:id="2475"/>
      <w:r w:rsidR="008E15C3">
        <w:rPr>
          <w:rStyle w:val="aff0"/>
          <w:rFonts w:ascii="Times New Roman" w:eastAsia="Times New Roman" w:hAnsi="Times New Roman" w:cs="Times New Roman"/>
          <w:lang w:eastAsia="ru-RU"/>
        </w:rPr>
        <w:commentReference w:id="2475"/>
      </w:r>
      <w:ins w:id="2480" w:author="Victoria Shilina" w:date="2018-10-25T16:48:00Z">
        <w:r w:rsidRPr="00A20BD8">
          <w:rPr>
            <w:rFonts w:ascii="Times New Roman" w:hAnsi="Times New Roman" w:cs="Times New Roman"/>
            <w:sz w:val="24"/>
            <w:szCs w:val="24"/>
            <w:highlight w:val="lightGray"/>
            <w:rPrChange w:id="2481" w:author="Victoria Shilina" w:date="2018-10-25T16:50:00Z">
              <w:rPr/>
            </w:rPrChange>
          </w:rPr>
          <w:t xml:space="preserve">– провести размещение в </w:t>
        </w:r>
        <w:r w:rsidRPr="00A20BD8">
          <w:rPr>
            <w:rFonts w:ascii="Times New Roman" w:hAnsi="Times New Roman" w:cs="Times New Roman"/>
            <w:sz w:val="24"/>
            <w:szCs w:val="24"/>
            <w:highlight w:val="lightGray"/>
            <w:lang w:val="en-US"/>
            <w:rPrChange w:id="2482" w:author="Victoria Shilina" w:date="2018-10-25T16:50:00Z">
              <w:rPr>
                <w:lang w:val="en-US"/>
              </w:rPr>
            </w:rPrChange>
          </w:rPr>
          <w:t>P</w:t>
        </w:r>
        <w:r w:rsidRPr="00A20BD8">
          <w:rPr>
            <w:rFonts w:ascii="Times New Roman" w:hAnsi="Times New Roman" w:cs="Times New Roman"/>
            <w:sz w:val="24"/>
            <w:szCs w:val="24"/>
            <w:highlight w:val="lightGray"/>
            <w:rPrChange w:id="2483" w:author="Victoria Shilina" w:date="2018-10-25T16:50:00Z">
              <w:rPr/>
            </w:rPrChange>
          </w:rPr>
          <w:t>1 (сп.п.4.1.2.)</w:t>
        </w:r>
      </w:ins>
    </w:p>
    <w:p w14:paraId="51CF9F24" w14:textId="54B3E51D" w:rsidR="00305317" w:rsidRPr="00B929B4" w:rsidDel="00B929B4" w:rsidRDefault="006B4DC7" w:rsidP="003D6C3B">
      <w:pPr>
        <w:rPr>
          <w:ins w:id="2484" w:author="cc-sed63" w:date="2018-08-20T11:52:00Z"/>
          <w:del w:id="2485" w:author="Victoria Shilina" w:date="2018-10-25T16:48:00Z"/>
          <w:lang w:eastAsia="x-none"/>
        </w:rPr>
      </w:pPr>
      <w:del w:id="2486" w:author="Victoria Shilina" w:date="2018-10-25T16:48:00Z">
        <w:r w:rsidRPr="00B929B4" w:rsidDel="00B929B4">
          <w:rPr>
            <w:lang w:eastAsia="x-none"/>
          </w:rPr>
          <w:delText xml:space="preserve">Товар может размещаться в зонах </w:delText>
        </w:r>
        <w:r w:rsidRPr="00B929B4" w:rsidDel="00B929B4">
          <w:rPr>
            <w:lang w:val="en-US" w:eastAsia="x-none"/>
          </w:rPr>
          <w:delText>G</w:delText>
        </w:r>
        <w:r w:rsidRPr="00B929B4" w:rsidDel="00B929B4">
          <w:rPr>
            <w:lang w:eastAsia="x-none"/>
          </w:rPr>
          <w:delText>1,</w:delText>
        </w:r>
        <w:r w:rsidRPr="00B929B4" w:rsidDel="00B929B4">
          <w:rPr>
            <w:lang w:val="en-US" w:eastAsia="x-none"/>
          </w:rPr>
          <w:delText>G</w:delText>
        </w:r>
        <w:r w:rsidRPr="00B929B4" w:rsidDel="00B929B4">
          <w:rPr>
            <w:lang w:eastAsia="x-none"/>
          </w:rPr>
          <w:delText>2</w:delText>
        </w:r>
      </w:del>
      <w:ins w:id="2487" w:author="cc-sed63" w:date="2018-08-16T12:42:00Z">
        <w:del w:id="2488" w:author="Victoria Shilina" w:date="2018-10-25T16:48:00Z">
          <w:r w:rsidR="00F5763C" w:rsidRPr="00B929B4" w:rsidDel="00B929B4">
            <w:rPr>
              <w:lang w:eastAsia="x-none"/>
            </w:rPr>
            <w:delText>,</w:delText>
          </w:r>
        </w:del>
      </w:ins>
      <w:ins w:id="2489" w:author="cc-sed63" w:date="2018-08-30T11:12:00Z">
        <w:del w:id="2490" w:author="Victoria Shilina" w:date="2018-10-25T16:48:00Z">
          <w:r w:rsidR="00F5763C" w:rsidRPr="00B929B4" w:rsidDel="00B929B4">
            <w:rPr>
              <w:lang w:val="en-US" w:eastAsia="x-none"/>
            </w:rPr>
            <w:delText>P</w:delText>
          </w:r>
          <w:r w:rsidR="00F5763C" w:rsidRPr="00B929B4" w:rsidDel="00B929B4">
            <w:rPr>
              <w:lang w:eastAsia="x-none"/>
              <w:rPrChange w:id="2491" w:author="Victoria Shilina" w:date="2018-10-25T16:49:00Z">
                <w:rPr>
                  <w:lang w:val="en-US" w:eastAsia="x-none"/>
                </w:rPr>
              </w:rPrChange>
            </w:rPr>
            <w:delText>1.</w:delText>
          </w:r>
        </w:del>
      </w:ins>
    </w:p>
    <w:p w14:paraId="2BFCC049" w14:textId="3EE7B0DE" w:rsidR="00EB4F55" w:rsidRPr="00B929B4" w:rsidDel="00B929B4" w:rsidRDefault="00305317" w:rsidP="003D6C3B">
      <w:pPr>
        <w:rPr>
          <w:ins w:id="2492" w:author="cc-sed63" w:date="2018-08-20T11:52:00Z"/>
          <w:del w:id="2493" w:author="Victoria Shilina" w:date="2018-10-25T16:48:00Z"/>
          <w:lang w:eastAsia="x-none"/>
        </w:rPr>
      </w:pPr>
      <w:ins w:id="2494" w:author="cc-sed63" w:date="2018-08-20T11:52:00Z">
        <w:del w:id="2495" w:author="Victoria Shilina" w:date="2018-10-25T16:48:00Z">
          <w:r w:rsidRPr="00B929B4" w:rsidDel="00B929B4">
            <w:rPr>
              <w:lang w:eastAsia="x-none"/>
            </w:rPr>
            <w:delText>Точное количество ячеек будет определено на этапе внедрения.</w:delText>
          </w:r>
        </w:del>
      </w:ins>
    </w:p>
    <w:p w14:paraId="5DB71F8D" w14:textId="1375AB5D" w:rsidR="00EB4F55" w:rsidRPr="00B929B4" w:rsidDel="00B929B4" w:rsidRDefault="00EB4F55" w:rsidP="00EB4F55">
      <w:pPr>
        <w:rPr>
          <w:ins w:id="2496" w:author="cc-sed63" w:date="2018-08-20T11:52:00Z"/>
          <w:del w:id="2497" w:author="Victoria Shilina" w:date="2018-10-25T16:48:00Z"/>
          <w:lang w:eastAsia="x-none"/>
        </w:rPr>
      </w:pPr>
      <w:ins w:id="2498" w:author="cc-sed63" w:date="2018-08-20T11:52:00Z">
        <w:del w:id="2499" w:author="Victoria Shilina" w:date="2018-10-25T16:48:00Z">
          <w:r w:rsidRPr="00B929B4" w:rsidDel="00B929B4">
            <w:rPr>
              <w:lang w:eastAsia="x-none"/>
            </w:rPr>
            <w:delText>Алгоритм размещения аналогичен размещению номинального товара.</w:delText>
          </w:r>
        </w:del>
      </w:ins>
    </w:p>
    <w:p w14:paraId="41328A43" w14:textId="1A6988F0" w:rsidR="00BC649E" w:rsidRPr="00B929B4" w:rsidDel="00DC584E" w:rsidRDefault="006B4DC7" w:rsidP="003D6C3B">
      <w:pPr>
        <w:rPr>
          <w:del w:id="2500" w:author="cc-sed63" w:date="2018-08-20T11:53:00Z"/>
          <w:lang w:eastAsia="x-none"/>
        </w:rPr>
      </w:pPr>
      <w:del w:id="2501" w:author="cc-sed63" w:date="2018-08-16T12:42:00Z">
        <w:r w:rsidRPr="00B929B4" w:rsidDel="00A01782">
          <w:rPr>
            <w:lang w:eastAsia="x-none"/>
          </w:rPr>
          <w:delText>,</w:delText>
        </w:r>
        <w:commentRangeStart w:id="2502"/>
        <w:r w:rsidRPr="00B929B4" w:rsidDel="00A01782">
          <w:rPr>
            <w:lang w:eastAsia="x-none"/>
          </w:rPr>
          <w:delText>G3</w:delText>
        </w:r>
        <w:commentRangeEnd w:id="2502"/>
        <w:r w:rsidR="00C312C7" w:rsidRPr="00B929B4" w:rsidDel="00A01782">
          <w:rPr>
            <w:rStyle w:val="aff0"/>
            <w:sz w:val="24"/>
            <w:szCs w:val="24"/>
            <w:rPrChange w:id="2503" w:author="Victoria Shilina" w:date="2018-10-25T16:49:00Z">
              <w:rPr>
                <w:rStyle w:val="aff0"/>
              </w:rPr>
            </w:rPrChange>
          </w:rPr>
          <w:commentReference w:id="2502"/>
        </w:r>
        <w:r w:rsidRPr="00B929B4" w:rsidDel="00A01782">
          <w:rPr>
            <w:lang w:eastAsia="x-none"/>
          </w:rPr>
          <w:delText>.</w:delText>
        </w:r>
      </w:del>
    </w:p>
    <w:p w14:paraId="6ADF6B09" w14:textId="64F38C3E" w:rsidR="00D4303B" w:rsidRPr="00B929B4" w:rsidDel="00DC584E" w:rsidRDefault="00D4303B" w:rsidP="00AE20E1">
      <w:pPr>
        <w:rPr>
          <w:del w:id="2504" w:author="cc-sed63" w:date="2018-08-20T11:53:00Z"/>
          <w:lang w:eastAsia="x-none"/>
        </w:rPr>
      </w:pPr>
    </w:p>
    <w:p w14:paraId="1F0A01A9" w14:textId="77777777" w:rsidR="00AE20E1" w:rsidRPr="00B929B4" w:rsidDel="00DC584E" w:rsidRDefault="00AE20E1" w:rsidP="00B84194">
      <w:pPr>
        <w:ind w:firstLine="709"/>
        <w:rPr>
          <w:del w:id="2505" w:author="cc-sed63" w:date="2018-08-20T11:53:00Z"/>
          <w:lang w:eastAsia="x-none"/>
        </w:rPr>
      </w:pPr>
    </w:p>
    <w:p w14:paraId="7E626A03" w14:textId="77777777" w:rsidR="00AE20E1" w:rsidRPr="00B929B4" w:rsidDel="00DC584E" w:rsidRDefault="00AE20E1" w:rsidP="00B84194">
      <w:pPr>
        <w:ind w:firstLine="709"/>
        <w:rPr>
          <w:del w:id="2506" w:author="cc-sed63" w:date="2018-08-20T11:53:00Z"/>
          <w:lang w:eastAsia="x-none"/>
        </w:rPr>
      </w:pPr>
    </w:p>
    <w:p w14:paraId="2089E4E3" w14:textId="77777777" w:rsidR="00AE20E1" w:rsidRPr="00B929B4" w:rsidDel="00DC584E" w:rsidRDefault="00AE20E1">
      <w:pPr>
        <w:rPr>
          <w:del w:id="2507" w:author="cc-sed63" w:date="2018-08-20T11:53:00Z"/>
          <w:lang w:eastAsia="x-none"/>
        </w:rPr>
        <w:pPrChange w:id="2508" w:author="cc-sed63" w:date="2018-08-20T11:53:00Z">
          <w:pPr>
            <w:ind w:firstLine="709"/>
          </w:pPr>
        </w:pPrChange>
      </w:pPr>
    </w:p>
    <w:p w14:paraId="07A40B60" w14:textId="77777777" w:rsidR="004D4DD4" w:rsidRPr="00B929B4" w:rsidRDefault="004D4DD4" w:rsidP="004D4DD4">
      <w:pPr>
        <w:rPr>
          <w:lang w:eastAsia="x-none"/>
        </w:rPr>
      </w:pPr>
    </w:p>
    <w:p w14:paraId="15FF3EFD" w14:textId="7AD19DEA" w:rsidR="00476000" w:rsidRDefault="00476000" w:rsidP="00476000">
      <w:pPr>
        <w:pStyle w:val="2"/>
        <w:rPr>
          <w:ins w:id="2509" w:author="cc-sed63" w:date="2018-08-20T12:38:00Z"/>
          <w:lang w:val="ru-RU"/>
        </w:rPr>
      </w:pPr>
      <w:bookmarkStart w:id="2510" w:name="_Toc529192746"/>
      <w:r>
        <w:rPr>
          <w:lang w:val="ru-RU"/>
        </w:rPr>
        <w:t>Размещение продукции от внешних поставщиков</w:t>
      </w:r>
      <w:bookmarkEnd w:id="2510"/>
    </w:p>
    <w:p w14:paraId="32CF7E04" w14:textId="01D22864" w:rsidR="00CB67F9" w:rsidRPr="005965EC" w:rsidRDefault="00CB67F9">
      <w:pPr>
        <w:rPr>
          <w:ins w:id="2511" w:author="cc-sed63" w:date="2018-08-20T12:38:00Z"/>
          <w:highlight w:val="yellow"/>
          <w:rPrChange w:id="2512" w:author="Victoria Shilina" w:date="2018-10-25T16:50:00Z">
            <w:rPr>
              <w:ins w:id="2513" w:author="cc-sed63" w:date="2018-08-20T12:38:00Z"/>
            </w:rPr>
          </w:rPrChange>
        </w:rPr>
        <w:pPrChange w:id="2514" w:author="cc-sed63" w:date="2018-08-20T12:38:00Z">
          <w:pPr>
            <w:pStyle w:val="2"/>
          </w:pPr>
        </w:pPrChange>
      </w:pPr>
      <w:ins w:id="2515" w:author="cc-sed63" w:date="2018-08-20T12:38:00Z">
        <w:r w:rsidRPr="005965EC">
          <w:rPr>
            <w:highlight w:val="yellow"/>
            <w:lang w:eastAsia="x-none"/>
            <w:rPrChange w:id="2516" w:author="Victoria Shilina" w:date="2018-10-25T16:50:00Z">
              <w:rPr/>
            </w:rPrChange>
          </w:rPr>
          <w:t>Продукция от внешних поставщиков разделяется на два типа:</w:t>
        </w:r>
      </w:ins>
    </w:p>
    <w:p w14:paraId="76644297" w14:textId="6CC25187" w:rsidR="00CB67F9" w:rsidRPr="005965EC" w:rsidRDefault="00CB67F9">
      <w:pPr>
        <w:rPr>
          <w:ins w:id="2517" w:author="cc-sed63" w:date="2018-08-20T12:38:00Z"/>
          <w:highlight w:val="yellow"/>
          <w:rPrChange w:id="2518" w:author="Victoria Shilina" w:date="2018-10-25T16:50:00Z">
            <w:rPr>
              <w:ins w:id="2519" w:author="cc-sed63" w:date="2018-08-20T12:38:00Z"/>
            </w:rPr>
          </w:rPrChange>
        </w:rPr>
        <w:pPrChange w:id="2520" w:author="cc-sed63" w:date="2018-08-20T12:38:00Z">
          <w:pPr>
            <w:pStyle w:val="2"/>
          </w:pPr>
        </w:pPrChange>
      </w:pPr>
      <w:ins w:id="2521" w:author="cc-sed63" w:date="2018-08-20T12:38:00Z">
        <w:r w:rsidRPr="005965EC">
          <w:rPr>
            <w:highlight w:val="yellow"/>
            <w:lang w:eastAsia="x-none"/>
            <w:rPrChange w:id="2522" w:author="Victoria Shilina" w:date="2018-10-25T16:50:00Z">
              <w:rPr/>
            </w:rPrChange>
          </w:rPr>
          <w:t>- тушенка;</w:t>
        </w:r>
      </w:ins>
    </w:p>
    <w:p w14:paraId="6C385A32" w14:textId="1522024D" w:rsidR="00083345" w:rsidRPr="002E5621" w:rsidDel="00012F15" w:rsidRDefault="00083345" w:rsidP="00083345">
      <w:pPr>
        <w:pStyle w:val="3"/>
        <w:rPr>
          <w:del w:id="2523" w:author="cc-sed63" w:date="2018-08-20T12:39:00Z"/>
          <w:lang w:val="ru-RU"/>
        </w:rPr>
      </w:pPr>
      <w:del w:id="2524" w:author="cc-sed63" w:date="2018-08-20T12:39:00Z">
        <w:r w:rsidRPr="002E5621" w:rsidDel="00012F15">
          <w:rPr>
            <w:b w:val="0"/>
            <w:bCs w:val="0"/>
          </w:rPr>
          <w:delText xml:space="preserve">Размещение группы товаров «весовой номинальный» </w:delText>
        </w:r>
        <w:bookmarkStart w:id="2525" w:name="_Toc528156909"/>
        <w:bookmarkStart w:id="2526" w:name="_Toc528318414"/>
        <w:bookmarkStart w:id="2527" w:name="_Toc528685145"/>
        <w:bookmarkStart w:id="2528" w:name="_Toc529192747"/>
        <w:bookmarkEnd w:id="2525"/>
        <w:bookmarkEnd w:id="2526"/>
        <w:bookmarkEnd w:id="2527"/>
        <w:bookmarkEnd w:id="2528"/>
      </w:del>
    </w:p>
    <w:p w14:paraId="42021F88" w14:textId="4FF8329E" w:rsidR="008D5156" w:rsidRPr="002E5621" w:rsidDel="00012F15" w:rsidRDefault="008D5156" w:rsidP="008D5156">
      <w:pPr>
        <w:rPr>
          <w:del w:id="2529" w:author="cc-sed63" w:date="2018-08-20T12:39:00Z"/>
          <w:lang w:eastAsia="x-none"/>
        </w:rPr>
      </w:pPr>
      <w:del w:id="2530" w:author="cc-sed63" w:date="2018-08-20T12:39:00Z">
        <w:r w:rsidRPr="002E5621" w:rsidDel="00012F15">
          <w:rPr>
            <w:lang w:eastAsia="x-none"/>
          </w:rPr>
          <w:delText xml:space="preserve">Размещается аналогично пункту </w:delText>
        </w:r>
        <w:r w:rsidRPr="00CF1888" w:rsidDel="00012F15">
          <w:rPr>
            <w:lang w:eastAsia="x-none"/>
          </w:rPr>
          <w:fldChar w:fldCharType="begin"/>
        </w:r>
        <w:r w:rsidRPr="002E5621" w:rsidDel="00012F15">
          <w:rPr>
            <w:lang w:eastAsia="x-none"/>
          </w:rPr>
          <w:delInstrText xml:space="preserve"> REF _Ref521690141 \r \h </w:delInstrText>
        </w:r>
      </w:del>
      <w:r w:rsidR="00A20BD8" w:rsidRPr="002E5621">
        <w:instrText xml:space="preserve"> \* MERGEFORMAT </w:instrText>
      </w:r>
      <w:del w:id="2531" w:author="cc-sed63" w:date="2018-08-20T12:39:00Z">
        <w:r w:rsidRPr="00CF1888" w:rsidDel="00012F15">
          <w:rPr>
            <w:lang w:eastAsia="x-none"/>
          </w:rPr>
        </w:r>
        <w:r w:rsidRPr="00CF1888" w:rsidDel="00012F15">
          <w:rPr>
            <w:lang w:eastAsia="x-none"/>
            <w:rPrChange w:id="2532" w:author="Victoria Shilina" w:date="2018-10-25T16:50:00Z">
              <w:rPr>
                <w:lang w:eastAsia="x-none"/>
              </w:rPr>
            </w:rPrChange>
          </w:rPr>
          <w:fldChar w:fldCharType="separate"/>
        </w:r>
        <w:r w:rsidR="005832AA" w:rsidRPr="002E5621" w:rsidDel="00012F15">
          <w:rPr>
            <w:lang w:eastAsia="x-none"/>
          </w:rPr>
          <w:delText xml:space="preserve">5.1.1. </w:delText>
        </w:r>
        <w:r w:rsidRPr="00CF1888" w:rsidDel="00012F15">
          <w:rPr>
            <w:lang w:eastAsia="x-none"/>
          </w:rPr>
          <w:fldChar w:fldCharType="end"/>
        </w:r>
        <w:bookmarkStart w:id="2533" w:name="_Toc528156910"/>
        <w:bookmarkStart w:id="2534" w:name="_Toc528318415"/>
        <w:bookmarkStart w:id="2535" w:name="_Toc528685146"/>
        <w:bookmarkStart w:id="2536" w:name="_Toc529192748"/>
        <w:bookmarkEnd w:id="2533"/>
        <w:bookmarkEnd w:id="2534"/>
        <w:bookmarkEnd w:id="2535"/>
        <w:bookmarkEnd w:id="2536"/>
      </w:del>
    </w:p>
    <w:p w14:paraId="27BE1396" w14:textId="352CEC20" w:rsidR="008D5156" w:rsidRPr="002E5621" w:rsidDel="00012F15" w:rsidRDefault="008D5156" w:rsidP="008D5156">
      <w:pPr>
        <w:rPr>
          <w:del w:id="2537" w:author="cc-sed63" w:date="2018-08-20T12:39:00Z"/>
          <w:lang w:eastAsia="x-none"/>
        </w:rPr>
      </w:pPr>
      <w:bookmarkStart w:id="2538" w:name="_Toc528156911"/>
      <w:bookmarkStart w:id="2539" w:name="_Toc528318416"/>
      <w:bookmarkStart w:id="2540" w:name="_Toc528685147"/>
      <w:bookmarkStart w:id="2541" w:name="_Toc529192749"/>
      <w:bookmarkEnd w:id="2538"/>
      <w:bookmarkEnd w:id="2539"/>
      <w:bookmarkEnd w:id="2540"/>
      <w:bookmarkEnd w:id="2541"/>
    </w:p>
    <w:p w14:paraId="7062CCBE" w14:textId="0D7B646C" w:rsidR="00083345" w:rsidRPr="002E5621" w:rsidDel="00012F15" w:rsidRDefault="00083345" w:rsidP="00083345">
      <w:pPr>
        <w:pStyle w:val="3"/>
        <w:rPr>
          <w:del w:id="2542" w:author="cc-sed63" w:date="2018-08-20T12:39:00Z"/>
          <w:lang w:val="ru-RU"/>
        </w:rPr>
      </w:pPr>
      <w:del w:id="2543" w:author="cc-sed63" w:date="2018-08-20T12:39:00Z">
        <w:r w:rsidRPr="002E5621" w:rsidDel="00012F15">
          <w:rPr>
            <w:b w:val="0"/>
            <w:bCs w:val="0"/>
          </w:rPr>
          <w:delText>Размещение группы товаров «весовой неноминальный»</w:delText>
        </w:r>
        <w:bookmarkStart w:id="2544" w:name="_Toc528156912"/>
        <w:bookmarkStart w:id="2545" w:name="_Toc528318417"/>
        <w:bookmarkStart w:id="2546" w:name="_Toc528685148"/>
        <w:bookmarkStart w:id="2547" w:name="_Toc529192750"/>
        <w:bookmarkEnd w:id="2544"/>
        <w:bookmarkEnd w:id="2545"/>
        <w:bookmarkEnd w:id="2546"/>
        <w:bookmarkEnd w:id="2547"/>
      </w:del>
    </w:p>
    <w:p w14:paraId="65C96600" w14:textId="7FBAAA0A" w:rsidR="008D5156" w:rsidRPr="002E5621" w:rsidDel="00012F15" w:rsidRDefault="008D5156" w:rsidP="008D5156">
      <w:pPr>
        <w:rPr>
          <w:del w:id="2548" w:author="cc-sed63" w:date="2018-08-20T12:39:00Z"/>
          <w:lang w:eastAsia="x-none"/>
        </w:rPr>
      </w:pPr>
      <w:del w:id="2549" w:author="cc-sed63" w:date="2018-08-20T12:39:00Z">
        <w:r w:rsidRPr="002E5621" w:rsidDel="00012F15">
          <w:rPr>
            <w:lang w:eastAsia="x-none"/>
          </w:rPr>
          <w:delText xml:space="preserve">Размещение аналогично пункту </w:delText>
        </w:r>
        <w:r w:rsidRPr="00CF1888" w:rsidDel="00012F15">
          <w:rPr>
            <w:lang w:eastAsia="x-none"/>
          </w:rPr>
          <w:fldChar w:fldCharType="begin"/>
        </w:r>
        <w:r w:rsidRPr="002E5621" w:rsidDel="00012F15">
          <w:rPr>
            <w:lang w:eastAsia="x-none"/>
          </w:rPr>
          <w:delInstrText xml:space="preserve"> REF _Ref521690203 \r \h </w:delInstrText>
        </w:r>
      </w:del>
      <w:r w:rsidR="00A20BD8" w:rsidRPr="002E5621">
        <w:instrText xml:space="preserve"> \* MERGEFORMAT </w:instrText>
      </w:r>
      <w:del w:id="2550" w:author="cc-sed63" w:date="2018-08-20T12:39:00Z">
        <w:r w:rsidRPr="00CF1888" w:rsidDel="00012F15">
          <w:rPr>
            <w:lang w:eastAsia="x-none"/>
          </w:rPr>
        </w:r>
        <w:r w:rsidRPr="00CF1888" w:rsidDel="00012F15">
          <w:rPr>
            <w:lang w:eastAsia="x-none"/>
            <w:rPrChange w:id="2551" w:author="Victoria Shilina" w:date="2018-10-25T16:50:00Z">
              <w:rPr>
                <w:lang w:eastAsia="x-none"/>
              </w:rPr>
            </w:rPrChange>
          </w:rPr>
          <w:fldChar w:fldCharType="separate"/>
        </w:r>
        <w:r w:rsidR="005832AA" w:rsidRPr="002E5621" w:rsidDel="00012F15">
          <w:rPr>
            <w:lang w:eastAsia="x-none"/>
          </w:rPr>
          <w:delText xml:space="preserve">5.1.2. </w:delText>
        </w:r>
        <w:r w:rsidRPr="00CF1888" w:rsidDel="00012F15">
          <w:rPr>
            <w:lang w:eastAsia="x-none"/>
          </w:rPr>
          <w:fldChar w:fldCharType="end"/>
        </w:r>
        <w:r w:rsidRPr="002E5621" w:rsidDel="00012F15">
          <w:rPr>
            <w:lang w:eastAsia="x-none"/>
          </w:rPr>
          <w:delText xml:space="preserve"> </w:delText>
        </w:r>
        <w:bookmarkStart w:id="2552" w:name="_Toc528156913"/>
        <w:bookmarkStart w:id="2553" w:name="_Toc528318418"/>
        <w:bookmarkStart w:id="2554" w:name="_Toc528685149"/>
        <w:bookmarkStart w:id="2555" w:name="_Toc529192751"/>
        <w:bookmarkEnd w:id="2552"/>
        <w:bookmarkEnd w:id="2553"/>
        <w:bookmarkEnd w:id="2554"/>
        <w:bookmarkEnd w:id="2555"/>
      </w:del>
    </w:p>
    <w:p w14:paraId="328045DE" w14:textId="15145207" w:rsidR="00083345" w:rsidRPr="002E5621" w:rsidRDefault="00083345" w:rsidP="00083345">
      <w:pPr>
        <w:pStyle w:val="3"/>
        <w:rPr>
          <w:lang w:val="ru-RU"/>
        </w:rPr>
      </w:pPr>
      <w:bookmarkStart w:id="2556" w:name="_Toc529192752"/>
      <w:r w:rsidRPr="002E5621">
        <w:rPr>
          <w:lang w:val="ru-RU"/>
        </w:rPr>
        <w:t>Размещение группы товаров «без этикетки»</w:t>
      </w:r>
      <w:r w:rsidR="00C9247F" w:rsidRPr="002E5621">
        <w:rPr>
          <w:lang w:val="ru-RU"/>
        </w:rPr>
        <w:t xml:space="preserve"> (тушенка)</w:t>
      </w:r>
      <w:bookmarkEnd w:id="2556"/>
    </w:p>
    <w:p w14:paraId="69E173AC" w14:textId="42EA83BA" w:rsidR="00476000" w:rsidRPr="002E5621" w:rsidRDefault="00AC3364" w:rsidP="00476000">
      <w:pPr>
        <w:rPr>
          <w:lang w:eastAsia="x-none"/>
        </w:rPr>
      </w:pPr>
      <w:r w:rsidRPr="005965EC">
        <w:rPr>
          <w:highlight w:val="lightGray"/>
          <w:lang w:eastAsia="x-none"/>
        </w:rPr>
        <w:t xml:space="preserve">Тушенка будет размещаться в зоне </w:t>
      </w:r>
      <w:r w:rsidRPr="005965EC">
        <w:rPr>
          <w:highlight w:val="lightGray"/>
          <w:lang w:val="en-US" w:eastAsia="x-none"/>
        </w:rPr>
        <w:t>P</w:t>
      </w:r>
      <w:r w:rsidRPr="005965EC">
        <w:rPr>
          <w:highlight w:val="lightGray"/>
          <w:lang w:eastAsia="x-none"/>
        </w:rPr>
        <w:t>2. Размещаемый</w:t>
      </w:r>
      <w:ins w:id="2557" w:author="cc-sed63" w:date="2018-08-29T11:23:00Z">
        <w:r w:rsidR="001244A8" w:rsidRPr="005965EC">
          <w:rPr>
            <w:highlight w:val="lightGray"/>
            <w:lang w:eastAsia="x-none"/>
          </w:rPr>
          <w:t xml:space="preserve"> тип</w:t>
        </w:r>
      </w:ins>
      <w:r w:rsidRPr="005965EC">
        <w:rPr>
          <w:highlight w:val="lightGray"/>
          <w:lang w:eastAsia="x-none"/>
        </w:rPr>
        <w:t xml:space="preserve"> груз</w:t>
      </w:r>
      <w:ins w:id="2558" w:author="cc-sed63" w:date="2018-08-20T12:46:00Z">
        <w:r w:rsidR="00832814" w:rsidRPr="005965EC">
          <w:rPr>
            <w:highlight w:val="lightGray"/>
            <w:lang w:eastAsia="x-none"/>
          </w:rPr>
          <w:t xml:space="preserve"> </w:t>
        </w:r>
      </w:ins>
      <w:r w:rsidRPr="005965EC">
        <w:rPr>
          <w:highlight w:val="lightGray"/>
          <w:lang w:eastAsia="x-none"/>
        </w:rPr>
        <w:t xml:space="preserve">- паллета. </w:t>
      </w:r>
      <w:del w:id="2559" w:author="cc-sed63" w:date="2018-08-29T11:23:00Z">
        <w:r w:rsidRPr="005965EC" w:rsidDel="00150DC0">
          <w:rPr>
            <w:highlight w:val="lightGray"/>
            <w:lang w:eastAsia="x-none"/>
          </w:rPr>
          <w:delText xml:space="preserve">Размещение происходит по принципу 1 паллета – 1 ячейка. </w:delText>
        </w:r>
      </w:del>
      <w:ins w:id="2560" w:author="cc-sed63" w:date="2018-08-16T12:44:00Z">
        <w:r w:rsidR="00C6219B" w:rsidRPr="005965EC">
          <w:rPr>
            <w:highlight w:val="lightGray"/>
            <w:lang w:eastAsia="x-none"/>
          </w:rPr>
          <w:t>С</w:t>
        </w:r>
      </w:ins>
      <w:ins w:id="2561" w:author="cc-sed63" w:date="2018-08-16T12:45:00Z">
        <w:r w:rsidR="00C6219B" w:rsidRPr="005965EC">
          <w:rPr>
            <w:highlight w:val="lightGray"/>
            <w:lang w:eastAsia="x-none"/>
          </w:rPr>
          <w:t>тратегия размещения от начала стеллажа.</w:t>
        </w:r>
      </w:ins>
    </w:p>
    <w:p w14:paraId="3D6AD83B" w14:textId="6CF90FD5" w:rsidR="00127CE3" w:rsidRPr="006C671B" w:rsidRDefault="00127CE3" w:rsidP="00127CE3">
      <w:pPr>
        <w:pStyle w:val="2"/>
        <w:rPr>
          <w:ins w:id="2562" w:author="cc-sed63" w:date="2018-08-30T15:08:00Z"/>
          <w:highlight w:val="lightGray"/>
          <w:lang w:val="ru-RU"/>
        </w:rPr>
      </w:pPr>
      <w:bookmarkStart w:id="2563" w:name="_Toc529192754"/>
      <w:ins w:id="2564" w:author="cc-sed63" w:date="2018-08-30T15:08:00Z">
        <w:r w:rsidRPr="006C671B">
          <w:rPr>
            <w:highlight w:val="lightGray"/>
            <w:lang w:val="ru-RU"/>
          </w:rPr>
          <w:t>Размещение возвратов</w:t>
        </w:r>
        <w:bookmarkEnd w:id="2563"/>
      </w:ins>
    </w:p>
    <w:p w14:paraId="35A5F31F" w14:textId="4463AD7E" w:rsidR="00DA25DC" w:rsidRPr="006C671B" w:rsidRDefault="00DA25DC">
      <w:pPr>
        <w:rPr>
          <w:highlight w:val="lightGray"/>
        </w:rPr>
        <w:pPrChange w:id="2565" w:author="cc-sed63" w:date="2018-08-30T15:08:00Z">
          <w:pPr>
            <w:pStyle w:val="2"/>
          </w:pPr>
        </w:pPrChange>
      </w:pPr>
      <w:ins w:id="2566" w:author="cc-sed63" w:date="2018-08-30T15:09:00Z">
        <w:r w:rsidRPr="006C671B">
          <w:rPr>
            <w:highlight w:val="lightGray"/>
            <w:lang w:eastAsia="x-none"/>
            <w:rPrChange w:id="2567" w:author="Victoria Shilina" w:date="2018-10-25T16:50:00Z">
              <w:rPr/>
            </w:rPrChange>
          </w:rPr>
          <w:t>Возвраты размещаются в зону ZV</w:t>
        </w:r>
      </w:ins>
      <w:r w:rsidR="0047745D" w:rsidRPr="006C671B">
        <w:rPr>
          <w:highlight w:val="lightGray"/>
          <w:lang w:eastAsia="x-none"/>
        </w:rPr>
        <w:t xml:space="preserve"> (выделяются ячейки в текущей зоне </w:t>
      </w:r>
      <w:r w:rsidR="0047745D" w:rsidRPr="006C671B">
        <w:rPr>
          <w:highlight w:val="lightGray"/>
          <w:lang w:val="en-US" w:eastAsia="x-none"/>
        </w:rPr>
        <w:t>R</w:t>
      </w:r>
      <w:r w:rsidR="0047745D" w:rsidRPr="006C671B">
        <w:rPr>
          <w:highlight w:val="lightGray"/>
          <w:lang w:eastAsia="x-none"/>
        </w:rPr>
        <w:t>)</w:t>
      </w:r>
      <w:ins w:id="2568" w:author="cc-sed63" w:date="2018-08-30T15:09:00Z">
        <w:r w:rsidRPr="006C671B">
          <w:rPr>
            <w:highlight w:val="lightGray"/>
            <w:lang w:eastAsia="x-none"/>
            <w:rPrChange w:id="2569" w:author="Victoria Shilina" w:date="2018-10-25T16:50:00Z">
              <w:rPr/>
            </w:rPrChange>
          </w:rPr>
          <w:t>.</w:t>
        </w:r>
      </w:ins>
    </w:p>
    <w:p w14:paraId="3F038674" w14:textId="64351877" w:rsidR="0047745D" w:rsidRPr="006C671B" w:rsidRDefault="0047745D" w:rsidP="0047745D">
      <w:pPr>
        <w:rPr>
          <w:ins w:id="2570" w:author="cc-sed63" w:date="2018-08-30T15:09:00Z"/>
          <w:highlight w:val="lightGray"/>
          <w:rPrChange w:id="2571" w:author="Victoria Shilina" w:date="2018-10-25T16:50:00Z">
            <w:rPr>
              <w:ins w:id="2572" w:author="cc-sed63" w:date="2018-08-30T15:09:00Z"/>
            </w:rPr>
          </w:rPrChange>
        </w:rPr>
      </w:pPr>
      <w:r w:rsidRPr="006C671B">
        <w:rPr>
          <w:highlight w:val="lightGray"/>
          <w:lang w:eastAsia="x-none"/>
        </w:rPr>
        <w:t xml:space="preserve">Ячейки в зоне </w:t>
      </w:r>
      <w:r w:rsidRPr="006C671B">
        <w:rPr>
          <w:highlight w:val="lightGray"/>
          <w:lang w:val="en-US" w:eastAsia="x-none"/>
        </w:rPr>
        <w:t>ZV</w:t>
      </w:r>
      <w:r w:rsidRPr="006C671B">
        <w:rPr>
          <w:highlight w:val="lightGray"/>
          <w:lang w:eastAsia="x-none"/>
        </w:rPr>
        <w:t xml:space="preserve"> являются динамическими.</w:t>
      </w:r>
    </w:p>
    <w:p w14:paraId="4F1A5E85" w14:textId="112D7A47" w:rsidR="0047745D" w:rsidRPr="00A20BD8" w:rsidRDefault="0047745D" w:rsidP="0047745D">
      <w:pPr>
        <w:rPr>
          <w:ins w:id="2573" w:author="Victoria Shilina" w:date="2018-10-25T16:48:00Z"/>
          <w:highlight w:val="lightGray"/>
          <w:rPrChange w:id="2574" w:author="Victoria Shilina" w:date="2018-10-25T16:50:00Z">
            <w:rPr>
              <w:ins w:id="2575" w:author="Victoria Shilina" w:date="2018-10-25T16:48:00Z"/>
            </w:rPr>
          </w:rPrChange>
        </w:rPr>
      </w:pPr>
      <w:ins w:id="2576" w:author="Victoria Shilina" w:date="2018-10-25T16:48:00Z">
        <w:r w:rsidRPr="00A20BD8">
          <w:rPr>
            <w:highlight w:val="lightGray"/>
            <w:rPrChange w:id="2577" w:author="Victoria Shilina" w:date="2018-10-25T16:50:00Z">
              <w:rPr/>
            </w:rPrChange>
          </w:rPr>
          <w:t>П</w:t>
        </w:r>
      </w:ins>
      <w:r>
        <w:rPr>
          <w:highlight w:val="lightGray"/>
        </w:rPr>
        <w:t xml:space="preserve">риоритет </w:t>
      </w:r>
      <w:ins w:id="2578" w:author="Victoria Shilina" w:date="2018-10-25T16:48:00Z">
        <w:r w:rsidRPr="00A20BD8">
          <w:rPr>
            <w:highlight w:val="lightGray"/>
            <w:rPrChange w:id="2579" w:author="Victoria Shilina" w:date="2018-10-25T16:50:00Z">
              <w:rPr/>
            </w:rPrChange>
          </w:rPr>
          <w:t>размещения</w:t>
        </w:r>
      </w:ins>
      <w:r>
        <w:rPr>
          <w:highlight w:val="lightGray"/>
        </w:rPr>
        <w:t>:</w:t>
      </w:r>
      <w:ins w:id="2580" w:author="Victoria Shilina" w:date="2018-10-25T16:48:00Z">
        <w:r w:rsidRPr="00A20BD8">
          <w:rPr>
            <w:highlight w:val="lightGray"/>
            <w:rPrChange w:id="2581" w:author="Victoria Shilina" w:date="2018-10-25T16:50:00Z">
              <w:rPr/>
            </w:rPrChange>
          </w:rPr>
          <w:t xml:space="preserve"> </w:t>
        </w:r>
      </w:ins>
    </w:p>
    <w:p w14:paraId="41A90529" w14:textId="7E2E9663" w:rsidR="0047745D" w:rsidRPr="00A20BD8" w:rsidRDefault="0047745D" w:rsidP="0047745D">
      <w:pPr>
        <w:pStyle w:val="afff1"/>
        <w:numPr>
          <w:ilvl w:val="0"/>
          <w:numId w:val="73"/>
        </w:numPr>
        <w:spacing w:after="160" w:line="259" w:lineRule="auto"/>
        <w:jc w:val="left"/>
        <w:rPr>
          <w:ins w:id="2582" w:author="Victoria Shilina" w:date="2018-10-25T16:48:00Z"/>
          <w:szCs w:val="24"/>
          <w:highlight w:val="lightGray"/>
          <w:rPrChange w:id="2583" w:author="Victoria Shilina" w:date="2018-10-25T16:50:00Z">
            <w:rPr>
              <w:ins w:id="2584" w:author="Victoria Shilina" w:date="2018-10-25T16:48:00Z"/>
            </w:rPr>
          </w:rPrChange>
        </w:rPr>
      </w:pPr>
      <w:ins w:id="2585" w:author="Victoria Shilina" w:date="2018-10-25T16:48:00Z">
        <w:r w:rsidRPr="00A20BD8">
          <w:rPr>
            <w:szCs w:val="24"/>
            <w:highlight w:val="lightGray"/>
            <w:rPrChange w:id="2586" w:author="Victoria Shilina" w:date="2018-10-25T16:50:00Z">
              <w:rPr/>
            </w:rPrChange>
          </w:rPr>
          <w:t xml:space="preserve">если в </w:t>
        </w:r>
      </w:ins>
      <w:r>
        <w:rPr>
          <w:szCs w:val="24"/>
          <w:highlight w:val="lightGray"/>
          <w:lang w:val="en-US"/>
        </w:rPr>
        <w:t>ZV</w:t>
      </w:r>
      <w:ins w:id="2587" w:author="Victoria Shilina" w:date="2018-10-25T16:48:00Z">
        <w:r w:rsidRPr="00A20BD8">
          <w:rPr>
            <w:szCs w:val="24"/>
            <w:highlight w:val="lightGray"/>
            <w:rPrChange w:id="2588" w:author="Victoria Shilina" w:date="2018-10-25T16:50:00Z">
              <w:rPr/>
            </w:rPrChange>
          </w:rPr>
          <w:t xml:space="preserve"> </w:t>
        </w:r>
      </w:ins>
      <w:r>
        <w:rPr>
          <w:szCs w:val="24"/>
          <w:highlight w:val="lightGray"/>
        </w:rPr>
        <w:t>есть свободная ячейка</w:t>
      </w:r>
      <w:ins w:id="2589" w:author="Victoria Shilina" w:date="2018-10-25T16:48:00Z">
        <w:r w:rsidRPr="00A20BD8">
          <w:rPr>
            <w:szCs w:val="24"/>
            <w:highlight w:val="lightGray"/>
            <w:rPrChange w:id="2590" w:author="Victoria Shilina" w:date="2018-10-25T16:50:00Z">
              <w:rPr/>
            </w:rPrChange>
          </w:rPr>
          <w:t xml:space="preserve"> -&gt; размещение в </w:t>
        </w:r>
      </w:ins>
      <w:r>
        <w:rPr>
          <w:szCs w:val="24"/>
          <w:highlight w:val="lightGray"/>
          <w:lang w:val="en-US"/>
        </w:rPr>
        <w:t>ZV</w:t>
      </w:r>
    </w:p>
    <w:p w14:paraId="51940EB7" w14:textId="64DD9F1D" w:rsidR="0047745D" w:rsidRPr="00A20BD8" w:rsidRDefault="0047745D" w:rsidP="0047745D">
      <w:pPr>
        <w:pStyle w:val="afff1"/>
        <w:numPr>
          <w:ilvl w:val="0"/>
          <w:numId w:val="73"/>
        </w:numPr>
        <w:spacing w:after="160" w:line="259" w:lineRule="auto"/>
        <w:jc w:val="left"/>
        <w:rPr>
          <w:ins w:id="2591" w:author="Victoria Shilina" w:date="2018-10-25T16:48:00Z"/>
          <w:szCs w:val="24"/>
          <w:highlight w:val="lightGray"/>
          <w:rPrChange w:id="2592" w:author="Victoria Shilina" w:date="2018-10-25T16:50:00Z">
            <w:rPr>
              <w:ins w:id="2593" w:author="Victoria Shilina" w:date="2018-10-25T16:48:00Z"/>
            </w:rPr>
          </w:rPrChange>
        </w:rPr>
      </w:pPr>
      <w:ins w:id="2594" w:author="Victoria Shilina" w:date="2018-10-25T16:48:00Z">
        <w:r w:rsidRPr="00A20BD8">
          <w:rPr>
            <w:szCs w:val="24"/>
            <w:highlight w:val="lightGray"/>
            <w:rPrChange w:id="2595" w:author="Victoria Shilina" w:date="2018-10-25T16:50:00Z">
              <w:rPr/>
            </w:rPrChange>
          </w:rPr>
          <w:t xml:space="preserve">если </w:t>
        </w:r>
      </w:ins>
      <w:r>
        <w:rPr>
          <w:szCs w:val="24"/>
          <w:highlight w:val="lightGray"/>
          <w:lang w:val="en-US"/>
        </w:rPr>
        <w:t>ZV</w:t>
      </w:r>
      <w:ins w:id="2596" w:author="Victoria Shilina" w:date="2018-10-25T16:48:00Z">
        <w:r w:rsidRPr="00A20BD8">
          <w:rPr>
            <w:szCs w:val="24"/>
            <w:highlight w:val="lightGray"/>
            <w:rPrChange w:id="2597" w:author="Victoria Shilina" w:date="2018-10-25T16:50:00Z">
              <w:rPr/>
            </w:rPrChange>
          </w:rPr>
          <w:t xml:space="preserve"> </w:t>
        </w:r>
      </w:ins>
      <w:r>
        <w:rPr>
          <w:szCs w:val="24"/>
          <w:highlight w:val="lightGray"/>
        </w:rPr>
        <w:t>нет свободных ячеек</w:t>
      </w:r>
      <w:ins w:id="2598" w:author="Victoria Shilina" w:date="2018-10-25T16:48:00Z">
        <w:r w:rsidRPr="00A20BD8">
          <w:rPr>
            <w:szCs w:val="24"/>
            <w:highlight w:val="lightGray"/>
            <w:rPrChange w:id="2599" w:author="Victoria Shilina" w:date="2018-10-25T16:50:00Z">
              <w:rPr/>
            </w:rPrChange>
          </w:rPr>
          <w:t xml:space="preserve"> -&gt; размещение в </w:t>
        </w:r>
      </w:ins>
      <w:r>
        <w:rPr>
          <w:szCs w:val="24"/>
          <w:highlight w:val="lightGray"/>
        </w:rPr>
        <w:t xml:space="preserve">безразмерную ячейку в </w:t>
      </w:r>
      <w:ins w:id="2600" w:author="Victoria Shilina" w:date="2018-10-25T16:48:00Z">
        <w:r w:rsidRPr="00A20BD8">
          <w:rPr>
            <w:szCs w:val="24"/>
            <w:highlight w:val="lightGray"/>
            <w:lang w:val="en-US"/>
            <w:rPrChange w:id="2601" w:author="Victoria Shilina" w:date="2018-10-25T16:50:00Z">
              <w:rPr>
                <w:lang w:val="en-US"/>
              </w:rPr>
            </w:rPrChange>
          </w:rPr>
          <w:t>P</w:t>
        </w:r>
        <w:r w:rsidRPr="00A20BD8">
          <w:rPr>
            <w:szCs w:val="24"/>
            <w:highlight w:val="lightGray"/>
            <w:rPrChange w:id="2602" w:author="Victoria Shilina" w:date="2018-10-25T16:50:00Z">
              <w:rPr/>
            </w:rPrChange>
          </w:rPr>
          <w:t>1</w:t>
        </w:r>
      </w:ins>
    </w:p>
    <w:p w14:paraId="09B8D942" w14:textId="29922B14" w:rsidR="00054712" w:rsidRDefault="00054712">
      <w:pPr>
        <w:rPr>
          <w:ins w:id="2603" w:author="Victoria Shilina" w:date="2018-10-25T16:49:00Z"/>
        </w:rPr>
        <w:pPrChange w:id="2604" w:author="cc-sed63" w:date="2018-08-30T15:08:00Z">
          <w:pPr>
            <w:pStyle w:val="2"/>
          </w:pPr>
        </w:pPrChange>
      </w:pPr>
    </w:p>
    <w:p w14:paraId="678B69B7" w14:textId="5975B80F" w:rsidR="00054712" w:rsidRPr="00054712" w:rsidRDefault="00054712">
      <w:pPr>
        <w:pStyle w:val="2"/>
        <w:rPr>
          <w:ins w:id="2605" w:author="cc-sed63" w:date="2018-08-30T15:08:00Z"/>
        </w:rPr>
      </w:pPr>
      <w:bookmarkStart w:id="2606" w:name="_Размещение_товара_с"/>
      <w:bookmarkStart w:id="2607" w:name="_Toc529192755"/>
      <w:bookmarkEnd w:id="2606"/>
      <w:proofErr w:type="spellStart"/>
      <w:ins w:id="2608" w:author="Victoria Shilina" w:date="2018-10-25T16:49:00Z">
        <w:r w:rsidRPr="00054712">
          <w:rPr>
            <w:rPrChange w:id="2609" w:author="Victoria Shilina" w:date="2018-10-25T16:49:00Z">
              <w:rPr>
                <w:lang w:val="en-US"/>
              </w:rPr>
            </w:rPrChange>
          </w:rPr>
          <w:lastRenderedPageBreak/>
          <w:t>Размещение</w:t>
        </w:r>
        <w:proofErr w:type="spellEnd"/>
        <w:r w:rsidRPr="00054712">
          <w:rPr>
            <w:rPrChange w:id="2610" w:author="Victoria Shilina" w:date="2018-10-25T16:49:00Z">
              <w:rPr>
                <w:lang w:val="en-US"/>
              </w:rPr>
            </w:rPrChange>
          </w:rPr>
          <w:t xml:space="preserve"> </w:t>
        </w:r>
      </w:ins>
      <w:r w:rsidR="00576C59">
        <w:rPr>
          <w:lang w:val="ru-RU"/>
        </w:rPr>
        <w:t>грузов</w:t>
      </w:r>
      <w:ins w:id="2611" w:author="Victoria Shilina" w:date="2018-10-25T16:49:00Z">
        <w:r w:rsidRPr="00054712">
          <w:rPr>
            <w:rPrChange w:id="2612" w:author="Victoria Shilina" w:date="2018-10-25T16:49:00Z">
              <w:rPr>
                <w:lang w:val="en-US"/>
              </w:rPr>
            </w:rPrChange>
          </w:rPr>
          <w:t xml:space="preserve"> </w:t>
        </w:r>
      </w:ins>
      <w:r w:rsidR="00AB29FF">
        <w:rPr>
          <w:lang w:val="ru-RU"/>
        </w:rPr>
        <w:t xml:space="preserve">в </w:t>
      </w:r>
      <w:r w:rsidR="00576C59">
        <w:rPr>
          <w:lang w:val="ru-RU"/>
        </w:rPr>
        <w:t>зон</w:t>
      </w:r>
      <w:r w:rsidR="00AB29FF">
        <w:rPr>
          <w:lang w:val="ru-RU"/>
        </w:rPr>
        <w:t>е</w:t>
      </w:r>
      <w:ins w:id="2613" w:author="Victoria Shilina" w:date="2018-10-25T16:49:00Z">
        <w:r w:rsidRPr="00054712">
          <w:rPr>
            <w:rPrChange w:id="2614" w:author="Victoria Shilina" w:date="2018-10-25T16:49:00Z">
              <w:rPr>
                <w:lang w:val="en-US"/>
              </w:rPr>
            </w:rPrChange>
          </w:rPr>
          <w:t xml:space="preserve"> </w:t>
        </w:r>
        <w:r w:rsidRPr="00054712">
          <w:rPr>
            <w:lang w:val="en-US"/>
          </w:rPr>
          <w:t>CNCS</w:t>
        </w:r>
      </w:ins>
      <w:bookmarkEnd w:id="2607"/>
    </w:p>
    <w:p w14:paraId="30D08288" w14:textId="557D3391" w:rsidR="00576C59" w:rsidRDefault="0030449D" w:rsidP="0030449D">
      <w:pPr>
        <w:ind w:firstLine="708"/>
        <w:rPr>
          <w:highlight w:val="lightGray"/>
          <w:lang w:eastAsia="x-none"/>
        </w:rPr>
      </w:pPr>
      <w:r w:rsidRPr="0047745D">
        <w:rPr>
          <w:highlight w:val="lightGray"/>
          <w:lang w:eastAsia="x-none"/>
        </w:rPr>
        <w:t>Грузы в данную зону поступают</w:t>
      </w:r>
      <w:r w:rsidR="00576C59">
        <w:rPr>
          <w:highlight w:val="lightGray"/>
          <w:lang w:eastAsia="x-none"/>
        </w:rPr>
        <w:t xml:space="preserve"> автоматически </w:t>
      </w:r>
      <w:r w:rsidR="00CA271B">
        <w:rPr>
          <w:highlight w:val="lightGray"/>
          <w:lang w:eastAsia="x-none"/>
        </w:rPr>
        <w:t>при прохождении</w:t>
      </w:r>
      <w:r w:rsidR="00576C59">
        <w:rPr>
          <w:highlight w:val="lightGray"/>
          <w:lang w:eastAsia="x-none"/>
        </w:rPr>
        <w:t xml:space="preserve"> ТПР№3:</w:t>
      </w:r>
    </w:p>
    <w:p w14:paraId="619A18C0" w14:textId="31038AF0" w:rsidR="00576C59" w:rsidRDefault="00576C59" w:rsidP="00576C59">
      <w:pPr>
        <w:pStyle w:val="afff1"/>
        <w:numPr>
          <w:ilvl w:val="0"/>
          <w:numId w:val="118"/>
        </w:numPr>
        <w:rPr>
          <w:highlight w:val="lightGray"/>
          <w:lang w:eastAsia="x-none"/>
        </w:rPr>
      </w:pPr>
      <w:r>
        <w:rPr>
          <w:highlight w:val="lightGray"/>
          <w:lang w:eastAsia="x-none"/>
        </w:rPr>
        <w:t>статус «Поврежден»</w:t>
      </w:r>
      <w:r w:rsidR="0030449D" w:rsidRPr="00576C59">
        <w:rPr>
          <w:highlight w:val="lightGray"/>
          <w:lang w:eastAsia="x-none"/>
        </w:rPr>
        <w:t xml:space="preserve"> </w:t>
      </w:r>
      <w:r>
        <w:rPr>
          <w:highlight w:val="lightGray"/>
          <w:lang w:eastAsia="x-none"/>
        </w:rPr>
        <w:t>-</w:t>
      </w:r>
      <w:r w:rsidRPr="00576C59">
        <w:rPr>
          <w:highlight w:val="lightGray"/>
          <w:lang w:eastAsia="x-none"/>
        </w:rPr>
        <w:t xml:space="preserve">&gt; </w:t>
      </w:r>
      <w:r>
        <w:rPr>
          <w:highlight w:val="lightGray"/>
          <w:lang w:eastAsia="x-none"/>
        </w:rPr>
        <w:t>автоматически меняет статус на «Ожидает»</w:t>
      </w:r>
    </w:p>
    <w:p w14:paraId="5AAAD488" w14:textId="5853C0CE" w:rsidR="00576C59" w:rsidRDefault="00576C59" w:rsidP="00576C59">
      <w:pPr>
        <w:pStyle w:val="afff1"/>
        <w:numPr>
          <w:ilvl w:val="0"/>
          <w:numId w:val="118"/>
        </w:numPr>
        <w:rPr>
          <w:highlight w:val="lightGray"/>
          <w:lang w:eastAsia="x-none"/>
        </w:rPr>
      </w:pPr>
      <w:r>
        <w:rPr>
          <w:highlight w:val="lightGray"/>
          <w:lang w:eastAsia="x-none"/>
        </w:rPr>
        <w:t>статус «Отобран»</w:t>
      </w:r>
      <w:r w:rsidR="00F45A92">
        <w:rPr>
          <w:highlight w:val="lightGray"/>
          <w:lang w:eastAsia="x-none"/>
        </w:rPr>
        <w:t xml:space="preserve"> и</w:t>
      </w:r>
      <w:r w:rsidR="001C3D1C">
        <w:rPr>
          <w:highlight w:val="lightGray"/>
          <w:lang w:eastAsia="x-none"/>
        </w:rPr>
        <w:t xml:space="preserve"> весовой контроль </w:t>
      </w:r>
      <w:r w:rsidR="00F45A92">
        <w:rPr>
          <w:highlight w:val="lightGray"/>
          <w:lang w:eastAsia="x-none"/>
        </w:rPr>
        <w:t>«</w:t>
      </w:r>
      <w:r w:rsidR="001C3D1C">
        <w:rPr>
          <w:highlight w:val="lightGray"/>
          <w:lang w:eastAsia="x-none"/>
        </w:rPr>
        <w:t>не успешен</w:t>
      </w:r>
      <w:r w:rsidR="00F45A92">
        <w:rPr>
          <w:highlight w:val="lightGray"/>
          <w:lang w:eastAsia="x-none"/>
        </w:rPr>
        <w:t>»</w:t>
      </w:r>
      <w:r w:rsidR="001C3D1C">
        <w:rPr>
          <w:highlight w:val="lightGray"/>
          <w:lang w:eastAsia="x-none"/>
        </w:rPr>
        <w:t xml:space="preserve"> -</w:t>
      </w:r>
      <w:r w:rsidR="001C3D1C" w:rsidRPr="00576C59">
        <w:rPr>
          <w:highlight w:val="lightGray"/>
          <w:lang w:eastAsia="x-none"/>
        </w:rPr>
        <w:t>&gt;</w:t>
      </w:r>
      <w:r w:rsidR="001C3D1C">
        <w:rPr>
          <w:highlight w:val="lightGray"/>
          <w:lang w:eastAsia="x-none"/>
        </w:rPr>
        <w:t xml:space="preserve"> автоматически меняет статус на «Проблема» </w:t>
      </w:r>
    </w:p>
    <w:p w14:paraId="3501FCF7" w14:textId="71ECB52D" w:rsidR="00AC3364" w:rsidRPr="001C3D1C" w:rsidRDefault="001C3D1C" w:rsidP="001C3D1C">
      <w:pPr>
        <w:rPr>
          <w:highlight w:val="lightGray"/>
          <w:lang w:eastAsia="x-none"/>
        </w:rPr>
      </w:pPr>
      <w:r>
        <w:rPr>
          <w:highlight w:val="lightGray"/>
          <w:lang w:eastAsia="x-none"/>
        </w:rPr>
        <w:t xml:space="preserve">Порядок </w:t>
      </w:r>
      <w:r w:rsidR="0030449D" w:rsidRPr="001C3D1C">
        <w:rPr>
          <w:highlight w:val="lightGray"/>
          <w:lang w:eastAsia="x-none"/>
        </w:rPr>
        <w:t xml:space="preserve">обработки </w:t>
      </w:r>
      <w:r w:rsidR="00F45A92">
        <w:rPr>
          <w:highlight w:val="lightGray"/>
          <w:lang w:eastAsia="x-none"/>
        </w:rPr>
        <w:t xml:space="preserve">таких Грузов </w:t>
      </w:r>
      <w:r w:rsidR="0030449D" w:rsidRPr="001C3D1C">
        <w:rPr>
          <w:highlight w:val="lightGray"/>
          <w:lang w:eastAsia="x-none"/>
        </w:rPr>
        <w:t xml:space="preserve">ответственным менеджером </w:t>
      </w:r>
      <w:r>
        <w:rPr>
          <w:highlight w:val="lightGray"/>
          <w:lang w:eastAsia="x-none"/>
        </w:rPr>
        <w:t xml:space="preserve">описан в </w:t>
      </w:r>
      <w:hyperlink w:anchor="_Работа_с_проблемным" w:history="1">
        <w:r w:rsidR="00881394" w:rsidRPr="001C3D1C">
          <w:rPr>
            <w:rStyle w:val="a5"/>
            <w:highlight w:val="lightGray"/>
            <w:lang w:eastAsia="x-none"/>
          </w:rPr>
          <w:t>п.10. «Работа с проблемным товаром»</w:t>
        </w:r>
      </w:hyperlink>
      <w:r w:rsidR="00881394" w:rsidRPr="001C3D1C">
        <w:rPr>
          <w:highlight w:val="lightGray"/>
          <w:lang w:eastAsia="x-none"/>
        </w:rPr>
        <w:t>).</w:t>
      </w:r>
    </w:p>
    <w:p w14:paraId="7854A9D0" w14:textId="31D8077E" w:rsidR="00B61025" w:rsidRPr="00B61025" w:rsidRDefault="00B61025" w:rsidP="00B61025">
      <w:pPr>
        <w:pStyle w:val="2"/>
        <w:rPr>
          <w:lang w:val="ru-RU"/>
        </w:rPr>
      </w:pPr>
      <w:bookmarkStart w:id="2615" w:name="_Правилами_размещения_грузов"/>
      <w:bookmarkStart w:id="2616" w:name="_Toc529192756"/>
      <w:bookmarkEnd w:id="2615"/>
      <w:ins w:id="2617" w:author="cc-sed63" w:date="2018-08-31T14:45:00Z">
        <w:r w:rsidRPr="00A45253">
          <w:t xml:space="preserve">Правила </w:t>
        </w:r>
        <w:proofErr w:type="spellStart"/>
        <w:r w:rsidRPr="00A45253">
          <w:t>р</w:t>
        </w:r>
        <w:r>
          <w:t>азмещения</w:t>
        </w:r>
        <w:proofErr w:type="spellEnd"/>
        <w:r>
          <w:t xml:space="preserve"> </w:t>
        </w:r>
        <w:proofErr w:type="spellStart"/>
        <w:r>
          <w:t>грузов</w:t>
        </w:r>
        <w:proofErr w:type="spellEnd"/>
        <w:r>
          <w:t xml:space="preserve"> </w:t>
        </w:r>
      </w:ins>
      <w:r>
        <w:t xml:space="preserve">в </w:t>
      </w:r>
      <w:r w:rsidR="00547B26">
        <w:rPr>
          <w:lang w:val="en-US"/>
        </w:rPr>
        <w:t>G</w:t>
      </w:r>
      <w:r w:rsidR="00547B26" w:rsidRPr="00547B26">
        <w:rPr>
          <w:lang w:val="ru-RU"/>
        </w:rPr>
        <w:t>3</w:t>
      </w:r>
      <w:bookmarkEnd w:id="2616"/>
    </w:p>
    <w:p w14:paraId="081AA8DE" w14:textId="1E9A2182" w:rsidR="00B61025" w:rsidRPr="00F829DB" w:rsidRDefault="00B61025" w:rsidP="00B61025">
      <w:pPr>
        <w:ind w:firstLine="708"/>
        <w:rPr>
          <w:highlight w:val="lightGray"/>
          <w:lang w:eastAsia="x-none"/>
        </w:rPr>
      </w:pPr>
      <w:commentRangeStart w:id="2618"/>
      <w:r w:rsidRPr="00F829DB">
        <w:rPr>
          <w:highlight w:val="lightGray"/>
          <w:lang w:eastAsia="x-none"/>
        </w:rPr>
        <w:t xml:space="preserve">Грузы </w:t>
      </w:r>
      <w:r w:rsidR="00AC4145" w:rsidRPr="00F829DB">
        <w:rPr>
          <w:highlight w:val="lightGray"/>
          <w:lang w:eastAsia="x-none"/>
        </w:rPr>
        <w:t xml:space="preserve">с статусом «Собран» </w:t>
      </w:r>
      <w:r w:rsidR="00A45253" w:rsidRPr="00F829DB">
        <w:rPr>
          <w:highlight w:val="lightGray"/>
          <w:lang w:eastAsia="x-none"/>
        </w:rPr>
        <w:t xml:space="preserve">после положительной проверки на ТПР3 </w:t>
      </w:r>
      <w:r w:rsidRPr="00F829DB">
        <w:rPr>
          <w:highlight w:val="lightGray"/>
          <w:lang w:eastAsia="x-none"/>
        </w:rPr>
        <w:t xml:space="preserve">поступают на </w:t>
      </w:r>
      <w:r w:rsidRPr="00F829DB">
        <w:rPr>
          <w:highlight w:val="lightGray"/>
          <w:lang w:val="en-US" w:eastAsia="x-none"/>
        </w:rPr>
        <w:t>RG</w:t>
      </w:r>
      <w:r w:rsidRPr="00F829DB">
        <w:rPr>
          <w:highlight w:val="lightGray"/>
          <w:lang w:eastAsia="x-none"/>
        </w:rPr>
        <w:t xml:space="preserve">3. Оператор при поступлении Лотка сканирует его и согласно правила размещения в </w:t>
      </w:r>
      <w:r w:rsidRPr="00F829DB">
        <w:rPr>
          <w:highlight w:val="lightGray"/>
          <w:lang w:val="en-US" w:eastAsia="x-none"/>
        </w:rPr>
        <w:t>G</w:t>
      </w:r>
      <w:r w:rsidRPr="00F829DB">
        <w:rPr>
          <w:highlight w:val="lightGray"/>
          <w:lang w:eastAsia="x-none"/>
        </w:rPr>
        <w:t xml:space="preserve">3 перемещает лоток в соответствующую ячейку </w:t>
      </w:r>
      <w:r w:rsidRPr="00F829DB">
        <w:rPr>
          <w:highlight w:val="lightGray"/>
          <w:lang w:val="en-US" w:eastAsia="x-none"/>
        </w:rPr>
        <w:t>G</w:t>
      </w:r>
      <w:r w:rsidRPr="00F829DB">
        <w:rPr>
          <w:highlight w:val="lightGray"/>
          <w:lang w:eastAsia="x-none"/>
        </w:rPr>
        <w:t>3.</w:t>
      </w:r>
      <w:commentRangeEnd w:id="2618"/>
      <w:r w:rsidR="008E15C3">
        <w:rPr>
          <w:rStyle w:val="aff0"/>
        </w:rPr>
        <w:commentReference w:id="2618"/>
      </w:r>
    </w:p>
    <w:p w14:paraId="00949454" w14:textId="2D17C138" w:rsidR="00547B26" w:rsidRPr="00F829DB" w:rsidRDefault="00547B26" w:rsidP="00B61025">
      <w:pPr>
        <w:ind w:firstLine="708"/>
        <w:rPr>
          <w:highlight w:val="lightGray"/>
          <w:lang w:eastAsia="x-none"/>
        </w:rPr>
      </w:pPr>
      <w:r w:rsidRPr="00F829DB">
        <w:rPr>
          <w:highlight w:val="lightGray"/>
          <w:lang w:val="en-US" w:eastAsia="x-none"/>
        </w:rPr>
        <w:t>G</w:t>
      </w:r>
      <w:r w:rsidRPr="00F829DB">
        <w:rPr>
          <w:highlight w:val="lightGray"/>
          <w:lang w:eastAsia="x-none"/>
        </w:rPr>
        <w:t>3 не имеет статичных каналов. Размещение происходит лотками.</w:t>
      </w:r>
      <w:r w:rsidR="00BA31C1" w:rsidRPr="00F829DB">
        <w:rPr>
          <w:highlight w:val="lightGray"/>
          <w:lang w:eastAsia="x-none"/>
        </w:rPr>
        <w:t xml:space="preserve"> </w:t>
      </w:r>
      <w:r w:rsidR="00A45253" w:rsidRPr="00F829DB">
        <w:rPr>
          <w:highlight w:val="lightGray"/>
          <w:lang w:eastAsia="x-none"/>
        </w:rPr>
        <w:t>По сканированию Лотка подбирается Ячейка и выдается работа.</w:t>
      </w:r>
    </w:p>
    <w:p w14:paraId="6292E70A" w14:textId="70E9E753" w:rsidR="00547B26" w:rsidRPr="00F829DB" w:rsidRDefault="00547B26" w:rsidP="00B61025">
      <w:pPr>
        <w:ind w:firstLine="708"/>
        <w:rPr>
          <w:highlight w:val="lightGray"/>
          <w:lang w:eastAsia="x-none"/>
        </w:rPr>
      </w:pPr>
      <w:r w:rsidRPr="00F829DB">
        <w:rPr>
          <w:highlight w:val="lightGray"/>
          <w:lang w:eastAsia="x-none"/>
        </w:rPr>
        <w:t xml:space="preserve">Задача зоны </w:t>
      </w:r>
      <w:r w:rsidRPr="00F829DB">
        <w:rPr>
          <w:highlight w:val="lightGray"/>
          <w:lang w:val="en-US" w:eastAsia="x-none"/>
        </w:rPr>
        <w:t>G</w:t>
      </w:r>
      <w:r w:rsidRPr="00F829DB">
        <w:rPr>
          <w:highlight w:val="lightGray"/>
          <w:lang w:eastAsia="x-none"/>
        </w:rPr>
        <w:t>3 групп</w:t>
      </w:r>
      <w:r w:rsidR="00075814" w:rsidRPr="00F829DB">
        <w:rPr>
          <w:highlight w:val="lightGray"/>
          <w:lang w:eastAsia="x-none"/>
        </w:rPr>
        <w:t>ировать Грузы по принципу один З</w:t>
      </w:r>
      <w:r w:rsidRPr="00F829DB">
        <w:rPr>
          <w:highlight w:val="lightGray"/>
          <w:lang w:eastAsia="x-none"/>
        </w:rPr>
        <w:t>аказ-</w:t>
      </w:r>
      <w:commentRangeStart w:id="2619"/>
      <w:r w:rsidRPr="00F829DB">
        <w:rPr>
          <w:highlight w:val="lightGray"/>
          <w:lang w:eastAsia="x-none"/>
        </w:rPr>
        <w:t xml:space="preserve">один </w:t>
      </w:r>
      <w:r w:rsidR="00075814" w:rsidRPr="00F829DB">
        <w:rPr>
          <w:highlight w:val="lightGray"/>
          <w:lang w:eastAsia="x-none"/>
        </w:rPr>
        <w:t>Артикул</w:t>
      </w:r>
      <w:commentRangeEnd w:id="2619"/>
      <w:r w:rsidR="002C6D16">
        <w:rPr>
          <w:rStyle w:val="aff0"/>
        </w:rPr>
        <w:commentReference w:id="2619"/>
      </w:r>
      <w:r w:rsidR="00075814" w:rsidRPr="00F829DB">
        <w:rPr>
          <w:highlight w:val="lightGray"/>
          <w:lang w:eastAsia="x-none"/>
        </w:rPr>
        <w:t>-одна Я</w:t>
      </w:r>
      <w:r w:rsidRPr="00F829DB">
        <w:rPr>
          <w:highlight w:val="lightGray"/>
          <w:lang w:eastAsia="x-none"/>
        </w:rPr>
        <w:t xml:space="preserve">чейка для того чтобы далее в зоне Упаковки и Маркировки максимально быстро проводить оклейку Товара с минимальным количеством операций по перенастраиванию </w:t>
      </w:r>
      <w:proofErr w:type="spellStart"/>
      <w:r w:rsidRPr="00F829DB">
        <w:rPr>
          <w:highlight w:val="lightGray"/>
          <w:lang w:eastAsia="x-none"/>
        </w:rPr>
        <w:t>Бицерб</w:t>
      </w:r>
      <w:proofErr w:type="spellEnd"/>
      <w:r w:rsidRPr="00F829DB">
        <w:rPr>
          <w:highlight w:val="lightGray"/>
          <w:lang w:eastAsia="x-none"/>
        </w:rPr>
        <w:t>.</w:t>
      </w:r>
    </w:p>
    <w:p w14:paraId="0526F0A8" w14:textId="1E3048C1" w:rsidR="00B61025" w:rsidRPr="00F829DB" w:rsidRDefault="00B61025" w:rsidP="00B61025">
      <w:pPr>
        <w:ind w:firstLine="708"/>
        <w:rPr>
          <w:highlight w:val="lightGray"/>
          <w:lang w:eastAsia="x-none"/>
        </w:rPr>
      </w:pPr>
      <w:commentRangeStart w:id="2620"/>
      <w:r w:rsidRPr="00F829DB">
        <w:rPr>
          <w:highlight w:val="lightGray"/>
          <w:lang w:eastAsia="x-none"/>
        </w:rPr>
        <w:t>Правило размещения</w:t>
      </w:r>
      <w:r w:rsidR="007438F5" w:rsidRPr="00F829DB">
        <w:rPr>
          <w:highlight w:val="lightGray"/>
          <w:lang w:eastAsia="x-none"/>
        </w:rPr>
        <w:t xml:space="preserve"> для заказов с логикой </w:t>
      </w:r>
      <w:r w:rsidR="00F829DB" w:rsidRPr="00F829DB">
        <w:rPr>
          <w:highlight w:val="lightGray"/>
          <w:lang w:eastAsia="x-none"/>
        </w:rPr>
        <w:t>«Максимальное количество деталей = 1»</w:t>
      </w:r>
      <w:r w:rsidRPr="00F829DB">
        <w:rPr>
          <w:highlight w:val="lightGray"/>
          <w:lang w:eastAsia="x-none"/>
        </w:rPr>
        <w:t>:</w:t>
      </w:r>
      <w:commentRangeEnd w:id="2620"/>
      <w:r w:rsidR="002C6D16">
        <w:rPr>
          <w:rStyle w:val="aff0"/>
        </w:rPr>
        <w:commentReference w:id="2620"/>
      </w:r>
    </w:p>
    <w:p w14:paraId="5704AF3A" w14:textId="20F2B00D" w:rsidR="00B61025" w:rsidRPr="00F829DB" w:rsidRDefault="00547B26" w:rsidP="00B61025">
      <w:pPr>
        <w:pStyle w:val="afff1"/>
        <w:numPr>
          <w:ilvl w:val="0"/>
          <w:numId w:val="80"/>
        </w:numPr>
        <w:rPr>
          <w:highlight w:val="lightGray"/>
          <w:lang w:eastAsia="x-none"/>
        </w:rPr>
      </w:pPr>
      <w:r w:rsidRPr="00F829DB">
        <w:rPr>
          <w:highlight w:val="lightGray"/>
          <w:lang w:eastAsia="x-none"/>
        </w:rPr>
        <w:t xml:space="preserve">Сканируем </w:t>
      </w:r>
      <w:r w:rsidR="007A1E7F" w:rsidRPr="00F829DB">
        <w:rPr>
          <w:highlight w:val="lightGray"/>
          <w:lang w:eastAsia="x-none"/>
        </w:rPr>
        <w:t xml:space="preserve">Лоток с </w:t>
      </w:r>
      <w:r w:rsidR="007A1E7F" w:rsidRPr="00F829DB">
        <w:rPr>
          <w:highlight w:val="lightGray"/>
          <w:lang w:val="en-US" w:eastAsia="x-none"/>
        </w:rPr>
        <w:t>RG3</w:t>
      </w:r>
    </w:p>
    <w:p w14:paraId="0B9D568F" w14:textId="6541D270" w:rsidR="005858C6" w:rsidRPr="00F829DB" w:rsidRDefault="00B27BCA" w:rsidP="005858C6">
      <w:pPr>
        <w:pStyle w:val="afff1"/>
        <w:numPr>
          <w:ilvl w:val="0"/>
          <w:numId w:val="80"/>
        </w:numPr>
        <w:rPr>
          <w:highlight w:val="lightGray"/>
          <w:lang w:eastAsia="x-none"/>
        </w:rPr>
      </w:pPr>
      <w:r w:rsidRPr="00F829DB">
        <w:rPr>
          <w:highlight w:val="lightGray"/>
          <w:lang w:eastAsia="x-none"/>
        </w:rPr>
        <w:t xml:space="preserve">Есть с таким Заказ-Артикул </w:t>
      </w:r>
      <w:r w:rsidR="00075814" w:rsidRPr="00F829DB">
        <w:rPr>
          <w:highlight w:val="lightGray"/>
          <w:lang w:eastAsia="x-none"/>
        </w:rPr>
        <w:t xml:space="preserve">доступная </w:t>
      </w:r>
      <w:r w:rsidR="00370877" w:rsidRPr="00F829DB">
        <w:rPr>
          <w:highlight w:val="lightGray"/>
          <w:lang w:eastAsia="x-none"/>
        </w:rPr>
        <w:t>Ячейка</w:t>
      </w:r>
      <w:r w:rsidR="008D64A2" w:rsidRPr="00F829DB">
        <w:rPr>
          <w:highlight w:val="lightGray"/>
          <w:lang w:eastAsia="x-none"/>
        </w:rPr>
        <w:t xml:space="preserve"> </w:t>
      </w:r>
      <w:commentRangeStart w:id="2621"/>
      <w:r w:rsidR="008D64A2" w:rsidRPr="00F829DB">
        <w:rPr>
          <w:highlight w:val="lightGray"/>
          <w:lang w:eastAsia="x-none"/>
        </w:rPr>
        <w:t>(не заполнена)</w:t>
      </w:r>
      <w:r w:rsidRPr="00F829DB">
        <w:rPr>
          <w:highlight w:val="lightGray"/>
          <w:lang w:eastAsia="x-none"/>
        </w:rPr>
        <w:t>?</w:t>
      </w:r>
      <w:r w:rsidR="005858C6" w:rsidRPr="00F829DB">
        <w:rPr>
          <w:highlight w:val="lightGray"/>
          <w:lang w:eastAsia="x-none"/>
        </w:rPr>
        <w:t xml:space="preserve"> </w:t>
      </w:r>
      <w:commentRangeEnd w:id="2621"/>
      <w:r w:rsidR="007438F5" w:rsidRPr="00F829DB">
        <w:rPr>
          <w:rStyle w:val="aff0"/>
          <w:rFonts w:eastAsia="Times New Roman"/>
          <w:highlight w:val="lightGray"/>
          <w:lang w:eastAsia="ru-RU"/>
        </w:rPr>
        <w:commentReference w:id="2621"/>
      </w:r>
    </w:p>
    <w:p w14:paraId="67E2A6D0" w14:textId="5E8EF9BE" w:rsidR="00B27BCA" w:rsidRPr="00F829DB" w:rsidRDefault="008D64A2" w:rsidP="005858C6">
      <w:pPr>
        <w:pStyle w:val="afff1"/>
        <w:numPr>
          <w:ilvl w:val="1"/>
          <w:numId w:val="80"/>
        </w:numPr>
        <w:rPr>
          <w:highlight w:val="lightGray"/>
          <w:lang w:eastAsia="x-none"/>
        </w:rPr>
      </w:pPr>
      <w:r w:rsidRPr="00F829DB">
        <w:rPr>
          <w:highlight w:val="lightGray"/>
          <w:lang w:eastAsia="x-none"/>
        </w:rPr>
        <w:t>Да - п</w:t>
      </w:r>
      <w:r w:rsidR="00950113" w:rsidRPr="00F829DB">
        <w:rPr>
          <w:highlight w:val="lightGray"/>
          <w:lang w:eastAsia="x-none"/>
        </w:rPr>
        <w:t>ровести размещение +1</w:t>
      </w:r>
      <w:r w:rsidRPr="00F829DB">
        <w:rPr>
          <w:highlight w:val="lightGray"/>
          <w:lang w:eastAsia="x-none"/>
        </w:rPr>
        <w:t xml:space="preserve"> в Ячейку,</w:t>
      </w:r>
      <w:r w:rsidR="00950113" w:rsidRPr="00F829DB">
        <w:rPr>
          <w:highlight w:val="lightGray"/>
          <w:lang w:eastAsia="x-none"/>
        </w:rPr>
        <w:t xml:space="preserve"> </w:t>
      </w:r>
      <w:commentRangeStart w:id="2622"/>
      <w:r w:rsidR="00950113" w:rsidRPr="00F829DB">
        <w:rPr>
          <w:highlight w:val="lightGray"/>
          <w:lang w:eastAsia="x-none"/>
        </w:rPr>
        <w:t>груз получает статус «Готов к комплектации»</w:t>
      </w:r>
      <w:commentRangeEnd w:id="2622"/>
      <w:r w:rsidR="008E15C3">
        <w:rPr>
          <w:rStyle w:val="aff0"/>
          <w:rFonts w:eastAsia="Times New Roman"/>
          <w:lang w:eastAsia="ru-RU"/>
        </w:rPr>
        <w:commentReference w:id="2622"/>
      </w:r>
      <w:r w:rsidR="00950113" w:rsidRPr="00F829DB">
        <w:rPr>
          <w:highlight w:val="lightGray"/>
          <w:lang w:eastAsia="x-none"/>
        </w:rPr>
        <w:t>, перейти к п.1</w:t>
      </w:r>
    </w:p>
    <w:p w14:paraId="59741A2C" w14:textId="635EDB08" w:rsidR="00950113" w:rsidRPr="00F829DB" w:rsidRDefault="00950113" w:rsidP="005858C6">
      <w:pPr>
        <w:pStyle w:val="afff1"/>
        <w:numPr>
          <w:ilvl w:val="1"/>
          <w:numId w:val="80"/>
        </w:numPr>
        <w:rPr>
          <w:highlight w:val="lightGray"/>
          <w:lang w:eastAsia="x-none"/>
        </w:rPr>
      </w:pPr>
      <w:r w:rsidRPr="00F829DB">
        <w:rPr>
          <w:highlight w:val="lightGray"/>
          <w:lang w:eastAsia="x-none"/>
        </w:rPr>
        <w:t>Иначе перейти к п.3</w:t>
      </w:r>
    </w:p>
    <w:p w14:paraId="1EBFEDD0" w14:textId="34FCA1D0" w:rsidR="007A1E7F" w:rsidRPr="00F829DB" w:rsidRDefault="00950113" w:rsidP="005858C6">
      <w:pPr>
        <w:pStyle w:val="afff1"/>
        <w:numPr>
          <w:ilvl w:val="0"/>
          <w:numId w:val="80"/>
        </w:numPr>
        <w:rPr>
          <w:highlight w:val="lightGray"/>
          <w:lang w:eastAsia="x-none"/>
        </w:rPr>
      </w:pPr>
      <w:commentRangeStart w:id="2623"/>
      <w:r w:rsidRPr="00F829DB">
        <w:rPr>
          <w:highlight w:val="lightGray"/>
          <w:lang w:eastAsia="x-none"/>
        </w:rPr>
        <w:t>Выделить новую Ячейку</w:t>
      </w:r>
      <w:commentRangeEnd w:id="2623"/>
      <w:r w:rsidR="002C6D16">
        <w:rPr>
          <w:rStyle w:val="aff0"/>
          <w:rFonts w:eastAsia="Times New Roman"/>
          <w:lang w:eastAsia="ru-RU"/>
        </w:rPr>
        <w:commentReference w:id="2623"/>
      </w:r>
    </w:p>
    <w:p w14:paraId="428E931B" w14:textId="73E43C86" w:rsidR="00950113" w:rsidRPr="00F829DB" w:rsidRDefault="00950113" w:rsidP="00950113">
      <w:pPr>
        <w:pStyle w:val="afff1"/>
        <w:numPr>
          <w:ilvl w:val="1"/>
          <w:numId w:val="80"/>
        </w:numPr>
        <w:rPr>
          <w:highlight w:val="lightGray"/>
          <w:lang w:eastAsia="x-none"/>
        </w:rPr>
      </w:pPr>
      <w:r w:rsidRPr="00F829DB">
        <w:rPr>
          <w:highlight w:val="lightGray"/>
          <w:lang w:eastAsia="x-none"/>
        </w:rPr>
        <w:t xml:space="preserve">Успешно – перейти в п.2.1. </w:t>
      </w:r>
    </w:p>
    <w:p w14:paraId="5AD87C42" w14:textId="332C2155" w:rsidR="00950113" w:rsidRPr="00F829DB" w:rsidRDefault="00950113" w:rsidP="00950113">
      <w:pPr>
        <w:pStyle w:val="afff1"/>
        <w:numPr>
          <w:ilvl w:val="1"/>
          <w:numId w:val="80"/>
        </w:numPr>
        <w:rPr>
          <w:highlight w:val="lightGray"/>
          <w:lang w:eastAsia="x-none"/>
        </w:rPr>
      </w:pPr>
      <w:r w:rsidRPr="00F829DB">
        <w:rPr>
          <w:highlight w:val="lightGray"/>
          <w:lang w:eastAsia="x-none"/>
        </w:rPr>
        <w:t xml:space="preserve">Не успешно </w:t>
      </w:r>
      <w:r w:rsidR="00B64D65" w:rsidRPr="00F829DB">
        <w:rPr>
          <w:highlight w:val="lightGray"/>
          <w:lang w:eastAsia="x-none"/>
        </w:rPr>
        <w:t>– Груз ожидает</w:t>
      </w:r>
      <w:r w:rsidRPr="00F829DB">
        <w:rPr>
          <w:highlight w:val="lightGray"/>
          <w:lang w:eastAsia="x-none"/>
        </w:rPr>
        <w:t xml:space="preserve"> на </w:t>
      </w:r>
      <w:r w:rsidRPr="00F829DB">
        <w:rPr>
          <w:highlight w:val="lightGray"/>
          <w:lang w:val="en-US" w:eastAsia="x-none"/>
        </w:rPr>
        <w:t>RG</w:t>
      </w:r>
      <w:r w:rsidRPr="00F829DB">
        <w:rPr>
          <w:highlight w:val="lightGray"/>
          <w:lang w:eastAsia="x-none"/>
        </w:rPr>
        <w:t>3</w:t>
      </w:r>
      <w:r w:rsidR="003A78CE" w:rsidRPr="00F829DB">
        <w:rPr>
          <w:highlight w:val="lightGray"/>
          <w:lang w:eastAsia="x-none"/>
        </w:rPr>
        <w:t xml:space="preserve"> без задания</w:t>
      </w:r>
      <w:r w:rsidRPr="00F829DB">
        <w:rPr>
          <w:highlight w:val="lightGray"/>
          <w:lang w:eastAsia="x-none"/>
        </w:rPr>
        <w:t>, перейти к п.1</w:t>
      </w:r>
    </w:p>
    <w:p w14:paraId="5BB87606" w14:textId="2A46C359" w:rsidR="00F829DB" w:rsidRPr="00F829DB" w:rsidRDefault="00F829DB" w:rsidP="00F829DB">
      <w:pPr>
        <w:ind w:firstLine="708"/>
        <w:rPr>
          <w:highlight w:val="lightGray"/>
          <w:lang w:eastAsia="x-none"/>
        </w:rPr>
      </w:pPr>
      <w:commentRangeStart w:id="2624"/>
      <w:r w:rsidRPr="00F829DB">
        <w:rPr>
          <w:highlight w:val="lightGray"/>
          <w:lang w:eastAsia="x-none"/>
        </w:rPr>
        <w:t>Правило размещения для заказов без логики «Максимальное количество деталей = 1»:</w:t>
      </w:r>
      <w:commentRangeEnd w:id="2624"/>
      <w:r w:rsidR="002C6D16">
        <w:rPr>
          <w:rStyle w:val="aff0"/>
        </w:rPr>
        <w:commentReference w:id="2624"/>
      </w:r>
    </w:p>
    <w:p w14:paraId="4E94B073" w14:textId="77777777" w:rsidR="00F829DB" w:rsidRPr="00F829DB" w:rsidRDefault="00F829DB" w:rsidP="00F829DB">
      <w:pPr>
        <w:pStyle w:val="afff1"/>
        <w:numPr>
          <w:ilvl w:val="0"/>
          <w:numId w:val="80"/>
        </w:numPr>
        <w:rPr>
          <w:highlight w:val="lightGray"/>
          <w:lang w:eastAsia="x-none"/>
        </w:rPr>
      </w:pPr>
      <w:r w:rsidRPr="00F829DB">
        <w:rPr>
          <w:highlight w:val="lightGray"/>
          <w:lang w:eastAsia="x-none"/>
        </w:rPr>
        <w:t xml:space="preserve">Сканируем Лоток с </w:t>
      </w:r>
      <w:r w:rsidRPr="00F829DB">
        <w:rPr>
          <w:highlight w:val="lightGray"/>
          <w:lang w:val="en-US" w:eastAsia="x-none"/>
        </w:rPr>
        <w:t>RG3</w:t>
      </w:r>
    </w:p>
    <w:p w14:paraId="394217AD" w14:textId="41129307" w:rsidR="00F829DB" w:rsidRPr="00F829DB" w:rsidRDefault="00F829DB" w:rsidP="00F829DB">
      <w:pPr>
        <w:pStyle w:val="afff1"/>
        <w:numPr>
          <w:ilvl w:val="0"/>
          <w:numId w:val="80"/>
        </w:numPr>
        <w:rPr>
          <w:highlight w:val="lightGray"/>
          <w:lang w:eastAsia="x-none"/>
        </w:rPr>
      </w:pPr>
      <w:r w:rsidRPr="00F829DB">
        <w:rPr>
          <w:highlight w:val="lightGray"/>
          <w:lang w:eastAsia="x-none"/>
        </w:rPr>
        <w:t xml:space="preserve">Есть с таким Заказ доступная Ячейка (не заполнена)? </w:t>
      </w:r>
    </w:p>
    <w:p w14:paraId="379310E7" w14:textId="77777777" w:rsidR="00F829DB" w:rsidRPr="00F829DB" w:rsidRDefault="00F829DB" w:rsidP="00F829DB">
      <w:pPr>
        <w:pStyle w:val="afff1"/>
        <w:numPr>
          <w:ilvl w:val="1"/>
          <w:numId w:val="80"/>
        </w:numPr>
        <w:rPr>
          <w:highlight w:val="lightGray"/>
          <w:lang w:eastAsia="x-none"/>
        </w:rPr>
      </w:pPr>
      <w:r w:rsidRPr="00F829DB">
        <w:rPr>
          <w:highlight w:val="lightGray"/>
          <w:lang w:eastAsia="x-none"/>
        </w:rPr>
        <w:t>Да - провести размещение +1 в Ячейку, груз получает статус «Готов к комплектации», перейти к п.1</w:t>
      </w:r>
    </w:p>
    <w:p w14:paraId="1FFC4B95" w14:textId="77777777" w:rsidR="00F829DB" w:rsidRPr="00F829DB" w:rsidRDefault="00F829DB" w:rsidP="00F829DB">
      <w:pPr>
        <w:pStyle w:val="afff1"/>
        <w:numPr>
          <w:ilvl w:val="1"/>
          <w:numId w:val="80"/>
        </w:numPr>
        <w:rPr>
          <w:highlight w:val="lightGray"/>
          <w:lang w:eastAsia="x-none"/>
        </w:rPr>
      </w:pPr>
      <w:r w:rsidRPr="00F829DB">
        <w:rPr>
          <w:highlight w:val="lightGray"/>
          <w:lang w:eastAsia="x-none"/>
        </w:rPr>
        <w:t>Иначе перейти к п.3</w:t>
      </w:r>
    </w:p>
    <w:p w14:paraId="2CEC488E" w14:textId="77777777" w:rsidR="00F829DB" w:rsidRPr="00F829DB" w:rsidRDefault="00F829DB" w:rsidP="00F829DB">
      <w:pPr>
        <w:pStyle w:val="afff1"/>
        <w:numPr>
          <w:ilvl w:val="0"/>
          <w:numId w:val="80"/>
        </w:numPr>
        <w:rPr>
          <w:highlight w:val="lightGray"/>
          <w:lang w:eastAsia="x-none"/>
        </w:rPr>
      </w:pPr>
      <w:r w:rsidRPr="00F829DB">
        <w:rPr>
          <w:highlight w:val="lightGray"/>
          <w:lang w:eastAsia="x-none"/>
        </w:rPr>
        <w:t>Выделить новую Ячейку</w:t>
      </w:r>
    </w:p>
    <w:p w14:paraId="7FA8369D" w14:textId="77777777" w:rsidR="00F829DB" w:rsidRPr="00F829DB" w:rsidRDefault="00F829DB" w:rsidP="00F829DB">
      <w:pPr>
        <w:pStyle w:val="afff1"/>
        <w:numPr>
          <w:ilvl w:val="1"/>
          <w:numId w:val="80"/>
        </w:numPr>
        <w:rPr>
          <w:highlight w:val="lightGray"/>
          <w:lang w:eastAsia="x-none"/>
        </w:rPr>
      </w:pPr>
      <w:r w:rsidRPr="00F829DB">
        <w:rPr>
          <w:highlight w:val="lightGray"/>
          <w:lang w:eastAsia="x-none"/>
        </w:rPr>
        <w:t xml:space="preserve">Успешно – перейти в п.2.1. </w:t>
      </w:r>
    </w:p>
    <w:p w14:paraId="3F0795E4" w14:textId="1D38315D" w:rsidR="00F829DB" w:rsidRPr="001D4667" w:rsidRDefault="00F829DB" w:rsidP="001D4667">
      <w:pPr>
        <w:pStyle w:val="afff1"/>
        <w:numPr>
          <w:ilvl w:val="1"/>
          <w:numId w:val="80"/>
        </w:numPr>
        <w:rPr>
          <w:highlight w:val="lightGray"/>
          <w:lang w:eastAsia="x-none"/>
        </w:rPr>
      </w:pPr>
      <w:r w:rsidRPr="00F829DB">
        <w:rPr>
          <w:highlight w:val="lightGray"/>
          <w:lang w:eastAsia="x-none"/>
        </w:rPr>
        <w:t xml:space="preserve">Не успешно – Груз ожидает на </w:t>
      </w:r>
      <w:r w:rsidRPr="00F829DB">
        <w:rPr>
          <w:highlight w:val="lightGray"/>
          <w:lang w:val="en-US" w:eastAsia="x-none"/>
        </w:rPr>
        <w:t>RG</w:t>
      </w:r>
      <w:r w:rsidRPr="00F829DB">
        <w:rPr>
          <w:highlight w:val="lightGray"/>
          <w:lang w:eastAsia="x-none"/>
        </w:rPr>
        <w:t>3 без задания, перейти к п.1</w:t>
      </w:r>
    </w:p>
    <w:p w14:paraId="576A31F0" w14:textId="6BC04563" w:rsidR="007438F5" w:rsidRPr="00F829DB" w:rsidRDefault="007438F5" w:rsidP="007438F5">
      <w:pPr>
        <w:rPr>
          <w:highlight w:val="lightGray"/>
          <w:lang w:eastAsia="x-none"/>
        </w:rPr>
      </w:pPr>
      <w:commentRangeStart w:id="2625"/>
      <w:r w:rsidRPr="00F829DB">
        <w:rPr>
          <w:highlight w:val="lightGray"/>
          <w:lang w:eastAsia="x-none"/>
        </w:rPr>
        <w:lastRenderedPageBreak/>
        <w:t xml:space="preserve">При достижении всеми Лотками по заказу статуса «Готов к комплектации», заказ переходит в статус «Готов к комплектации». По достижению данного статуса система готова давать задания на выемку лотков из </w:t>
      </w:r>
      <w:r w:rsidRPr="00F829DB">
        <w:rPr>
          <w:highlight w:val="lightGray"/>
          <w:lang w:val="en-US" w:eastAsia="x-none"/>
        </w:rPr>
        <w:t>G</w:t>
      </w:r>
      <w:r w:rsidRPr="00F829DB">
        <w:rPr>
          <w:highlight w:val="lightGray"/>
          <w:lang w:eastAsia="x-none"/>
        </w:rPr>
        <w:t>3.</w:t>
      </w:r>
      <w:commentRangeEnd w:id="2625"/>
      <w:r w:rsidR="002C6D16">
        <w:rPr>
          <w:rStyle w:val="aff0"/>
        </w:rPr>
        <w:commentReference w:id="2625"/>
      </w:r>
    </w:p>
    <w:p w14:paraId="1B1A19B9" w14:textId="6B7C59A2" w:rsidR="009A0787" w:rsidRPr="00A23F9D" w:rsidRDefault="009A0787" w:rsidP="009A0787">
      <w:pPr>
        <w:pStyle w:val="2"/>
        <w:rPr>
          <w:highlight w:val="lightGray"/>
          <w:lang w:val="ru-RU"/>
        </w:rPr>
      </w:pPr>
      <w:bookmarkStart w:id="2626" w:name="_Правила_размещения_грузов"/>
      <w:bookmarkStart w:id="2627" w:name="_Toc529192757"/>
      <w:bookmarkEnd w:id="2626"/>
      <w:r w:rsidRPr="00A23F9D">
        <w:rPr>
          <w:highlight w:val="lightGray"/>
        </w:rPr>
        <w:t xml:space="preserve">Правила </w:t>
      </w:r>
      <w:proofErr w:type="spellStart"/>
      <w:r w:rsidRPr="00A23F9D">
        <w:rPr>
          <w:highlight w:val="lightGray"/>
        </w:rPr>
        <w:t>размещения</w:t>
      </w:r>
      <w:proofErr w:type="spellEnd"/>
      <w:r w:rsidRPr="00A23F9D">
        <w:rPr>
          <w:highlight w:val="lightGray"/>
        </w:rPr>
        <w:t xml:space="preserve"> </w:t>
      </w:r>
      <w:proofErr w:type="spellStart"/>
      <w:r w:rsidRPr="00A23F9D">
        <w:rPr>
          <w:highlight w:val="lightGray"/>
        </w:rPr>
        <w:t>грузов</w:t>
      </w:r>
      <w:proofErr w:type="spellEnd"/>
      <w:r w:rsidRPr="00A23F9D">
        <w:rPr>
          <w:highlight w:val="lightGray"/>
        </w:rPr>
        <w:t xml:space="preserve"> в </w:t>
      </w:r>
      <w:r w:rsidRPr="00A23F9D">
        <w:rPr>
          <w:highlight w:val="lightGray"/>
          <w:lang w:val="en-US"/>
        </w:rPr>
        <w:t>G</w:t>
      </w:r>
      <w:r w:rsidRPr="00A23F9D">
        <w:rPr>
          <w:highlight w:val="lightGray"/>
          <w:lang w:val="ru-RU"/>
        </w:rPr>
        <w:t>4</w:t>
      </w:r>
      <w:bookmarkEnd w:id="2627"/>
    </w:p>
    <w:p w14:paraId="1C744430" w14:textId="6A357CAC" w:rsidR="00A374E2" w:rsidRPr="00A23F9D" w:rsidRDefault="00513FB6" w:rsidP="00513FB6">
      <w:pPr>
        <w:rPr>
          <w:highlight w:val="lightGray"/>
          <w:lang w:eastAsia="x-none"/>
        </w:rPr>
      </w:pPr>
      <w:commentRangeStart w:id="2628"/>
      <w:r w:rsidRPr="00A23F9D">
        <w:rPr>
          <w:highlight w:val="lightGray"/>
          <w:lang w:eastAsia="x-none"/>
        </w:rPr>
        <w:t xml:space="preserve">Грузы с статусом «Промаркирован» сначала поступают на </w:t>
      </w:r>
      <w:r w:rsidRPr="00A23F9D">
        <w:rPr>
          <w:highlight w:val="lightGray"/>
          <w:lang w:val="en-US" w:eastAsia="x-none"/>
        </w:rPr>
        <w:t>RG</w:t>
      </w:r>
      <w:r w:rsidR="00BE2B7E">
        <w:rPr>
          <w:highlight w:val="lightGray"/>
          <w:lang w:eastAsia="x-none"/>
        </w:rPr>
        <w:t>4 через ТПР4</w:t>
      </w:r>
      <w:r w:rsidRPr="00A23F9D">
        <w:rPr>
          <w:highlight w:val="lightGray"/>
          <w:lang w:eastAsia="x-none"/>
        </w:rPr>
        <w:t>.</w:t>
      </w:r>
      <w:commentRangeEnd w:id="2628"/>
      <w:r w:rsidR="002C6D16">
        <w:rPr>
          <w:rStyle w:val="aff0"/>
        </w:rPr>
        <w:commentReference w:id="2628"/>
      </w:r>
    </w:p>
    <w:p w14:paraId="4A54E47A" w14:textId="119DD975" w:rsidR="00513FB6" w:rsidRPr="00A23F9D" w:rsidRDefault="00513FB6" w:rsidP="00513FB6">
      <w:pPr>
        <w:rPr>
          <w:highlight w:val="lightGray"/>
          <w:lang w:eastAsia="x-none"/>
        </w:rPr>
      </w:pPr>
      <w:r w:rsidRPr="00A23F9D">
        <w:rPr>
          <w:highlight w:val="lightGray"/>
          <w:lang w:val="en-US" w:eastAsia="x-none"/>
        </w:rPr>
        <w:t>G</w:t>
      </w:r>
      <w:r w:rsidRPr="00A23F9D">
        <w:rPr>
          <w:highlight w:val="lightGray"/>
          <w:lang w:eastAsia="x-none"/>
        </w:rPr>
        <w:t xml:space="preserve">4 не имеет статичных каналов. Размещение происходит в Транспортных Ящиках и </w:t>
      </w:r>
      <w:proofErr w:type="spellStart"/>
      <w:r w:rsidRPr="00A23F9D">
        <w:rPr>
          <w:highlight w:val="lightGray"/>
          <w:lang w:eastAsia="x-none"/>
        </w:rPr>
        <w:t>Гофро</w:t>
      </w:r>
      <w:proofErr w:type="spellEnd"/>
      <w:r w:rsidRPr="00A23F9D">
        <w:rPr>
          <w:highlight w:val="lightGray"/>
          <w:lang w:eastAsia="x-none"/>
        </w:rPr>
        <w:t xml:space="preserve">-Ящиках. </w:t>
      </w:r>
      <w:r w:rsidR="00A374E2" w:rsidRPr="00A23F9D">
        <w:rPr>
          <w:highlight w:val="lightGray"/>
          <w:lang w:eastAsia="x-none"/>
        </w:rPr>
        <w:t>Принцип размещения 1 ячейка</w:t>
      </w:r>
      <w:r w:rsidR="003F05D6">
        <w:rPr>
          <w:highlight w:val="lightGray"/>
          <w:lang w:eastAsia="x-none"/>
        </w:rPr>
        <w:t xml:space="preserve"> </w:t>
      </w:r>
      <w:r w:rsidR="003F05D6" w:rsidRPr="00F829DB">
        <w:rPr>
          <w:highlight w:val="lightGray"/>
          <w:lang w:eastAsia="x-none"/>
        </w:rPr>
        <w:t>–</w:t>
      </w:r>
      <w:r w:rsidR="003F05D6">
        <w:rPr>
          <w:highlight w:val="lightGray"/>
          <w:lang w:eastAsia="x-none"/>
        </w:rPr>
        <w:t xml:space="preserve"> </w:t>
      </w:r>
      <w:r w:rsidR="00A374E2" w:rsidRPr="00A23F9D">
        <w:rPr>
          <w:highlight w:val="lightGray"/>
          <w:lang w:eastAsia="x-none"/>
        </w:rPr>
        <w:t xml:space="preserve">1 заказ. </w:t>
      </w:r>
      <w:r w:rsidRPr="00A23F9D">
        <w:rPr>
          <w:highlight w:val="lightGray"/>
          <w:lang w:eastAsia="x-none"/>
        </w:rPr>
        <w:t xml:space="preserve">Работа на размещение происходит по системе </w:t>
      </w:r>
      <w:proofErr w:type="spellStart"/>
      <w:r w:rsidRPr="00A23F9D">
        <w:rPr>
          <w:highlight w:val="lightGray"/>
          <w:lang w:eastAsia="x-none"/>
        </w:rPr>
        <w:t>Put-to-Light</w:t>
      </w:r>
      <w:proofErr w:type="spellEnd"/>
      <w:r w:rsidRPr="00A23F9D">
        <w:rPr>
          <w:highlight w:val="lightGray"/>
          <w:lang w:eastAsia="x-none"/>
        </w:rPr>
        <w:t>.</w:t>
      </w:r>
    </w:p>
    <w:p w14:paraId="372FDE34" w14:textId="70922B5A" w:rsidR="00A374E2" w:rsidRPr="00A23F9D" w:rsidRDefault="00A374E2" w:rsidP="00513FB6">
      <w:pPr>
        <w:rPr>
          <w:highlight w:val="lightGray"/>
          <w:lang w:eastAsia="x-none"/>
        </w:rPr>
      </w:pPr>
      <w:r w:rsidRPr="00A23F9D">
        <w:rPr>
          <w:highlight w:val="lightGray"/>
          <w:lang w:eastAsia="x-none"/>
        </w:rPr>
        <w:t>Правило размещения:</w:t>
      </w:r>
    </w:p>
    <w:p w14:paraId="32960040" w14:textId="20C67BC2" w:rsidR="00A374E2" w:rsidRPr="00A23F9D" w:rsidRDefault="00A374E2" w:rsidP="00A374E2">
      <w:pPr>
        <w:pStyle w:val="afff1"/>
        <w:numPr>
          <w:ilvl w:val="0"/>
          <w:numId w:val="91"/>
        </w:numPr>
        <w:rPr>
          <w:highlight w:val="lightGray"/>
          <w:lang w:eastAsia="x-none"/>
        </w:rPr>
      </w:pPr>
      <w:r w:rsidRPr="00A23F9D">
        <w:rPr>
          <w:highlight w:val="lightGray"/>
          <w:lang w:eastAsia="x-none"/>
        </w:rPr>
        <w:t>Автоматическое сканирование Платформы/Транспортного Ящика</w:t>
      </w:r>
    </w:p>
    <w:p w14:paraId="79869146" w14:textId="417FEC32" w:rsidR="00A374E2" w:rsidRPr="00A23F9D" w:rsidRDefault="00A374E2" w:rsidP="00A374E2">
      <w:pPr>
        <w:pStyle w:val="afff1"/>
        <w:numPr>
          <w:ilvl w:val="0"/>
          <w:numId w:val="91"/>
        </w:numPr>
        <w:rPr>
          <w:highlight w:val="lightGray"/>
          <w:lang w:eastAsia="x-none"/>
        </w:rPr>
      </w:pPr>
      <w:r w:rsidRPr="00A23F9D">
        <w:rPr>
          <w:highlight w:val="lightGray"/>
          <w:lang w:eastAsia="x-none"/>
        </w:rPr>
        <w:t xml:space="preserve">Есть с таким Заказом </w:t>
      </w:r>
      <w:r w:rsidR="00950113" w:rsidRPr="00A23F9D">
        <w:rPr>
          <w:highlight w:val="lightGray"/>
          <w:lang w:eastAsia="x-none"/>
        </w:rPr>
        <w:t xml:space="preserve">доступная к размещению Ячейка </w:t>
      </w:r>
      <w:commentRangeStart w:id="2629"/>
      <w:r w:rsidRPr="00A23F9D">
        <w:rPr>
          <w:highlight w:val="lightGray"/>
          <w:lang w:eastAsia="x-none"/>
        </w:rPr>
        <w:t xml:space="preserve">(не </w:t>
      </w:r>
      <w:r w:rsidR="00950113" w:rsidRPr="00A23F9D">
        <w:rPr>
          <w:highlight w:val="lightGray"/>
          <w:lang w:eastAsia="x-none"/>
        </w:rPr>
        <w:t>заполнена</w:t>
      </w:r>
      <w:r w:rsidRPr="00A23F9D">
        <w:rPr>
          <w:highlight w:val="lightGray"/>
          <w:lang w:eastAsia="x-none"/>
        </w:rPr>
        <w:t>)?</w:t>
      </w:r>
      <w:commentRangeEnd w:id="2629"/>
      <w:r w:rsidR="00F829DB" w:rsidRPr="00A23F9D">
        <w:rPr>
          <w:rStyle w:val="aff0"/>
          <w:rFonts w:eastAsia="Times New Roman"/>
          <w:highlight w:val="lightGray"/>
          <w:lang w:eastAsia="ru-RU"/>
        </w:rPr>
        <w:commentReference w:id="2629"/>
      </w:r>
    </w:p>
    <w:p w14:paraId="4ECC8AEC" w14:textId="264D4B51" w:rsidR="00A374E2" w:rsidRPr="00A23F9D" w:rsidRDefault="00950113" w:rsidP="00A374E2">
      <w:pPr>
        <w:pStyle w:val="afff1"/>
        <w:numPr>
          <w:ilvl w:val="1"/>
          <w:numId w:val="91"/>
        </w:numPr>
        <w:rPr>
          <w:highlight w:val="lightGray"/>
          <w:lang w:eastAsia="x-none"/>
        </w:rPr>
      </w:pPr>
      <w:r w:rsidRPr="00A23F9D">
        <w:rPr>
          <w:highlight w:val="lightGray"/>
          <w:lang w:eastAsia="x-none"/>
        </w:rPr>
        <w:t xml:space="preserve">Да – провести размещение </w:t>
      </w:r>
      <w:r w:rsidR="00A374E2" w:rsidRPr="00A23F9D">
        <w:rPr>
          <w:highlight w:val="lightGray"/>
          <w:lang w:eastAsia="x-none"/>
        </w:rPr>
        <w:t>+1 в Ячейку</w:t>
      </w:r>
      <w:r w:rsidRPr="00A23F9D">
        <w:rPr>
          <w:highlight w:val="lightGray"/>
          <w:lang w:eastAsia="x-none"/>
        </w:rPr>
        <w:t>, Груз получает статус «Готов к упа</w:t>
      </w:r>
      <w:r w:rsidR="008D64A2" w:rsidRPr="00A23F9D">
        <w:rPr>
          <w:highlight w:val="lightGray"/>
          <w:lang w:eastAsia="x-none"/>
        </w:rPr>
        <w:t>к</w:t>
      </w:r>
      <w:r w:rsidRPr="00A23F9D">
        <w:rPr>
          <w:highlight w:val="lightGray"/>
          <w:lang w:eastAsia="x-none"/>
        </w:rPr>
        <w:t>овке»</w:t>
      </w:r>
      <w:r w:rsidR="00A374E2" w:rsidRPr="00A23F9D">
        <w:rPr>
          <w:highlight w:val="lightGray"/>
          <w:lang w:eastAsia="x-none"/>
        </w:rPr>
        <w:t xml:space="preserve">, </w:t>
      </w:r>
      <w:r w:rsidR="003A78CE" w:rsidRPr="00A23F9D">
        <w:rPr>
          <w:highlight w:val="lightGray"/>
          <w:lang w:eastAsia="x-none"/>
        </w:rPr>
        <w:t>перейти к п.1;</w:t>
      </w:r>
    </w:p>
    <w:p w14:paraId="375FBB04" w14:textId="347B5ED4" w:rsidR="00A374E2" w:rsidRPr="00A23F9D" w:rsidRDefault="00A374E2" w:rsidP="00A374E2">
      <w:pPr>
        <w:pStyle w:val="afff1"/>
        <w:numPr>
          <w:ilvl w:val="1"/>
          <w:numId w:val="91"/>
        </w:numPr>
        <w:rPr>
          <w:highlight w:val="lightGray"/>
          <w:lang w:eastAsia="x-none"/>
        </w:rPr>
      </w:pPr>
      <w:r w:rsidRPr="00A23F9D">
        <w:rPr>
          <w:highlight w:val="lightGray"/>
          <w:lang w:eastAsia="x-none"/>
        </w:rPr>
        <w:t>Иначе п.</w:t>
      </w:r>
      <w:r w:rsidR="003A78CE" w:rsidRPr="00A23F9D">
        <w:rPr>
          <w:highlight w:val="lightGray"/>
          <w:lang w:eastAsia="x-none"/>
        </w:rPr>
        <w:t>3</w:t>
      </w:r>
      <w:r w:rsidRPr="00A23F9D">
        <w:rPr>
          <w:highlight w:val="lightGray"/>
          <w:lang w:eastAsia="x-none"/>
        </w:rPr>
        <w:t>.</w:t>
      </w:r>
    </w:p>
    <w:p w14:paraId="009CCEE9" w14:textId="36979183" w:rsidR="007E0B9C" w:rsidRPr="00A23F9D" w:rsidRDefault="007E0B9C" w:rsidP="007E0B9C">
      <w:pPr>
        <w:pStyle w:val="afff1"/>
        <w:numPr>
          <w:ilvl w:val="0"/>
          <w:numId w:val="91"/>
        </w:numPr>
        <w:rPr>
          <w:highlight w:val="lightGray"/>
          <w:lang w:eastAsia="x-none"/>
        </w:rPr>
      </w:pPr>
      <w:r w:rsidRPr="00A23F9D">
        <w:rPr>
          <w:highlight w:val="lightGray"/>
          <w:lang w:eastAsia="x-none"/>
        </w:rPr>
        <w:t>Выделить новую Ячейку:</w:t>
      </w:r>
    </w:p>
    <w:p w14:paraId="6FB61DB6" w14:textId="3C954306" w:rsidR="007E0B9C" w:rsidRPr="00A23F9D" w:rsidRDefault="007E0B9C" w:rsidP="007E0B9C">
      <w:pPr>
        <w:pStyle w:val="afff1"/>
        <w:numPr>
          <w:ilvl w:val="1"/>
          <w:numId w:val="91"/>
        </w:numPr>
        <w:rPr>
          <w:highlight w:val="lightGray"/>
          <w:lang w:eastAsia="x-none"/>
        </w:rPr>
      </w:pPr>
      <w:r w:rsidRPr="00A23F9D">
        <w:rPr>
          <w:highlight w:val="lightGray"/>
          <w:lang w:eastAsia="x-none"/>
        </w:rPr>
        <w:t>Успешно</w:t>
      </w:r>
      <w:r w:rsidR="003A78CE" w:rsidRPr="00A23F9D">
        <w:rPr>
          <w:highlight w:val="lightGray"/>
          <w:lang w:eastAsia="x-none"/>
        </w:rPr>
        <w:t xml:space="preserve"> – перейти к п.2.1;</w:t>
      </w:r>
    </w:p>
    <w:p w14:paraId="513F590B" w14:textId="5A5D15DC" w:rsidR="003A78CE" w:rsidRPr="00A23F9D" w:rsidRDefault="007E0B9C" w:rsidP="003A78CE">
      <w:pPr>
        <w:pStyle w:val="afff1"/>
        <w:numPr>
          <w:ilvl w:val="1"/>
          <w:numId w:val="91"/>
        </w:numPr>
        <w:rPr>
          <w:highlight w:val="lightGray"/>
          <w:lang w:eastAsia="x-none"/>
        </w:rPr>
      </w:pPr>
      <w:r w:rsidRPr="00A23F9D">
        <w:rPr>
          <w:highlight w:val="lightGray"/>
          <w:lang w:eastAsia="x-none"/>
        </w:rPr>
        <w:t>Не успешно</w:t>
      </w:r>
      <w:r w:rsidR="003A78CE" w:rsidRPr="00A23F9D">
        <w:rPr>
          <w:highlight w:val="lightGray"/>
          <w:lang w:eastAsia="x-none"/>
        </w:rPr>
        <w:t xml:space="preserve"> – Груз </w:t>
      </w:r>
      <w:r w:rsidRPr="00A23F9D">
        <w:rPr>
          <w:highlight w:val="lightGray"/>
          <w:lang w:eastAsia="x-none"/>
        </w:rPr>
        <w:t>о</w:t>
      </w:r>
      <w:r w:rsidR="003A78CE" w:rsidRPr="00A23F9D">
        <w:rPr>
          <w:highlight w:val="lightGray"/>
          <w:lang w:eastAsia="x-none"/>
        </w:rPr>
        <w:t>жидает на</w:t>
      </w:r>
      <w:r w:rsidRPr="00A23F9D">
        <w:rPr>
          <w:highlight w:val="lightGray"/>
          <w:lang w:eastAsia="x-none"/>
        </w:rPr>
        <w:t xml:space="preserve"> </w:t>
      </w:r>
      <w:r w:rsidRPr="00A23F9D">
        <w:rPr>
          <w:highlight w:val="lightGray"/>
          <w:lang w:val="en-US" w:eastAsia="x-none"/>
        </w:rPr>
        <w:t>RG</w:t>
      </w:r>
      <w:r w:rsidRPr="00A23F9D">
        <w:rPr>
          <w:highlight w:val="lightGray"/>
          <w:lang w:eastAsia="x-none"/>
        </w:rPr>
        <w:t xml:space="preserve">4 без задания </w:t>
      </w:r>
      <w:r w:rsidR="003A78CE" w:rsidRPr="00A23F9D">
        <w:rPr>
          <w:highlight w:val="lightGray"/>
          <w:lang w:eastAsia="x-none"/>
        </w:rPr>
        <w:t xml:space="preserve">(физически </w:t>
      </w:r>
      <w:r w:rsidRPr="00A23F9D">
        <w:rPr>
          <w:highlight w:val="lightGray"/>
          <w:lang w:eastAsia="x-none"/>
        </w:rPr>
        <w:t>размещ</w:t>
      </w:r>
      <w:r w:rsidR="003A78CE" w:rsidRPr="00A23F9D">
        <w:rPr>
          <w:highlight w:val="lightGray"/>
          <w:lang w:eastAsia="x-none"/>
        </w:rPr>
        <w:t>ается в зоне отвода).</w:t>
      </w:r>
    </w:p>
    <w:p w14:paraId="5B5D8F2C" w14:textId="05C1524B" w:rsidR="007E0B9C" w:rsidRPr="00A23F9D" w:rsidRDefault="007E0B9C" w:rsidP="003A78CE">
      <w:pPr>
        <w:ind w:firstLine="708"/>
        <w:rPr>
          <w:ins w:id="2630" w:author="Victoria Shilina" w:date="2018-10-25T16:51:00Z"/>
          <w:highlight w:val="lightGray"/>
          <w:lang w:eastAsia="x-none"/>
        </w:rPr>
      </w:pPr>
      <w:r w:rsidRPr="00A23F9D">
        <w:rPr>
          <w:highlight w:val="lightGray"/>
          <w:lang w:eastAsia="x-none"/>
        </w:rPr>
        <w:t xml:space="preserve">Оператор обязан периодически проверять зону </w:t>
      </w:r>
      <w:r w:rsidR="003A78CE" w:rsidRPr="00A23F9D">
        <w:rPr>
          <w:highlight w:val="lightGray"/>
          <w:lang w:eastAsia="x-none"/>
        </w:rPr>
        <w:t>отвода</w:t>
      </w:r>
      <w:r w:rsidRPr="00A23F9D">
        <w:rPr>
          <w:highlight w:val="lightGray"/>
          <w:lang w:eastAsia="x-none"/>
        </w:rPr>
        <w:t xml:space="preserve"> и возвра</w:t>
      </w:r>
      <w:r w:rsidR="003A78CE" w:rsidRPr="00A23F9D">
        <w:rPr>
          <w:highlight w:val="lightGray"/>
          <w:lang w:eastAsia="x-none"/>
        </w:rPr>
        <w:t>щать Г</w:t>
      </w:r>
      <w:r w:rsidRPr="00A23F9D">
        <w:rPr>
          <w:highlight w:val="lightGray"/>
          <w:lang w:eastAsia="x-none"/>
        </w:rPr>
        <w:t>рузы из нее перед Контроль-Скан</w:t>
      </w:r>
      <w:r w:rsidR="003A78CE" w:rsidRPr="00A23F9D">
        <w:rPr>
          <w:highlight w:val="lightGray"/>
          <w:lang w:eastAsia="x-none"/>
        </w:rPr>
        <w:t xml:space="preserve"> для получения задания на Размещение в зоне </w:t>
      </w:r>
      <w:r w:rsidR="003A78CE" w:rsidRPr="00A23F9D">
        <w:rPr>
          <w:highlight w:val="lightGray"/>
          <w:lang w:val="en-US" w:eastAsia="x-none"/>
        </w:rPr>
        <w:t>G</w:t>
      </w:r>
      <w:r w:rsidR="003A78CE" w:rsidRPr="00A23F9D">
        <w:rPr>
          <w:highlight w:val="lightGray"/>
          <w:lang w:eastAsia="x-none"/>
        </w:rPr>
        <w:t>4</w:t>
      </w:r>
      <w:r w:rsidRPr="00A23F9D">
        <w:rPr>
          <w:highlight w:val="lightGray"/>
          <w:lang w:eastAsia="x-none"/>
        </w:rPr>
        <w:t>.</w:t>
      </w:r>
    </w:p>
    <w:p w14:paraId="67C6BCCB" w14:textId="4D3EC810" w:rsidR="000C6B43" w:rsidRDefault="000C6B43">
      <w:pPr>
        <w:pStyle w:val="1"/>
        <w:rPr>
          <w:ins w:id="2631" w:author="Victoria Shilina" w:date="2018-10-25T16:52:00Z"/>
        </w:rPr>
        <w:pPrChange w:id="2632" w:author="Victoria Shilina" w:date="2018-10-25T16:51:00Z">
          <w:pPr/>
        </w:pPrChange>
      </w:pPr>
      <w:bookmarkStart w:id="2633" w:name="_Toc529192758"/>
      <w:ins w:id="2634" w:author="Victoria Shilina" w:date="2018-10-25T16:51:00Z">
        <w:r>
          <w:lastRenderedPageBreak/>
          <w:t>Пополнение</w:t>
        </w:r>
      </w:ins>
      <w:ins w:id="2635" w:author="Victoria Shilina" w:date="2018-10-25T17:47:00Z">
        <w:r w:rsidR="00DD225E">
          <w:t xml:space="preserve"> </w:t>
        </w:r>
      </w:ins>
      <w:ins w:id="2636" w:author="Victoria Shilina" w:date="2018-10-26T10:31:00Z">
        <w:r w:rsidR="00D2097B">
          <w:t xml:space="preserve">ячеек в </w:t>
        </w:r>
      </w:ins>
      <w:ins w:id="2637" w:author="Victoria Shilina" w:date="2018-10-25T17:47:00Z">
        <w:r w:rsidR="00D2097B">
          <w:t>зонах</w:t>
        </w:r>
        <w:r w:rsidR="00DD225E">
          <w:t xml:space="preserve"> Отбора</w:t>
        </w:r>
      </w:ins>
      <w:ins w:id="2638" w:author="Victoria Shilina" w:date="2018-10-26T10:31:00Z">
        <w:r w:rsidR="00D2097B">
          <w:t xml:space="preserve"> Товара</w:t>
        </w:r>
      </w:ins>
      <w:r w:rsidR="00547B26">
        <w:t xml:space="preserve"> </w:t>
      </w:r>
      <w:r w:rsidR="00547B26">
        <w:rPr>
          <w:lang w:val="en-US"/>
        </w:rPr>
        <w:t>G</w:t>
      </w:r>
      <w:r w:rsidR="00547B26" w:rsidRPr="00547B26">
        <w:t xml:space="preserve">1, </w:t>
      </w:r>
      <w:r w:rsidR="00547B26">
        <w:rPr>
          <w:lang w:val="en-US"/>
        </w:rPr>
        <w:t>G</w:t>
      </w:r>
      <w:r w:rsidR="00547B26" w:rsidRPr="00547B26">
        <w:t xml:space="preserve">2, </w:t>
      </w:r>
      <w:r w:rsidR="00547B26">
        <w:rPr>
          <w:lang w:val="en-US"/>
        </w:rPr>
        <w:t>R</w:t>
      </w:r>
      <w:r w:rsidR="00547B26" w:rsidRPr="00547B26">
        <w:t xml:space="preserve">, </w:t>
      </w:r>
      <w:r w:rsidR="00547B26">
        <w:rPr>
          <w:lang w:val="en-US"/>
        </w:rPr>
        <w:t>P</w:t>
      </w:r>
      <w:r w:rsidR="00547B26" w:rsidRPr="00547B26">
        <w:t>1</w:t>
      </w:r>
      <w:bookmarkEnd w:id="2633"/>
    </w:p>
    <w:p w14:paraId="1AB79BF5" w14:textId="14CFE696" w:rsidR="009D21B6" w:rsidRPr="00896D5D" w:rsidRDefault="009D21B6">
      <w:pPr>
        <w:pStyle w:val="2"/>
        <w:rPr>
          <w:ins w:id="2639" w:author="Victoria Shilina" w:date="2018-10-25T17:21:00Z"/>
          <w:highlight w:val="lightGray"/>
        </w:rPr>
        <w:pPrChange w:id="2640" w:author="Victoria Shilina" w:date="2018-10-25T17:21:00Z">
          <w:pPr/>
        </w:pPrChange>
      </w:pPr>
      <w:bookmarkStart w:id="2641" w:name="_Toc529192760"/>
      <w:proofErr w:type="spellStart"/>
      <w:ins w:id="2642" w:author="Victoria Shilina" w:date="2018-10-25T17:21:00Z">
        <w:r>
          <w:rPr>
            <w:highlight w:val="lightGray"/>
          </w:rPr>
          <w:t>Пополнение</w:t>
        </w:r>
        <w:proofErr w:type="spellEnd"/>
        <w:r>
          <w:rPr>
            <w:highlight w:val="lightGray"/>
          </w:rPr>
          <w:t xml:space="preserve"> </w:t>
        </w:r>
        <w:r>
          <w:rPr>
            <w:highlight w:val="lightGray"/>
            <w:lang w:val="en-US"/>
          </w:rPr>
          <w:t>G</w:t>
        </w:r>
        <w:r w:rsidRPr="00DD225E">
          <w:rPr>
            <w:highlight w:val="lightGray"/>
            <w:lang w:val="ru-RU"/>
            <w:rPrChange w:id="2643" w:author="Victoria Shilina" w:date="2018-10-25T17:45:00Z">
              <w:rPr>
                <w:highlight w:val="lightGray"/>
                <w:lang w:val="en-US"/>
              </w:rPr>
            </w:rPrChange>
          </w:rPr>
          <w:t xml:space="preserve">1, </w:t>
        </w:r>
        <w:r>
          <w:rPr>
            <w:highlight w:val="lightGray"/>
            <w:lang w:val="en-US"/>
          </w:rPr>
          <w:t>G</w:t>
        </w:r>
        <w:r w:rsidRPr="00DD225E">
          <w:rPr>
            <w:highlight w:val="lightGray"/>
            <w:lang w:val="ru-RU"/>
            <w:rPrChange w:id="2644" w:author="Victoria Shilina" w:date="2018-10-25T17:45:00Z">
              <w:rPr>
                <w:highlight w:val="lightGray"/>
                <w:lang w:val="en-US"/>
              </w:rPr>
            </w:rPrChange>
          </w:rPr>
          <w:t xml:space="preserve">2 </w:t>
        </w:r>
        <w:r>
          <w:rPr>
            <w:highlight w:val="lightGray"/>
          </w:rPr>
          <w:t xml:space="preserve">и </w:t>
        </w:r>
        <w:r>
          <w:rPr>
            <w:highlight w:val="lightGray"/>
            <w:lang w:val="en-US"/>
          </w:rPr>
          <w:t>R</w:t>
        </w:r>
        <w:bookmarkEnd w:id="2641"/>
      </w:ins>
    </w:p>
    <w:p w14:paraId="0A1759FF" w14:textId="1328AE69" w:rsidR="000C6B43" w:rsidRPr="000C6B43" w:rsidRDefault="000C6B43" w:rsidP="000C6B43">
      <w:pPr>
        <w:rPr>
          <w:ins w:id="2645" w:author="Victoria Shilina" w:date="2018-10-25T16:52:00Z"/>
          <w:highlight w:val="lightGray"/>
          <w:rPrChange w:id="2646" w:author="Victoria Shilina" w:date="2018-10-25T16:52:00Z">
            <w:rPr>
              <w:ins w:id="2647" w:author="Victoria Shilina" w:date="2018-10-25T16:52:00Z"/>
            </w:rPr>
          </w:rPrChange>
        </w:rPr>
      </w:pPr>
      <w:ins w:id="2648" w:author="Victoria Shilina" w:date="2018-10-25T16:52:00Z">
        <w:r w:rsidRPr="000C6B43">
          <w:rPr>
            <w:highlight w:val="lightGray"/>
            <w:rPrChange w:id="2649" w:author="Victoria Shilina" w:date="2018-10-25T16:52:00Z">
              <w:rPr/>
            </w:rPrChange>
          </w:rPr>
          <w:t>Существуют следующие виды Пополнения:</w:t>
        </w:r>
      </w:ins>
    </w:p>
    <w:p w14:paraId="3CE4499A" w14:textId="77777777" w:rsidR="000C6B43" w:rsidRPr="000C6B43" w:rsidRDefault="000C6B43" w:rsidP="000C6B43">
      <w:pPr>
        <w:pStyle w:val="afff1"/>
        <w:numPr>
          <w:ilvl w:val="0"/>
          <w:numId w:val="74"/>
        </w:numPr>
        <w:spacing w:after="160" w:line="259" w:lineRule="auto"/>
        <w:jc w:val="left"/>
        <w:rPr>
          <w:ins w:id="2650" w:author="Victoria Shilina" w:date="2018-10-25T16:52:00Z"/>
          <w:highlight w:val="lightGray"/>
          <w:rPrChange w:id="2651" w:author="Victoria Shilina" w:date="2018-10-25T16:52:00Z">
            <w:rPr>
              <w:ins w:id="2652" w:author="Victoria Shilina" w:date="2018-10-25T16:52:00Z"/>
            </w:rPr>
          </w:rPrChange>
        </w:rPr>
      </w:pPr>
      <w:ins w:id="2653" w:author="Victoria Shilina" w:date="2018-10-25T16:52:00Z">
        <w:r w:rsidRPr="000C6B43">
          <w:rPr>
            <w:highlight w:val="lightGray"/>
            <w:rPrChange w:id="2654" w:author="Victoria Shilina" w:date="2018-10-25T16:52:00Z">
              <w:rPr/>
            </w:rPrChange>
          </w:rPr>
          <w:t xml:space="preserve">с </w:t>
        </w:r>
        <w:r w:rsidRPr="000C6B43">
          <w:rPr>
            <w:highlight w:val="lightGray"/>
            <w:lang w:val="en-US"/>
            <w:rPrChange w:id="2655" w:author="Victoria Shilina" w:date="2018-10-25T16:52:00Z">
              <w:rPr>
                <w:lang w:val="en-US"/>
              </w:rPr>
            </w:rPrChange>
          </w:rPr>
          <w:t>P</w:t>
        </w:r>
        <w:r w:rsidRPr="000C6B43">
          <w:rPr>
            <w:highlight w:val="lightGray"/>
            <w:rPrChange w:id="2656" w:author="Victoria Shilina" w:date="2018-10-25T16:52:00Z">
              <w:rPr/>
            </w:rPrChange>
          </w:rPr>
          <w:t xml:space="preserve">1 в </w:t>
        </w:r>
        <w:r w:rsidRPr="000C6B43">
          <w:rPr>
            <w:highlight w:val="lightGray"/>
            <w:lang w:val="en-US"/>
            <w:rPrChange w:id="2657" w:author="Victoria Shilina" w:date="2018-10-25T16:52:00Z">
              <w:rPr>
                <w:lang w:val="en-US"/>
              </w:rPr>
            </w:rPrChange>
          </w:rPr>
          <w:t>G</w:t>
        </w:r>
        <w:r w:rsidRPr="000C6B43">
          <w:rPr>
            <w:highlight w:val="lightGray"/>
            <w:rPrChange w:id="2658" w:author="Victoria Shilina" w:date="2018-10-25T16:52:00Z">
              <w:rPr/>
            </w:rPrChange>
          </w:rPr>
          <w:t xml:space="preserve">1 и </w:t>
        </w:r>
        <w:r w:rsidRPr="000C6B43">
          <w:rPr>
            <w:highlight w:val="lightGray"/>
            <w:lang w:val="en-US"/>
            <w:rPrChange w:id="2659" w:author="Victoria Shilina" w:date="2018-10-25T16:52:00Z">
              <w:rPr>
                <w:lang w:val="en-US"/>
              </w:rPr>
            </w:rPrChange>
          </w:rPr>
          <w:t>G</w:t>
        </w:r>
        <w:r w:rsidRPr="000C6B43">
          <w:rPr>
            <w:highlight w:val="lightGray"/>
            <w:rPrChange w:id="2660" w:author="Victoria Shilina" w:date="2018-10-25T16:52:00Z">
              <w:rPr/>
            </w:rPrChange>
          </w:rPr>
          <w:t>2 (в зону гравитации)</w:t>
        </w:r>
      </w:ins>
    </w:p>
    <w:p w14:paraId="1CE87B1B" w14:textId="77777777" w:rsidR="000C6B43" w:rsidRPr="000C6B43" w:rsidRDefault="000C6B43" w:rsidP="000C6B43">
      <w:pPr>
        <w:pStyle w:val="afff1"/>
        <w:numPr>
          <w:ilvl w:val="0"/>
          <w:numId w:val="74"/>
        </w:numPr>
        <w:spacing w:after="160" w:line="259" w:lineRule="auto"/>
        <w:jc w:val="left"/>
        <w:rPr>
          <w:ins w:id="2661" w:author="Victoria Shilina" w:date="2018-10-25T16:52:00Z"/>
          <w:highlight w:val="lightGray"/>
          <w:rPrChange w:id="2662" w:author="Victoria Shilina" w:date="2018-10-25T16:52:00Z">
            <w:rPr>
              <w:ins w:id="2663" w:author="Victoria Shilina" w:date="2018-10-25T16:52:00Z"/>
            </w:rPr>
          </w:rPrChange>
        </w:rPr>
      </w:pPr>
      <w:ins w:id="2664" w:author="Victoria Shilina" w:date="2018-10-25T16:52:00Z">
        <w:r w:rsidRPr="000C6B43">
          <w:rPr>
            <w:highlight w:val="lightGray"/>
            <w:rPrChange w:id="2665" w:author="Victoria Shilina" w:date="2018-10-25T16:52:00Z">
              <w:rPr/>
            </w:rPrChange>
          </w:rPr>
          <w:t xml:space="preserve">с </w:t>
        </w:r>
        <w:r w:rsidRPr="000C6B43">
          <w:rPr>
            <w:highlight w:val="lightGray"/>
            <w:lang w:val="en-US"/>
            <w:rPrChange w:id="2666" w:author="Victoria Shilina" w:date="2018-10-25T16:52:00Z">
              <w:rPr>
                <w:lang w:val="en-US"/>
              </w:rPr>
            </w:rPrChange>
          </w:rPr>
          <w:t>P</w:t>
        </w:r>
        <w:r w:rsidRPr="000C6B43">
          <w:rPr>
            <w:highlight w:val="lightGray"/>
            <w:rPrChange w:id="2667" w:author="Victoria Shilina" w:date="2018-10-25T16:52:00Z">
              <w:rPr/>
            </w:rPrChange>
          </w:rPr>
          <w:t xml:space="preserve">1 в </w:t>
        </w:r>
        <w:r w:rsidRPr="000C6B43">
          <w:rPr>
            <w:highlight w:val="lightGray"/>
            <w:lang w:val="en-US"/>
            <w:rPrChange w:id="2668" w:author="Victoria Shilina" w:date="2018-10-25T16:52:00Z">
              <w:rPr>
                <w:lang w:val="en-US"/>
              </w:rPr>
            </w:rPrChange>
          </w:rPr>
          <w:t>R</w:t>
        </w:r>
        <w:r w:rsidRPr="000C6B43">
          <w:rPr>
            <w:highlight w:val="lightGray"/>
            <w:rPrChange w:id="2669" w:author="Victoria Shilina" w:date="2018-10-25T16:52:00Z">
              <w:rPr/>
            </w:rPrChange>
          </w:rPr>
          <w:t xml:space="preserve"> (в зону полочного хранения)</w:t>
        </w:r>
      </w:ins>
    </w:p>
    <w:p w14:paraId="1DC76C57" w14:textId="3F5B53D4" w:rsidR="000C6B43" w:rsidRPr="000C6B43" w:rsidRDefault="000C6B43" w:rsidP="000C6B43">
      <w:pPr>
        <w:pStyle w:val="afff1"/>
        <w:numPr>
          <w:ilvl w:val="0"/>
          <w:numId w:val="74"/>
        </w:numPr>
        <w:spacing w:after="160" w:line="259" w:lineRule="auto"/>
        <w:jc w:val="left"/>
        <w:rPr>
          <w:ins w:id="2670" w:author="Victoria Shilina" w:date="2018-10-25T16:52:00Z"/>
          <w:highlight w:val="lightGray"/>
          <w:rPrChange w:id="2671" w:author="Victoria Shilina" w:date="2018-10-25T16:52:00Z">
            <w:rPr>
              <w:ins w:id="2672" w:author="Victoria Shilina" w:date="2018-10-25T16:52:00Z"/>
            </w:rPr>
          </w:rPrChange>
        </w:rPr>
      </w:pPr>
      <w:ins w:id="2673" w:author="Victoria Shilina" w:date="2018-10-25T16:52:00Z">
        <w:r w:rsidRPr="000C6B43">
          <w:rPr>
            <w:highlight w:val="lightGray"/>
            <w:rPrChange w:id="2674" w:author="Victoria Shilina" w:date="2018-10-25T16:52:00Z">
              <w:rPr/>
            </w:rPrChange>
          </w:rPr>
          <w:t xml:space="preserve">пустые Лотки с мойки в </w:t>
        </w:r>
        <w:r w:rsidRPr="000C6B43">
          <w:rPr>
            <w:highlight w:val="lightGray"/>
            <w:lang w:val="en-US"/>
            <w:rPrChange w:id="2675" w:author="Victoria Shilina" w:date="2018-10-25T16:52:00Z">
              <w:rPr>
                <w:lang w:val="en-US"/>
              </w:rPr>
            </w:rPrChange>
          </w:rPr>
          <w:t>G</w:t>
        </w:r>
        <w:r w:rsidRPr="000C6B43">
          <w:rPr>
            <w:highlight w:val="lightGray"/>
            <w:rPrChange w:id="2676" w:author="Victoria Shilina" w:date="2018-10-25T16:52:00Z">
              <w:rPr/>
            </w:rPrChange>
          </w:rPr>
          <w:t>2</w:t>
        </w:r>
      </w:ins>
      <w:r w:rsidR="00603E34">
        <w:rPr>
          <w:highlight w:val="lightGray"/>
        </w:rPr>
        <w:t xml:space="preserve"> (происходит вне СУ)</w:t>
      </w:r>
    </w:p>
    <w:p w14:paraId="0693FB8F" w14:textId="6BD6EE79" w:rsidR="000C6B43" w:rsidRPr="000C6B43" w:rsidRDefault="000C6B43" w:rsidP="000C6B43">
      <w:pPr>
        <w:rPr>
          <w:ins w:id="2677" w:author="Victoria Shilina" w:date="2018-10-25T16:52:00Z"/>
          <w:highlight w:val="lightGray"/>
          <w:rPrChange w:id="2678" w:author="Victoria Shilina" w:date="2018-10-25T16:52:00Z">
            <w:rPr>
              <w:ins w:id="2679" w:author="Victoria Shilina" w:date="2018-10-25T16:52:00Z"/>
            </w:rPr>
          </w:rPrChange>
        </w:rPr>
      </w:pPr>
      <w:ins w:id="2680" w:author="Victoria Shilina" w:date="2018-10-25T16:52:00Z">
        <w:r w:rsidRPr="000C6B43">
          <w:rPr>
            <w:highlight w:val="lightGray"/>
            <w:rPrChange w:id="2681" w:author="Victoria Shilina" w:date="2018-10-25T16:52:00Z">
              <w:rPr/>
            </w:rPrChange>
          </w:rPr>
          <w:t xml:space="preserve">Инициация пополнения </w:t>
        </w:r>
        <w:r w:rsidRPr="000C6B43">
          <w:rPr>
            <w:highlight w:val="lightGray"/>
            <w:lang w:val="en-US"/>
            <w:rPrChange w:id="2682" w:author="Victoria Shilina" w:date="2018-10-25T16:52:00Z">
              <w:rPr>
                <w:lang w:val="en-US"/>
              </w:rPr>
            </w:rPrChange>
          </w:rPr>
          <w:t>G</w:t>
        </w:r>
        <w:r w:rsidRPr="000C6B43">
          <w:rPr>
            <w:highlight w:val="lightGray"/>
            <w:rPrChange w:id="2683" w:author="Victoria Shilina" w:date="2018-10-25T16:52:00Z">
              <w:rPr/>
            </w:rPrChange>
          </w:rPr>
          <w:t xml:space="preserve">1, </w:t>
        </w:r>
        <w:r w:rsidRPr="000C6B43">
          <w:rPr>
            <w:highlight w:val="lightGray"/>
            <w:lang w:val="en-US"/>
            <w:rPrChange w:id="2684" w:author="Victoria Shilina" w:date="2018-10-25T16:52:00Z">
              <w:rPr>
                <w:lang w:val="en-US"/>
              </w:rPr>
            </w:rPrChange>
          </w:rPr>
          <w:t>G</w:t>
        </w:r>
        <w:r w:rsidRPr="000C6B43">
          <w:rPr>
            <w:highlight w:val="lightGray"/>
            <w:rPrChange w:id="2685" w:author="Victoria Shilina" w:date="2018-10-25T16:52:00Z">
              <w:rPr/>
            </w:rPrChange>
          </w:rPr>
          <w:t>2</w:t>
        </w:r>
      </w:ins>
      <w:r w:rsidR="00060F58">
        <w:rPr>
          <w:highlight w:val="lightGray"/>
        </w:rPr>
        <w:t xml:space="preserve"> </w:t>
      </w:r>
      <w:ins w:id="2686" w:author="Victoria Shilina" w:date="2018-10-25T16:52:00Z">
        <w:r w:rsidR="00060F58" w:rsidRPr="000C6B43">
          <w:rPr>
            <w:highlight w:val="lightGray"/>
            <w:rPrChange w:id="2687" w:author="Victoria Shilina" w:date="2018-10-25T16:52:00Z">
              <w:rPr/>
            </w:rPrChange>
          </w:rPr>
          <w:t>(</w:t>
        </w:r>
        <w:r w:rsidR="00060F58" w:rsidRPr="000C6B43">
          <w:rPr>
            <w:i/>
            <w:highlight w:val="lightGray"/>
            <w:rPrChange w:id="2688" w:author="Victoria Shilina" w:date="2018-10-25T16:52:00Z">
              <w:rPr>
                <w:i/>
              </w:rPr>
            </w:rPrChange>
          </w:rPr>
          <w:t xml:space="preserve">кроме для пустых </w:t>
        </w:r>
        <w:proofErr w:type="gramStart"/>
        <w:r w:rsidR="00060F58" w:rsidRPr="000C6B43">
          <w:rPr>
            <w:i/>
            <w:highlight w:val="lightGray"/>
            <w:rPrChange w:id="2689" w:author="Victoria Shilina" w:date="2018-10-25T16:52:00Z">
              <w:rPr>
                <w:i/>
              </w:rPr>
            </w:rPrChange>
          </w:rPr>
          <w:t>Лотков</w:t>
        </w:r>
        <w:r w:rsidR="00060F58" w:rsidRPr="000C6B43">
          <w:rPr>
            <w:highlight w:val="lightGray"/>
            <w:rPrChange w:id="2690" w:author="Victoria Shilina" w:date="2018-10-25T16:52:00Z">
              <w:rPr/>
            </w:rPrChange>
          </w:rPr>
          <w:t xml:space="preserve">) </w:t>
        </w:r>
        <w:r w:rsidRPr="000C6B43">
          <w:rPr>
            <w:highlight w:val="lightGray"/>
            <w:rPrChange w:id="2691" w:author="Victoria Shilina" w:date="2018-10-25T16:52:00Z">
              <w:rPr/>
            </w:rPrChange>
          </w:rPr>
          <w:t xml:space="preserve"> и</w:t>
        </w:r>
        <w:proofErr w:type="gramEnd"/>
        <w:r w:rsidRPr="000C6B43">
          <w:rPr>
            <w:highlight w:val="lightGray"/>
            <w:rPrChange w:id="2692" w:author="Victoria Shilina" w:date="2018-10-25T16:52:00Z">
              <w:rPr/>
            </w:rPrChange>
          </w:rPr>
          <w:t xml:space="preserve"> </w:t>
        </w:r>
        <w:r w:rsidRPr="000C6B43">
          <w:rPr>
            <w:highlight w:val="lightGray"/>
            <w:lang w:val="en-US"/>
            <w:rPrChange w:id="2693" w:author="Victoria Shilina" w:date="2018-10-25T16:52:00Z">
              <w:rPr>
                <w:lang w:val="en-US"/>
              </w:rPr>
            </w:rPrChange>
          </w:rPr>
          <w:t>R</w:t>
        </w:r>
        <w:r w:rsidRPr="000C6B43">
          <w:rPr>
            <w:highlight w:val="lightGray"/>
            <w:rPrChange w:id="2694" w:author="Victoria Shilina" w:date="2018-10-25T16:52:00Z">
              <w:rPr/>
            </w:rPrChange>
          </w:rPr>
          <w:t xml:space="preserve"> происходит при достижении Точки Пополнения, что есть 30% от норматива</w:t>
        </w:r>
      </w:ins>
      <w:r w:rsidR="00905D9B">
        <w:rPr>
          <w:highlight w:val="lightGray"/>
        </w:rPr>
        <w:t xml:space="preserve"> Штук товара канале.</w:t>
      </w:r>
    </w:p>
    <w:p w14:paraId="72466D23" w14:textId="77777777" w:rsidR="000C6B43" w:rsidRPr="000C6B43" w:rsidRDefault="000C6B43" w:rsidP="000C6B43">
      <w:pPr>
        <w:rPr>
          <w:ins w:id="2695" w:author="Victoria Shilina" w:date="2018-10-25T16:52:00Z"/>
          <w:highlight w:val="lightGray"/>
          <w:rPrChange w:id="2696" w:author="Victoria Shilina" w:date="2018-10-25T16:52:00Z">
            <w:rPr>
              <w:ins w:id="2697" w:author="Victoria Shilina" w:date="2018-10-25T16:52:00Z"/>
            </w:rPr>
          </w:rPrChange>
        </w:rPr>
      </w:pPr>
      <w:ins w:id="2698" w:author="Victoria Shilina" w:date="2018-10-25T16:52:00Z">
        <w:r w:rsidRPr="000C6B43">
          <w:rPr>
            <w:highlight w:val="lightGray"/>
            <w:rPrChange w:id="2699" w:author="Victoria Shilina" w:date="2018-10-25T16:52:00Z">
              <w:rPr/>
            </w:rPrChange>
          </w:rPr>
          <w:t>Параметр Точки Пополнения настраиваются Менеджером в СУ.</w:t>
        </w:r>
      </w:ins>
    </w:p>
    <w:p w14:paraId="12D5D0CD" w14:textId="643435B1" w:rsidR="000C6B43" w:rsidRPr="000C6B43" w:rsidRDefault="000C6B43" w:rsidP="000C6B43">
      <w:pPr>
        <w:rPr>
          <w:ins w:id="2700" w:author="Victoria Shilina" w:date="2018-10-25T16:52:00Z"/>
          <w:highlight w:val="lightGray"/>
          <w:rPrChange w:id="2701" w:author="Victoria Shilina" w:date="2018-10-25T16:52:00Z">
            <w:rPr>
              <w:ins w:id="2702" w:author="Victoria Shilina" w:date="2018-10-25T16:52:00Z"/>
            </w:rPr>
          </w:rPrChange>
        </w:rPr>
      </w:pPr>
      <w:ins w:id="2703" w:author="Victoria Shilina" w:date="2018-10-25T16:52:00Z">
        <w:r w:rsidRPr="000C6B43">
          <w:rPr>
            <w:highlight w:val="lightGray"/>
            <w:rPrChange w:id="2704" w:author="Victoria Shilina" w:date="2018-10-25T16:52:00Z">
              <w:rPr/>
            </w:rPrChange>
          </w:rPr>
          <w:t xml:space="preserve">СУ создает задание на Пополнение, с учетом </w:t>
        </w:r>
      </w:ins>
      <w:r w:rsidR="00905D9B">
        <w:rPr>
          <w:highlight w:val="lightGray"/>
        </w:rPr>
        <w:t>Штук товара</w:t>
      </w:r>
      <w:ins w:id="2705" w:author="Victoria Shilina" w:date="2018-10-25T16:52:00Z">
        <w:r w:rsidRPr="000C6B43">
          <w:rPr>
            <w:highlight w:val="lightGray"/>
            <w:rPrChange w:id="2706" w:author="Victoria Shilina" w:date="2018-10-25T16:52:00Z">
              <w:rPr/>
            </w:rPrChange>
          </w:rPr>
          <w:t xml:space="preserve"> в статусе «В пути».</w:t>
        </w:r>
      </w:ins>
    </w:p>
    <w:p w14:paraId="2FB81055" w14:textId="77777777" w:rsidR="000C6B43" w:rsidRPr="000C6B43" w:rsidRDefault="000C6B43" w:rsidP="000C6B43">
      <w:pPr>
        <w:pStyle w:val="afff1"/>
        <w:numPr>
          <w:ilvl w:val="1"/>
          <w:numId w:val="76"/>
        </w:numPr>
        <w:spacing w:after="160" w:line="259" w:lineRule="auto"/>
        <w:jc w:val="left"/>
        <w:rPr>
          <w:ins w:id="2707" w:author="Victoria Shilina" w:date="2018-10-25T16:52:00Z"/>
          <w:highlight w:val="lightGray"/>
          <w:rPrChange w:id="2708" w:author="Victoria Shilina" w:date="2018-10-25T16:52:00Z">
            <w:rPr>
              <w:ins w:id="2709" w:author="Victoria Shilina" w:date="2018-10-25T16:52:00Z"/>
            </w:rPr>
          </w:rPrChange>
        </w:rPr>
      </w:pPr>
      <w:ins w:id="2710" w:author="Victoria Shilina" w:date="2018-10-25T16:52:00Z">
        <w:r w:rsidRPr="000C6B43">
          <w:rPr>
            <w:highlight w:val="lightGray"/>
            <w:rPrChange w:id="2711" w:author="Victoria Shilina" w:date="2018-10-25T16:52:00Z">
              <w:rPr/>
            </w:rPrChange>
          </w:rPr>
          <w:t>Если включен режим «склад забит», тогда разгружаем Паллеты с минимальным количеством Груза (чтобы максимально освободить места в зоне Р1)</w:t>
        </w:r>
      </w:ins>
    </w:p>
    <w:p w14:paraId="435747C6" w14:textId="77777777" w:rsidR="000C6B43" w:rsidRPr="000C6B43" w:rsidRDefault="000C6B43" w:rsidP="000C6B43">
      <w:pPr>
        <w:pStyle w:val="afff1"/>
        <w:numPr>
          <w:ilvl w:val="1"/>
          <w:numId w:val="76"/>
        </w:numPr>
        <w:spacing w:after="160" w:line="259" w:lineRule="auto"/>
        <w:jc w:val="left"/>
        <w:rPr>
          <w:ins w:id="2712" w:author="Victoria Shilina" w:date="2018-10-25T16:52:00Z"/>
          <w:highlight w:val="lightGray"/>
          <w:rPrChange w:id="2713" w:author="Victoria Shilina" w:date="2018-10-25T16:52:00Z">
            <w:rPr>
              <w:ins w:id="2714" w:author="Victoria Shilina" w:date="2018-10-25T16:52:00Z"/>
            </w:rPr>
          </w:rPrChange>
        </w:rPr>
      </w:pPr>
      <w:ins w:id="2715" w:author="Victoria Shilina" w:date="2018-10-25T16:52:00Z">
        <w:r w:rsidRPr="000C6B43">
          <w:rPr>
            <w:highlight w:val="lightGray"/>
            <w:rPrChange w:id="2716" w:author="Victoria Shilina" w:date="2018-10-25T16:52:00Z">
              <w:rPr/>
            </w:rPrChange>
          </w:rPr>
          <w:t xml:space="preserve">Если не включен режим «склад забит», тогда по стратегии </w:t>
        </w:r>
        <w:r w:rsidRPr="000C6B43">
          <w:rPr>
            <w:highlight w:val="lightGray"/>
            <w:lang w:val="en-US"/>
            <w:rPrChange w:id="2717" w:author="Victoria Shilina" w:date="2018-10-25T16:52:00Z">
              <w:rPr>
                <w:lang w:val="en-US"/>
              </w:rPr>
            </w:rPrChange>
          </w:rPr>
          <w:t>FEFO</w:t>
        </w:r>
        <w:r w:rsidRPr="000C6B43">
          <w:rPr>
            <w:highlight w:val="lightGray"/>
            <w:rPrChange w:id="2718" w:author="Victoria Shilina" w:date="2018-10-25T16:52:00Z">
              <w:rPr/>
            </w:rPrChange>
          </w:rPr>
          <w:t xml:space="preserve"> </w:t>
        </w:r>
      </w:ins>
    </w:p>
    <w:p w14:paraId="066947EE" w14:textId="77777777" w:rsidR="000C6B43" w:rsidRPr="000C6B43" w:rsidRDefault="000C6B43" w:rsidP="000C6B43">
      <w:pPr>
        <w:rPr>
          <w:ins w:id="2719" w:author="Victoria Shilina" w:date="2018-10-25T16:52:00Z"/>
          <w:highlight w:val="lightGray"/>
          <w:rPrChange w:id="2720" w:author="Victoria Shilina" w:date="2018-10-25T16:52:00Z">
            <w:rPr>
              <w:ins w:id="2721" w:author="Victoria Shilina" w:date="2018-10-25T16:52:00Z"/>
            </w:rPr>
          </w:rPrChange>
        </w:rPr>
      </w:pPr>
      <w:ins w:id="2722" w:author="Victoria Shilina" w:date="2018-10-25T16:52:00Z">
        <w:r w:rsidRPr="000C6B43">
          <w:rPr>
            <w:highlight w:val="lightGray"/>
            <w:rPrChange w:id="2723" w:author="Victoria Shilina" w:date="2018-10-25T16:52:00Z">
              <w:rPr/>
            </w:rPrChange>
          </w:rPr>
          <w:t xml:space="preserve">Режим «склад забит» включается и выключается в ручном режиме Администратором, возможно оценка по визуальному признаку – в зоне безразмерной ячейки </w:t>
        </w:r>
        <w:r w:rsidRPr="000C6B43">
          <w:rPr>
            <w:highlight w:val="lightGray"/>
            <w:lang w:val="en-US"/>
            <w:rPrChange w:id="2724" w:author="Victoria Shilina" w:date="2018-10-25T16:52:00Z">
              <w:rPr>
                <w:lang w:val="en-US"/>
              </w:rPr>
            </w:rPrChange>
          </w:rPr>
          <w:t>P</w:t>
        </w:r>
        <w:r w:rsidRPr="000C6B43">
          <w:rPr>
            <w:highlight w:val="lightGray"/>
            <w:rPrChange w:id="2725" w:author="Victoria Shilina" w:date="2018-10-25T16:52:00Z">
              <w:rPr/>
            </w:rPrChange>
          </w:rPr>
          <w:t xml:space="preserve">1 накопилось более 2-х Паллет. </w:t>
        </w:r>
      </w:ins>
    </w:p>
    <w:p w14:paraId="555D9340" w14:textId="02E63521" w:rsidR="009D21B6" w:rsidRPr="00896D5D" w:rsidRDefault="009D21B6">
      <w:pPr>
        <w:pStyle w:val="2"/>
        <w:rPr>
          <w:ins w:id="2726" w:author="Victoria Shilina" w:date="2018-10-25T17:20:00Z"/>
          <w:highlight w:val="lightGray"/>
        </w:rPr>
        <w:pPrChange w:id="2727" w:author="Victoria Shilina" w:date="2018-10-25T17:21:00Z">
          <w:pPr/>
        </w:pPrChange>
      </w:pPr>
      <w:bookmarkStart w:id="2728" w:name="_Toc529192761"/>
      <w:proofErr w:type="spellStart"/>
      <w:ins w:id="2729" w:author="Victoria Shilina" w:date="2018-10-25T17:20:00Z">
        <w:r>
          <w:rPr>
            <w:highlight w:val="lightGray"/>
          </w:rPr>
          <w:t>Пополнение</w:t>
        </w:r>
        <w:proofErr w:type="spellEnd"/>
        <w:r>
          <w:rPr>
            <w:highlight w:val="lightGray"/>
          </w:rPr>
          <w:t xml:space="preserve"> </w:t>
        </w:r>
        <w:proofErr w:type="spellStart"/>
        <w:r>
          <w:rPr>
            <w:highlight w:val="lightGray"/>
          </w:rPr>
          <w:t>пустых</w:t>
        </w:r>
        <w:proofErr w:type="spellEnd"/>
        <w:r>
          <w:rPr>
            <w:highlight w:val="lightGray"/>
          </w:rPr>
          <w:t xml:space="preserve"> </w:t>
        </w:r>
        <w:proofErr w:type="spellStart"/>
        <w:r>
          <w:rPr>
            <w:highlight w:val="lightGray"/>
          </w:rPr>
          <w:t>Лотков</w:t>
        </w:r>
        <w:proofErr w:type="spellEnd"/>
        <w:r>
          <w:rPr>
            <w:highlight w:val="lightGray"/>
          </w:rPr>
          <w:t xml:space="preserve"> в </w:t>
        </w:r>
        <w:r>
          <w:rPr>
            <w:highlight w:val="lightGray"/>
            <w:lang w:val="en-US"/>
          </w:rPr>
          <w:t>G</w:t>
        </w:r>
        <w:r w:rsidRPr="00525DAC">
          <w:rPr>
            <w:highlight w:val="lightGray"/>
            <w:lang w:val="ru-RU"/>
          </w:rPr>
          <w:t>2</w:t>
        </w:r>
      </w:ins>
      <w:r w:rsidR="00525DAC" w:rsidRPr="00525DAC">
        <w:rPr>
          <w:highlight w:val="lightGray"/>
          <w:lang w:val="ru-RU"/>
        </w:rPr>
        <w:t xml:space="preserve"> </w:t>
      </w:r>
      <w:r w:rsidR="00525DAC">
        <w:rPr>
          <w:highlight w:val="lightGray"/>
          <w:lang w:val="ru-RU"/>
        </w:rPr>
        <w:t>(вне СУ)</w:t>
      </w:r>
      <w:bookmarkEnd w:id="2728"/>
    </w:p>
    <w:p w14:paraId="0FF93681" w14:textId="07EACA3F" w:rsidR="000C6B43" w:rsidRPr="000C6B43" w:rsidRDefault="000C6B43" w:rsidP="000C6B43">
      <w:pPr>
        <w:rPr>
          <w:ins w:id="2730" w:author="Victoria Shilina" w:date="2018-10-25T16:52:00Z"/>
          <w:highlight w:val="lightGray"/>
          <w:rPrChange w:id="2731" w:author="Victoria Shilina" w:date="2018-10-25T16:52:00Z">
            <w:rPr>
              <w:ins w:id="2732" w:author="Victoria Shilina" w:date="2018-10-25T16:52:00Z"/>
            </w:rPr>
          </w:rPrChange>
        </w:rPr>
      </w:pPr>
      <w:ins w:id="2733" w:author="Victoria Shilina" w:date="2018-10-25T16:52:00Z">
        <w:r w:rsidRPr="000C6B43">
          <w:rPr>
            <w:highlight w:val="lightGray"/>
            <w:rPrChange w:id="2734" w:author="Victoria Shilina" w:date="2018-10-25T16:52:00Z">
              <w:rPr/>
            </w:rPrChange>
          </w:rPr>
          <w:t xml:space="preserve">Пополнение пустых Лотков из мойки в </w:t>
        </w:r>
        <w:r w:rsidRPr="000C6B43">
          <w:rPr>
            <w:highlight w:val="lightGray"/>
            <w:lang w:val="en-US"/>
            <w:rPrChange w:id="2735" w:author="Victoria Shilina" w:date="2018-10-25T16:52:00Z">
              <w:rPr>
                <w:lang w:val="en-US"/>
              </w:rPr>
            </w:rPrChange>
          </w:rPr>
          <w:t>G</w:t>
        </w:r>
        <w:r w:rsidRPr="000C6B43">
          <w:rPr>
            <w:highlight w:val="lightGray"/>
            <w:rPrChange w:id="2736" w:author="Victoria Shilina" w:date="2018-10-25T16:52:00Z">
              <w:rPr/>
            </w:rPrChange>
          </w:rPr>
          <w:t>2 происходит вне СУ в следующем порядке:</w:t>
        </w:r>
      </w:ins>
    </w:p>
    <w:p w14:paraId="66AC9973" w14:textId="77777777" w:rsidR="000C6B43" w:rsidRPr="000C6B43" w:rsidRDefault="000C6B43" w:rsidP="000C6B43">
      <w:pPr>
        <w:rPr>
          <w:ins w:id="2737" w:author="Victoria Shilina" w:date="2018-10-25T16:52:00Z"/>
          <w:highlight w:val="lightGray"/>
          <w:rPrChange w:id="2738" w:author="Victoria Shilina" w:date="2018-10-25T16:52:00Z">
            <w:rPr>
              <w:ins w:id="2739" w:author="Victoria Shilina" w:date="2018-10-25T16:52:00Z"/>
            </w:rPr>
          </w:rPrChange>
        </w:rPr>
      </w:pPr>
      <w:ins w:id="2740" w:author="Victoria Shilina" w:date="2018-10-25T16:52:00Z">
        <w:r w:rsidRPr="000C6B43">
          <w:rPr>
            <w:highlight w:val="lightGray"/>
            <w:rPrChange w:id="2741" w:author="Victoria Shilina" w:date="2018-10-25T16:52:00Z">
              <w:rPr/>
            </w:rPrChange>
          </w:rPr>
          <w:t xml:space="preserve">- при достижении Точки Пополнения в Каналах </w:t>
        </w:r>
        <w:r w:rsidRPr="000C6B43">
          <w:rPr>
            <w:highlight w:val="lightGray"/>
            <w:lang w:val="en-US"/>
            <w:rPrChange w:id="2742" w:author="Victoria Shilina" w:date="2018-10-25T16:52:00Z">
              <w:rPr>
                <w:lang w:val="en-US"/>
              </w:rPr>
            </w:rPrChange>
          </w:rPr>
          <w:t>G</w:t>
        </w:r>
        <w:r w:rsidRPr="000C6B43">
          <w:rPr>
            <w:highlight w:val="lightGray"/>
            <w:rPrChange w:id="2743" w:author="Victoria Shilina" w:date="2018-10-25T16:52:00Z">
              <w:rPr/>
            </w:rPrChange>
          </w:rPr>
          <w:t xml:space="preserve">2 отведенных под пустые ячейки подается автоматически световой сигнал Оператору в зоне </w:t>
        </w:r>
        <w:r w:rsidRPr="000C6B43">
          <w:rPr>
            <w:highlight w:val="lightGray"/>
            <w:lang w:val="en-US"/>
            <w:rPrChange w:id="2744" w:author="Victoria Shilina" w:date="2018-10-25T16:52:00Z">
              <w:rPr>
                <w:lang w:val="en-US"/>
              </w:rPr>
            </w:rPrChange>
          </w:rPr>
          <w:t>CNIT</w:t>
        </w:r>
        <w:r w:rsidRPr="000C6B43">
          <w:rPr>
            <w:highlight w:val="lightGray"/>
            <w:rPrChange w:id="2745" w:author="Victoria Shilina" w:date="2018-10-25T16:52:00Z">
              <w:rPr/>
            </w:rPrChange>
          </w:rPr>
          <w:t>1;</w:t>
        </w:r>
      </w:ins>
    </w:p>
    <w:p w14:paraId="0687BF86" w14:textId="77777777" w:rsidR="000C6B43" w:rsidRPr="000C6B43" w:rsidRDefault="000C6B43" w:rsidP="000C6B43">
      <w:pPr>
        <w:rPr>
          <w:ins w:id="2746" w:author="Victoria Shilina" w:date="2018-10-25T16:52:00Z"/>
          <w:highlight w:val="lightGray"/>
          <w:rPrChange w:id="2747" w:author="Victoria Shilina" w:date="2018-10-25T16:52:00Z">
            <w:rPr>
              <w:ins w:id="2748" w:author="Victoria Shilina" w:date="2018-10-25T16:52:00Z"/>
            </w:rPr>
          </w:rPrChange>
        </w:rPr>
      </w:pPr>
      <w:ins w:id="2749" w:author="Victoria Shilina" w:date="2018-10-25T16:52:00Z">
        <w:r w:rsidRPr="000C6B43">
          <w:rPr>
            <w:highlight w:val="lightGray"/>
            <w:rPrChange w:id="2750" w:author="Victoria Shilina" w:date="2018-10-25T16:52:00Z">
              <w:rPr/>
            </w:rPrChange>
          </w:rPr>
          <w:t xml:space="preserve">- оператор из зоны </w:t>
        </w:r>
        <w:r w:rsidRPr="000C6B43">
          <w:rPr>
            <w:highlight w:val="lightGray"/>
            <w:lang w:val="en-US"/>
            <w:rPrChange w:id="2751" w:author="Victoria Shilina" w:date="2018-10-25T16:52:00Z">
              <w:rPr>
                <w:lang w:val="en-US"/>
              </w:rPr>
            </w:rPrChange>
          </w:rPr>
          <w:t>CNIT</w:t>
        </w:r>
        <w:r w:rsidRPr="000C6B43">
          <w:rPr>
            <w:highlight w:val="lightGray"/>
            <w:rPrChange w:id="2752" w:author="Victoria Shilina" w:date="2018-10-25T16:52:00Z">
              <w:rPr/>
            </w:rPrChange>
          </w:rPr>
          <w:t>1 кладет на Конвейер необходимые количество пустых Лотков без задания, отжимает световой сигнал;</w:t>
        </w:r>
      </w:ins>
    </w:p>
    <w:p w14:paraId="20CB3CFE" w14:textId="77777777" w:rsidR="000C6B43" w:rsidRPr="000C6B43" w:rsidRDefault="000C6B43" w:rsidP="000C6B43">
      <w:pPr>
        <w:rPr>
          <w:ins w:id="2753" w:author="Victoria Shilina" w:date="2018-10-25T16:52:00Z"/>
          <w:highlight w:val="lightGray"/>
          <w:rPrChange w:id="2754" w:author="Victoria Shilina" w:date="2018-10-25T16:52:00Z">
            <w:rPr>
              <w:ins w:id="2755" w:author="Victoria Shilina" w:date="2018-10-25T16:52:00Z"/>
            </w:rPr>
          </w:rPrChange>
        </w:rPr>
      </w:pPr>
      <w:ins w:id="2756" w:author="Victoria Shilina" w:date="2018-10-25T16:52:00Z">
        <w:r w:rsidRPr="000C6B43">
          <w:rPr>
            <w:highlight w:val="lightGray"/>
            <w:rPrChange w:id="2757" w:author="Victoria Shilina" w:date="2018-10-25T16:52:00Z">
              <w:rPr/>
            </w:rPrChange>
          </w:rPr>
          <w:t xml:space="preserve">- все Лотки без задания попадают в зону </w:t>
        </w:r>
        <w:r w:rsidRPr="000C6B43">
          <w:rPr>
            <w:highlight w:val="lightGray"/>
            <w:lang w:val="en-US"/>
            <w:rPrChange w:id="2758" w:author="Victoria Shilina" w:date="2018-10-25T16:52:00Z">
              <w:rPr>
                <w:lang w:val="en-US"/>
              </w:rPr>
            </w:rPrChange>
          </w:rPr>
          <w:t>RG</w:t>
        </w:r>
        <w:r w:rsidRPr="000C6B43">
          <w:rPr>
            <w:highlight w:val="lightGray"/>
            <w:rPrChange w:id="2759" w:author="Victoria Shilina" w:date="2018-10-25T16:52:00Z">
              <w:rPr/>
            </w:rPrChange>
          </w:rPr>
          <w:t>2;</w:t>
        </w:r>
      </w:ins>
    </w:p>
    <w:p w14:paraId="2FEF906D" w14:textId="77777777" w:rsidR="000C6B43" w:rsidRPr="000C6B43" w:rsidRDefault="000C6B43" w:rsidP="000C6B43">
      <w:pPr>
        <w:rPr>
          <w:ins w:id="2760" w:author="Victoria Shilina" w:date="2018-10-25T16:52:00Z"/>
          <w:highlight w:val="lightGray"/>
          <w:rPrChange w:id="2761" w:author="Victoria Shilina" w:date="2018-10-25T16:52:00Z">
            <w:rPr>
              <w:ins w:id="2762" w:author="Victoria Shilina" w:date="2018-10-25T16:52:00Z"/>
            </w:rPr>
          </w:rPrChange>
        </w:rPr>
      </w:pPr>
      <w:ins w:id="2763" w:author="Victoria Shilina" w:date="2018-10-25T16:52:00Z">
        <w:r w:rsidRPr="000C6B43">
          <w:rPr>
            <w:highlight w:val="lightGray"/>
            <w:rPrChange w:id="2764" w:author="Victoria Shilina" w:date="2018-10-25T16:52:00Z">
              <w:rPr/>
            </w:rPrChange>
          </w:rPr>
          <w:t xml:space="preserve">- оператор </w:t>
        </w:r>
        <w:r w:rsidRPr="000C6B43">
          <w:rPr>
            <w:highlight w:val="lightGray"/>
            <w:lang w:val="en-US"/>
            <w:rPrChange w:id="2765" w:author="Victoria Shilina" w:date="2018-10-25T16:52:00Z">
              <w:rPr>
                <w:lang w:val="en-US"/>
              </w:rPr>
            </w:rPrChange>
          </w:rPr>
          <w:t>RG</w:t>
        </w:r>
        <w:r w:rsidRPr="000C6B43">
          <w:rPr>
            <w:highlight w:val="lightGray"/>
            <w:rPrChange w:id="2766" w:author="Victoria Shilina" w:date="2018-10-25T16:52:00Z">
              <w:rPr/>
            </w:rPrChange>
          </w:rPr>
          <w:t>2 проводит размещение пришедших пустых Лотков в соответствующие Каналы.</w:t>
        </w:r>
      </w:ins>
    </w:p>
    <w:p w14:paraId="14846943" w14:textId="75BBCAA0" w:rsidR="000C6B43" w:rsidRDefault="000C6B43" w:rsidP="000C6B43">
      <w:pPr>
        <w:rPr>
          <w:ins w:id="2767" w:author="Victoria Shilina" w:date="2018-10-25T16:54:00Z"/>
        </w:rPr>
      </w:pPr>
      <w:ins w:id="2768" w:author="Victoria Shilina" w:date="2018-10-25T16:52:00Z">
        <w:r w:rsidRPr="000C6B43">
          <w:rPr>
            <w:highlight w:val="lightGray"/>
            <w:rPrChange w:id="2769" w:author="Victoria Shilina" w:date="2018-10-25T16:52:00Z">
              <w:rPr/>
            </w:rPrChange>
          </w:rPr>
          <w:t xml:space="preserve">Для хранения излишков и запасов пустых Лотков можно предусмотреть стеллажи рядом с зоной </w:t>
        </w:r>
        <w:r w:rsidRPr="000C6B43">
          <w:rPr>
            <w:highlight w:val="lightGray"/>
            <w:lang w:val="en-US"/>
            <w:rPrChange w:id="2770" w:author="Victoria Shilina" w:date="2018-10-25T16:52:00Z">
              <w:rPr>
                <w:lang w:val="en-US"/>
              </w:rPr>
            </w:rPrChange>
          </w:rPr>
          <w:t>RG</w:t>
        </w:r>
        <w:r w:rsidRPr="000C6B43">
          <w:rPr>
            <w:highlight w:val="lightGray"/>
            <w:rPrChange w:id="2771" w:author="Victoria Shilina" w:date="2018-10-25T16:52:00Z">
              <w:rPr/>
            </w:rPrChange>
          </w:rPr>
          <w:t>2. В начале смены Оператор может в ручном режиме запросить и разместить пустые Лотки, чтобы полностью заполнить стеллажи.</w:t>
        </w:r>
        <w:r>
          <w:t xml:space="preserve"> </w:t>
        </w:r>
      </w:ins>
    </w:p>
    <w:p w14:paraId="0344B06A" w14:textId="77777777" w:rsidR="000C6B43" w:rsidRPr="000C6B43" w:rsidRDefault="000C6B43">
      <w:pPr>
        <w:rPr>
          <w:ins w:id="2772" w:author="Victoria Shilina" w:date="2018-10-25T16:51:00Z"/>
          <w:rPrChange w:id="2773" w:author="Victoria Shilina" w:date="2018-10-25T16:52:00Z">
            <w:rPr>
              <w:ins w:id="2774" w:author="Victoria Shilina" w:date="2018-10-25T16:51:00Z"/>
              <w:lang w:eastAsia="x-none"/>
            </w:rPr>
          </w:rPrChange>
        </w:rPr>
      </w:pPr>
    </w:p>
    <w:p w14:paraId="418E4230" w14:textId="4B51F8D3" w:rsidR="000C6B43" w:rsidRPr="00AC3364" w:rsidDel="000C6B43" w:rsidRDefault="000C6B43" w:rsidP="00476000">
      <w:pPr>
        <w:rPr>
          <w:del w:id="2775" w:author="Victoria Shilina" w:date="2018-10-25T16:51:00Z"/>
          <w:lang w:eastAsia="x-none"/>
        </w:rPr>
      </w:pPr>
      <w:bookmarkStart w:id="2776" w:name="_Toc528318427"/>
      <w:bookmarkStart w:id="2777" w:name="_Toc528685160"/>
      <w:bookmarkStart w:id="2778" w:name="_Toc529192762"/>
      <w:bookmarkEnd w:id="2776"/>
      <w:bookmarkEnd w:id="2777"/>
      <w:bookmarkEnd w:id="2778"/>
    </w:p>
    <w:p w14:paraId="1F53E102" w14:textId="56E7F5D4" w:rsidR="00392492" w:rsidRDefault="00392492" w:rsidP="00392492">
      <w:pPr>
        <w:pStyle w:val="1"/>
        <w:rPr>
          <w:ins w:id="2779" w:author="cc-sed63" w:date="2018-08-20T14:32:00Z"/>
        </w:rPr>
      </w:pPr>
      <w:bookmarkStart w:id="2780" w:name="_Toc529192763"/>
      <w:ins w:id="2781" w:author="cc-sed63" w:date="2018-08-20T14:32:00Z">
        <w:r>
          <w:lastRenderedPageBreak/>
          <w:t>О</w:t>
        </w:r>
      </w:ins>
      <w:ins w:id="2782" w:author="Victoria Shilina" w:date="2018-10-26T10:32:00Z">
        <w:r w:rsidR="00D2097B">
          <w:t>т</w:t>
        </w:r>
      </w:ins>
      <w:r w:rsidR="000E38A6">
        <w:t>бор</w:t>
      </w:r>
      <w:ins w:id="2783" w:author="Victoria Shilina" w:date="2018-10-26T10:32:00Z">
        <w:r w:rsidR="00D2097B">
          <w:t xml:space="preserve"> </w:t>
        </w:r>
      </w:ins>
      <w:r w:rsidR="006B1712">
        <w:t>Т</w:t>
      </w:r>
      <w:ins w:id="2784" w:author="Victoria Shilina" w:date="2018-10-25T17:20:00Z">
        <w:r w:rsidR="00A87784">
          <w:t>овар</w:t>
        </w:r>
      </w:ins>
      <w:ins w:id="2785" w:author="Victoria Shilina" w:date="2018-10-26T10:32:00Z">
        <w:r w:rsidR="00D2097B">
          <w:t>ов по З</w:t>
        </w:r>
      </w:ins>
      <w:ins w:id="2786" w:author="Victoria Shilina" w:date="2018-10-25T17:20:00Z">
        <w:r w:rsidR="00A87784">
          <w:t>а</w:t>
        </w:r>
      </w:ins>
      <w:ins w:id="2787" w:author="Victoria Shilina" w:date="2018-10-26T10:32:00Z">
        <w:r w:rsidR="00D2097B">
          <w:t>казам</w:t>
        </w:r>
      </w:ins>
      <w:r w:rsidR="000E38A6">
        <w:t xml:space="preserve"> </w:t>
      </w:r>
      <w:r w:rsidR="000E38A6">
        <w:rPr>
          <w:lang w:val="en-US"/>
        </w:rPr>
        <w:t>G</w:t>
      </w:r>
      <w:r w:rsidR="000E38A6" w:rsidRPr="000E38A6">
        <w:t>1,</w:t>
      </w:r>
      <w:r w:rsidR="000E38A6">
        <w:rPr>
          <w:lang w:val="en-US"/>
        </w:rPr>
        <w:t>G</w:t>
      </w:r>
      <w:r w:rsidR="000E38A6" w:rsidRPr="000E38A6">
        <w:t>2,</w:t>
      </w:r>
      <w:r w:rsidR="000E38A6">
        <w:rPr>
          <w:lang w:val="en-US"/>
        </w:rPr>
        <w:t>P</w:t>
      </w:r>
      <w:r w:rsidR="000E38A6" w:rsidRPr="000E38A6">
        <w:t>1,</w:t>
      </w:r>
      <w:r w:rsidR="000E38A6">
        <w:rPr>
          <w:lang w:val="en-US"/>
        </w:rPr>
        <w:t>R</w:t>
      </w:r>
      <w:r w:rsidR="00CB0D4E">
        <w:t>,</w:t>
      </w:r>
      <w:r w:rsidR="00B61025">
        <w:rPr>
          <w:lang w:val="en-US"/>
        </w:rPr>
        <w:t>RG</w:t>
      </w:r>
      <w:r w:rsidR="00B61025" w:rsidRPr="00B61025">
        <w:t>3</w:t>
      </w:r>
      <w:bookmarkEnd w:id="2780"/>
      <w:ins w:id="2788" w:author="cc-sed63" w:date="2018-08-20T14:32:00Z">
        <w:del w:id="2789" w:author="Victoria Shilina" w:date="2018-10-26T09:34:00Z">
          <w:r w:rsidDel="00A87784">
            <w:delText>тгрузка</w:delText>
          </w:r>
        </w:del>
      </w:ins>
    </w:p>
    <w:p w14:paraId="33CAC7E3" w14:textId="0065AE79" w:rsidR="00D2097B" w:rsidRPr="00CB0D4E" w:rsidRDefault="00D2097B" w:rsidP="000B4B57">
      <w:pPr>
        <w:ind w:firstLine="708"/>
        <w:rPr>
          <w:ins w:id="2790" w:author="Victoria Shilina" w:date="2018-10-26T10:33:00Z"/>
          <w:highlight w:val="lightGray"/>
          <w:rPrChange w:id="2791" w:author="Victoria Shilina" w:date="2018-10-26T11:48:00Z">
            <w:rPr>
              <w:ins w:id="2792" w:author="Victoria Shilina" w:date="2018-10-26T10:33:00Z"/>
            </w:rPr>
          </w:rPrChange>
        </w:rPr>
      </w:pPr>
      <w:ins w:id="2793" w:author="Victoria Shilina" w:date="2018-10-26T10:33:00Z">
        <w:r w:rsidRPr="00CB0D4E">
          <w:rPr>
            <w:highlight w:val="lightGray"/>
            <w:rPrChange w:id="2794" w:author="Victoria Shilina" w:date="2018-10-26T11:48:00Z">
              <w:rPr/>
            </w:rPrChange>
          </w:rPr>
          <w:t xml:space="preserve">Отгрузки товаров со склада осуществляются на основании </w:t>
        </w:r>
      </w:ins>
      <w:r w:rsidR="00525DAC" w:rsidRPr="00CB0D4E">
        <w:rPr>
          <w:highlight w:val="lightGray"/>
        </w:rPr>
        <w:t>З</w:t>
      </w:r>
      <w:ins w:id="2795" w:author="Victoria Shilina" w:date="2018-10-26T10:33:00Z">
        <w:r w:rsidRPr="00CB0D4E">
          <w:rPr>
            <w:highlight w:val="lightGray"/>
            <w:rPrChange w:id="2796" w:author="Victoria Shilina" w:date="2018-10-26T11:48:00Z">
              <w:rPr/>
            </w:rPrChange>
          </w:rPr>
          <w:t xml:space="preserve">аказов, поступающих в СК из ГС. Каждый </w:t>
        </w:r>
      </w:ins>
      <w:r w:rsidR="00CC0869" w:rsidRPr="00CB0D4E">
        <w:rPr>
          <w:highlight w:val="lightGray"/>
        </w:rPr>
        <w:t>З</w:t>
      </w:r>
      <w:ins w:id="2797" w:author="Victoria Shilina" w:date="2018-10-26T10:33:00Z">
        <w:r w:rsidRPr="00CB0D4E">
          <w:rPr>
            <w:highlight w:val="lightGray"/>
            <w:rPrChange w:id="2798" w:author="Victoria Shilina" w:date="2018-10-26T11:48:00Z">
              <w:rPr/>
            </w:rPrChange>
          </w:rPr>
          <w:t xml:space="preserve">аказ содержит </w:t>
        </w:r>
      </w:ins>
      <w:r w:rsidR="00CC0869" w:rsidRPr="00CB0D4E">
        <w:rPr>
          <w:highlight w:val="lightGray"/>
        </w:rPr>
        <w:t>Т</w:t>
      </w:r>
      <w:ins w:id="2799" w:author="Victoria Shilina" w:date="2018-10-26T10:33:00Z">
        <w:r w:rsidRPr="00CB0D4E">
          <w:rPr>
            <w:highlight w:val="lightGray"/>
            <w:rPrChange w:id="2800" w:author="Victoria Shilina" w:date="2018-10-26T11:48:00Z">
              <w:rPr/>
            </w:rPrChange>
          </w:rPr>
          <w:t xml:space="preserve">овары только для одного </w:t>
        </w:r>
      </w:ins>
      <w:r w:rsidR="00CC0869" w:rsidRPr="00CB0D4E">
        <w:rPr>
          <w:highlight w:val="lightGray"/>
        </w:rPr>
        <w:t>К</w:t>
      </w:r>
      <w:ins w:id="2801" w:author="Victoria Shilina" w:date="2018-10-26T10:33:00Z">
        <w:r w:rsidRPr="00CB0D4E">
          <w:rPr>
            <w:highlight w:val="lightGray"/>
            <w:rPrChange w:id="2802" w:author="Victoria Shilina" w:date="2018-10-26T11:48:00Z">
              <w:rPr/>
            </w:rPrChange>
          </w:rPr>
          <w:t xml:space="preserve">лиента и одной </w:t>
        </w:r>
      </w:ins>
      <w:r w:rsidR="00CC0869" w:rsidRPr="00CB0D4E">
        <w:rPr>
          <w:highlight w:val="lightGray"/>
        </w:rPr>
        <w:t>Т</w:t>
      </w:r>
      <w:ins w:id="2803" w:author="Victoria Shilina" w:date="2018-10-26T10:33:00Z">
        <w:r w:rsidRPr="00CB0D4E">
          <w:rPr>
            <w:highlight w:val="lightGray"/>
            <w:rPrChange w:id="2804" w:author="Victoria Shilina" w:date="2018-10-26T11:48:00Z">
              <w:rPr/>
            </w:rPrChange>
          </w:rPr>
          <w:t>очки доставки (при доставке).</w:t>
        </w:r>
      </w:ins>
    </w:p>
    <w:p w14:paraId="05632603" w14:textId="0E9B7464" w:rsidR="00D2097B" w:rsidRPr="00CB0D4E" w:rsidRDefault="00D2097B" w:rsidP="00D2097B">
      <w:pPr>
        <w:rPr>
          <w:ins w:id="2805" w:author="Victoria Shilina" w:date="2018-10-26T10:33:00Z"/>
          <w:highlight w:val="lightGray"/>
          <w:rPrChange w:id="2806" w:author="Victoria Shilina" w:date="2018-10-26T11:48:00Z">
            <w:rPr>
              <w:ins w:id="2807" w:author="Victoria Shilina" w:date="2018-10-26T10:33:00Z"/>
            </w:rPr>
          </w:rPrChange>
        </w:rPr>
      </w:pPr>
      <w:ins w:id="2808" w:author="Victoria Shilina" w:date="2018-10-26T10:33:00Z">
        <w:r w:rsidRPr="00CB0D4E">
          <w:rPr>
            <w:highlight w:val="lightGray"/>
            <w:rPrChange w:id="2809" w:author="Victoria Shilina" w:date="2018-10-26T11:48:00Z">
              <w:rPr/>
            </w:rPrChange>
          </w:rPr>
          <w:t xml:space="preserve">При работе с </w:t>
        </w:r>
      </w:ins>
      <w:r w:rsidR="006B1712" w:rsidRPr="00CB0D4E">
        <w:rPr>
          <w:highlight w:val="lightGray"/>
        </w:rPr>
        <w:t>З</w:t>
      </w:r>
      <w:ins w:id="2810" w:author="Victoria Shilina" w:date="2018-10-26T10:33:00Z">
        <w:r w:rsidRPr="00CB0D4E">
          <w:rPr>
            <w:highlight w:val="lightGray"/>
            <w:rPrChange w:id="2811" w:author="Victoria Shilina" w:date="2018-10-26T11:48:00Z">
              <w:rPr/>
            </w:rPrChange>
          </w:rPr>
          <w:t xml:space="preserve">аказом в СУ </w:t>
        </w:r>
      </w:ins>
      <w:r w:rsidR="006B1712" w:rsidRPr="00CB0D4E">
        <w:rPr>
          <w:highlight w:val="lightGray"/>
        </w:rPr>
        <w:t xml:space="preserve">на этапе Отбора </w:t>
      </w:r>
      <w:ins w:id="2812" w:author="Victoria Shilina" w:date="2018-10-26T10:33:00Z">
        <w:r w:rsidRPr="00CB0D4E">
          <w:rPr>
            <w:highlight w:val="lightGray"/>
            <w:rPrChange w:id="2813" w:author="Victoria Shilina" w:date="2018-10-26T11:48:00Z">
              <w:rPr/>
            </w:rPrChange>
          </w:rPr>
          <w:t>выполняются следующие действия:</w:t>
        </w:r>
      </w:ins>
    </w:p>
    <w:p w14:paraId="47B5ECB3" w14:textId="5FBCD45B" w:rsidR="00D2097B" w:rsidRPr="00CB0D4E" w:rsidRDefault="00D2097B" w:rsidP="006B1712">
      <w:pPr>
        <w:pStyle w:val="afff1"/>
        <w:numPr>
          <w:ilvl w:val="0"/>
          <w:numId w:val="102"/>
        </w:numPr>
        <w:rPr>
          <w:ins w:id="2814" w:author="Victoria Shilina" w:date="2018-10-26T10:33:00Z"/>
          <w:highlight w:val="lightGray"/>
          <w:rPrChange w:id="2815" w:author="Victoria Shilina" w:date="2018-10-26T11:48:00Z">
            <w:rPr>
              <w:ins w:id="2816" w:author="Victoria Shilina" w:date="2018-10-26T10:33:00Z"/>
            </w:rPr>
          </w:rPrChange>
        </w:rPr>
      </w:pPr>
      <w:ins w:id="2817" w:author="Victoria Shilina" w:date="2018-10-26T10:33:00Z">
        <w:r w:rsidRPr="00CB0D4E">
          <w:rPr>
            <w:highlight w:val="lightGray"/>
            <w:rPrChange w:id="2818" w:author="Victoria Shilina" w:date="2018-10-26T11:48:00Z">
              <w:rPr/>
            </w:rPrChange>
          </w:rPr>
          <w:t xml:space="preserve">менеджером принимается решение об очередности запуска </w:t>
        </w:r>
      </w:ins>
      <w:r w:rsidR="00CC0869" w:rsidRPr="00CB0D4E">
        <w:rPr>
          <w:highlight w:val="lightGray"/>
        </w:rPr>
        <w:t>З</w:t>
      </w:r>
      <w:ins w:id="2819" w:author="Victoria Shilina" w:date="2018-10-26T10:33:00Z">
        <w:r w:rsidRPr="00CB0D4E">
          <w:rPr>
            <w:highlight w:val="lightGray"/>
            <w:rPrChange w:id="2820" w:author="Victoria Shilina" w:date="2018-10-26T11:48:00Z">
              <w:rPr/>
            </w:rPrChange>
          </w:rPr>
          <w:t>аказов</w:t>
        </w:r>
      </w:ins>
      <w:r w:rsidR="00CC0869" w:rsidRPr="00CB0D4E">
        <w:rPr>
          <w:highlight w:val="lightGray"/>
        </w:rPr>
        <w:t xml:space="preserve"> в работу</w:t>
      </w:r>
      <w:ins w:id="2821" w:author="Victoria Shilina" w:date="2018-10-26T10:33:00Z">
        <w:r w:rsidRPr="00CB0D4E">
          <w:rPr>
            <w:highlight w:val="lightGray"/>
            <w:rPrChange w:id="2822" w:author="Victoria Shilina" w:date="2018-10-26T11:48:00Z">
              <w:rPr/>
            </w:rPrChange>
          </w:rPr>
          <w:t>,</w:t>
        </w:r>
      </w:ins>
    </w:p>
    <w:p w14:paraId="29465DEE" w14:textId="72FBFEF3" w:rsidR="00D2097B" w:rsidRPr="00CB0D4E" w:rsidRDefault="00D2097B" w:rsidP="006B1712">
      <w:pPr>
        <w:pStyle w:val="afff1"/>
        <w:numPr>
          <w:ilvl w:val="0"/>
          <w:numId w:val="102"/>
        </w:numPr>
        <w:rPr>
          <w:ins w:id="2823" w:author="Victoria Shilina" w:date="2018-10-26T10:33:00Z"/>
          <w:highlight w:val="lightGray"/>
          <w:rPrChange w:id="2824" w:author="Victoria Shilina" w:date="2018-10-26T11:48:00Z">
            <w:rPr>
              <w:ins w:id="2825" w:author="Victoria Shilina" w:date="2018-10-26T10:33:00Z"/>
            </w:rPr>
          </w:rPrChange>
        </w:rPr>
      </w:pPr>
      <w:ins w:id="2826" w:author="Victoria Shilina" w:date="2018-10-26T10:33:00Z">
        <w:r w:rsidRPr="00CB0D4E">
          <w:rPr>
            <w:highlight w:val="lightGray"/>
            <w:rPrChange w:id="2827" w:author="Victoria Shilina" w:date="2018-10-26T11:48:00Z">
              <w:rPr/>
            </w:rPrChange>
          </w:rPr>
          <w:t xml:space="preserve">выполняется планирование </w:t>
        </w:r>
      </w:ins>
      <w:r w:rsidR="00CC0869" w:rsidRPr="00CB0D4E">
        <w:rPr>
          <w:highlight w:val="lightGray"/>
        </w:rPr>
        <w:t>З</w:t>
      </w:r>
      <w:ins w:id="2828" w:author="Victoria Shilina" w:date="2018-10-26T10:33:00Z">
        <w:r w:rsidRPr="00CB0D4E">
          <w:rPr>
            <w:highlight w:val="lightGray"/>
            <w:rPrChange w:id="2829" w:author="Victoria Shilina" w:date="2018-10-26T11:48:00Z">
              <w:rPr/>
            </w:rPrChange>
          </w:rPr>
          <w:t xml:space="preserve">аказа, </w:t>
        </w:r>
        <w:r w:rsidRPr="00CB0D4E">
          <w:rPr>
            <w:highlight w:val="lightGray"/>
            <w:shd w:val="clear" w:color="auto" w:fill="FFFF00"/>
            <w:rPrChange w:id="2830" w:author="Victoria Shilina" w:date="2018-10-26T11:48:00Z">
              <w:rPr/>
            </w:rPrChange>
          </w:rPr>
          <w:t xml:space="preserve">создаются </w:t>
        </w:r>
      </w:ins>
      <w:r w:rsidR="00CC0869" w:rsidRPr="00CB0D4E">
        <w:rPr>
          <w:highlight w:val="lightGray"/>
          <w:shd w:val="clear" w:color="auto" w:fill="FFFF00"/>
        </w:rPr>
        <w:t>Листы Отбора (ЛО)</w:t>
      </w:r>
      <w:ins w:id="2831" w:author="Victoria Shilina" w:date="2018-10-26T10:33:00Z">
        <w:r w:rsidRPr="00CB0D4E">
          <w:rPr>
            <w:highlight w:val="lightGray"/>
            <w:shd w:val="clear" w:color="auto" w:fill="FFFF00"/>
            <w:rPrChange w:id="2832" w:author="Victoria Shilina" w:date="2018-10-26T11:48:00Z">
              <w:rPr/>
            </w:rPrChange>
          </w:rPr>
          <w:t>,</w:t>
        </w:r>
      </w:ins>
    </w:p>
    <w:p w14:paraId="0B8E3135" w14:textId="0D37DA69" w:rsidR="00D2097B" w:rsidRPr="00CB0D4E" w:rsidRDefault="00D2097B" w:rsidP="006B1712">
      <w:pPr>
        <w:pStyle w:val="afff1"/>
        <w:numPr>
          <w:ilvl w:val="0"/>
          <w:numId w:val="102"/>
        </w:numPr>
        <w:rPr>
          <w:ins w:id="2833" w:author="Victoria Shilina" w:date="2018-10-26T10:33:00Z"/>
          <w:highlight w:val="lightGray"/>
          <w:rPrChange w:id="2834" w:author="Victoria Shilina" w:date="2018-10-26T11:48:00Z">
            <w:rPr>
              <w:ins w:id="2835" w:author="Victoria Shilina" w:date="2018-10-26T10:33:00Z"/>
            </w:rPr>
          </w:rPrChange>
        </w:rPr>
      </w:pPr>
      <w:ins w:id="2836" w:author="Victoria Shilina" w:date="2018-10-26T10:33:00Z">
        <w:r w:rsidRPr="00CB0D4E">
          <w:rPr>
            <w:highlight w:val="lightGray"/>
            <w:rPrChange w:id="2837" w:author="Victoria Shilina" w:date="2018-10-26T11:48:00Z">
              <w:rPr/>
            </w:rPrChange>
          </w:rPr>
          <w:t xml:space="preserve">создаются работы на отбор </w:t>
        </w:r>
      </w:ins>
      <w:r w:rsidR="006B1712" w:rsidRPr="00CB0D4E">
        <w:rPr>
          <w:highlight w:val="lightGray"/>
        </w:rPr>
        <w:t>Г</w:t>
      </w:r>
      <w:ins w:id="2838" w:author="Victoria Shilina" w:date="2018-10-26T10:33:00Z">
        <w:r w:rsidRPr="00CB0D4E">
          <w:rPr>
            <w:highlight w:val="lightGray"/>
            <w:rPrChange w:id="2839" w:author="Victoria Shilina" w:date="2018-10-26T11:48:00Z">
              <w:rPr/>
            </w:rPrChange>
          </w:rPr>
          <w:t>рузов,</w:t>
        </w:r>
      </w:ins>
    </w:p>
    <w:p w14:paraId="69026524" w14:textId="147156F0" w:rsidR="00D2097B" w:rsidRPr="00CB0D4E" w:rsidRDefault="00D2097B" w:rsidP="006B1712">
      <w:pPr>
        <w:pStyle w:val="afff1"/>
        <w:numPr>
          <w:ilvl w:val="0"/>
          <w:numId w:val="102"/>
        </w:numPr>
        <w:rPr>
          <w:ins w:id="2840" w:author="Victoria Shilina" w:date="2018-10-26T10:33:00Z"/>
          <w:highlight w:val="lightGray"/>
          <w:rPrChange w:id="2841" w:author="Victoria Shilina" w:date="2018-10-26T11:48:00Z">
            <w:rPr>
              <w:ins w:id="2842" w:author="Victoria Shilina" w:date="2018-10-26T10:33:00Z"/>
            </w:rPr>
          </w:rPrChange>
        </w:rPr>
      </w:pPr>
      <w:ins w:id="2843" w:author="Victoria Shilina" w:date="2018-10-26T10:33:00Z">
        <w:r w:rsidRPr="00CB0D4E">
          <w:rPr>
            <w:highlight w:val="lightGray"/>
            <w:rPrChange w:id="2844" w:author="Victoria Shilina" w:date="2018-10-26T11:48:00Z">
              <w:rPr/>
            </w:rPrChange>
          </w:rPr>
          <w:t xml:space="preserve">производится отбор </w:t>
        </w:r>
      </w:ins>
      <w:r w:rsidR="006B1712" w:rsidRPr="00CB0D4E">
        <w:rPr>
          <w:highlight w:val="lightGray"/>
        </w:rPr>
        <w:t>Г</w:t>
      </w:r>
      <w:ins w:id="2845" w:author="Victoria Shilina" w:date="2018-10-26T10:33:00Z">
        <w:r w:rsidRPr="00CB0D4E">
          <w:rPr>
            <w:highlight w:val="lightGray"/>
            <w:rPrChange w:id="2846" w:author="Victoria Shilina" w:date="2018-10-26T11:48:00Z">
              <w:rPr/>
            </w:rPrChange>
          </w:rPr>
          <w:t xml:space="preserve">рузов для заказов и их перемещение в зону </w:t>
        </w:r>
      </w:ins>
      <w:r w:rsidR="00CC0869" w:rsidRPr="00CB0D4E">
        <w:rPr>
          <w:highlight w:val="lightGray"/>
          <w:lang w:val="en-US"/>
        </w:rPr>
        <w:t>U</w:t>
      </w:r>
      <w:r w:rsidR="00CC0869" w:rsidRPr="00CB0D4E">
        <w:rPr>
          <w:highlight w:val="lightGray"/>
        </w:rPr>
        <w:t xml:space="preserve"> Зону маркировки и упаковки.</w:t>
      </w:r>
    </w:p>
    <w:p w14:paraId="422E2529" w14:textId="3BF38249" w:rsidR="00392492" w:rsidRPr="00CB0D4E" w:rsidRDefault="00392492">
      <w:pPr>
        <w:pStyle w:val="2"/>
        <w:rPr>
          <w:ins w:id="2847" w:author="cc-sed63" w:date="2018-08-20T14:33:00Z"/>
          <w:highlight w:val="lightGray"/>
          <w:lang w:val="ru-RU"/>
        </w:rPr>
        <w:pPrChange w:id="2848" w:author="cc-sed63" w:date="2018-08-21T15:19:00Z">
          <w:pPr>
            <w:pStyle w:val="3"/>
          </w:pPr>
        </w:pPrChange>
      </w:pPr>
      <w:bookmarkStart w:id="2849" w:name="_Toc529192764"/>
      <w:ins w:id="2850" w:author="cc-sed63" w:date="2018-08-20T14:33:00Z">
        <w:r w:rsidRPr="00CB0D4E">
          <w:rPr>
            <w:highlight w:val="lightGray"/>
            <w:lang w:val="ru-RU"/>
          </w:rPr>
          <w:t>Документ – основание</w:t>
        </w:r>
        <w:bookmarkEnd w:id="2849"/>
      </w:ins>
    </w:p>
    <w:p w14:paraId="2ADCF110" w14:textId="77777777" w:rsidR="00994182" w:rsidRPr="00CB0D4E" w:rsidRDefault="0014515F">
      <w:pPr>
        <w:ind w:firstLine="539"/>
        <w:rPr>
          <w:highlight w:val="lightGray"/>
          <w:lang w:eastAsia="x-none"/>
        </w:rPr>
        <w:pPrChange w:id="2851" w:author="Victoria Shilina" w:date="2018-10-25T17:22:00Z">
          <w:pPr/>
        </w:pPrChange>
      </w:pPr>
      <w:ins w:id="2852" w:author="Victoria Shilina" w:date="2018-10-25T17:18:00Z">
        <w:r w:rsidRPr="00CB0D4E">
          <w:rPr>
            <w:highlight w:val="lightGray"/>
            <w:lang w:eastAsia="x-none"/>
            <w:rPrChange w:id="2853" w:author="Victoria Shilina" w:date="2018-10-26T11:47:00Z">
              <w:rPr>
                <w:lang w:val="x-none" w:eastAsia="x-none"/>
              </w:rPr>
            </w:rPrChange>
          </w:rPr>
          <w:t xml:space="preserve">Заказ – электронный документ-требование на отгрузку </w:t>
        </w:r>
      </w:ins>
      <w:r w:rsidR="00994182" w:rsidRPr="00CB0D4E">
        <w:rPr>
          <w:highlight w:val="lightGray"/>
          <w:lang w:eastAsia="x-none"/>
        </w:rPr>
        <w:t>Т</w:t>
      </w:r>
      <w:ins w:id="2854" w:author="Victoria Shilina" w:date="2018-10-25T17:18:00Z">
        <w:r w:rsidRPr="00CB0D4E">
          <w:rPr>
            <w:highlight w:val="lightGray"/>
            <w:lang w:eastAsia="x-none"/>
            <w:rPrChange w:id="2855" w:author="Victoria Shilina" w:date="2018-10-26T11:47:00Z">
              <w:rPr>
                <w:lang w:val="x-none" w:eastAsia="x-none"/>
              </w:rPr>
            </w:rPrChange>
          </w:rPr>
          <w:t xml:space="preserve">овара со </w:t>
        </w:r>
      </w:ins>
      <w:r w:rsidR="00994182" w:rsidRPr="00CB0D4E">
        <w:rPr>
          <w:highlight w:val="lightGray"/>
          <w:lang w:eastAsia="x-none"/>
        </w:rPr>
        <w:t>С</w:t>
      </w:r>
      <w:ins w:id="2856" w:author="Victoria Shilina" w:date="2018-10-25T17:18:00Z">
        <w:r w:rsidRPr="00CB0D4E">
          <w:rPr>
            <w:highlight w:val="lightGray"/>
            <w:lang w:eastAsia="x-none"/>
            <w:rPrChange w:id="2857" w:author="Victoria Shilina" w:date="2018-10-26T11:47:00Z">
              <w:rPr>
                <w:lang w:val="x-none" w:eastAsia="x-none"/>
              </w:rPr>
            </w:rPrChange>
          </w:rPr>
          <w:t xml:space="preserve">клада. Заказ определяет, какой </w:t>
        </w:r>
      </w:ins>
      <w:r w:rsidR="006B1712" w:rsidRPr="00CB0D4E">
        <w:rPr>
          <w:highlight w:val="lightGray"/>
          <w:lang w:eastAsia="x-none"/>
        </w:rPr>
        <w:t>Т</w:t>
      </w:r>
      <w:ins w:id="2858" w:author="Victoria Shilina" w:date="2018-10-25T17:18:00Z">
        <w:r w:rsidRPr="00CB0D4E">
          <w:rPr>
            <w:highlight w:val="lightGray"/>
            <w:lang w:eastAsia="x-none"/>
            <w:rPrChange w:id="2859" w:author="Victoria Shilina" w:date="2018-10-26T11:47:00Z">
              <w:rPr>
                <w:lang w:val="x-none" w:eastAsia="x-none"/>
              </w:rPr>
            </w:rPrChange>
          </w:rPr>
          <w:t xml:space="preserve">овар и в каком количестве должен быть отгружен. Заказ в СУ поступает из ГС </w:t>
        </w:r>
      </w:ins>
      <w:ins w:id="2860" w:author="Victoria Shilina" w:date="2018-10-25T17:22:00Z">
        <w:r w:rsidR="001F2B84" w:rsidRPr="00CB0D4E">
          <w:rPr>
            <w:highlight w:val="lightGray"/>
            <w:lang w:eastAsia="x-none"/>
            <w:rPrChange w:id="2861" w:author="Victoria Shilina" w:date="2018-10-26T11:47:00Z">
              <w:rPr>
                <w:lang w:eastAsia="x-none"/>
              </w:rPr>
            </w:rPrChange>
          </w:rPr>
          <w:t xml:space="preserve">по шлюзу </w:t>
        </w:r>
      </w:ins>
      <w:ins w:id="2862" w:author="Victoria Shilina" w:date="2018-10-25T17:18:00Z">
        <w:r w:rsidRPr="00CB0D4E">
          <w:rPr>
            <w:highlight w:val="lightGray"/>
            <w:lang w:eastAsia="x-none"/>
            <w:rPrChange w:id="2863" w:author="Victoria Shilina" w:date="2018-10-26T11:47:00Z">
              <w:rPr>
                <w:lang w:val="x-none" w:eastAsia="x-none"/>
              </w:rPr>
            </w:rPrChange>
          </w:rPr>
          <w:t>или создается вручную в СУ</w:t>
        </w:r>
      </w:ins>
      <w:r w:rsidR="00994182" w:rsidRPr="00CB0D4E">
        <w:rPr>
          <w:highlight w:val="lightGray"/>
          <w:lang w:eastAsia="x-none"/>
        </w:rPr>
        <w:t>, получает статус Готов</w:t>
      </w:r>
      <w:ins w:id="2864" w:author="Victoria Shilina" w:date="2018-10-25T17:18:00Z">
        <w:r w:rsidRPr="00CB0D4E">
          <w:rPr>
            <w:highlight w:val="lightGray"/>
            <w:lang w:eastAsia="x-none"/>
            <w:rPrChange w:id="2865" w:author="Victoria Shilina" w:date="2018-10-26T11:47:00Z">
              <w:rPr>
                <w:lang w:val="x-none" w:eastAsia="x-none"/>
              </w:rPr>
            </w:rPrChange>
          </w:rPr>
          <w:t xml:space="preserve">. </w:t>
        </w:r>
      </w:ins>
    </w:p>
    <w:p w14:paraId="27D43254" w14:textId="5A63345E" w:rsidR="0014515F" w:rsidRPr="00CB0D4E" w:rsidRDefault="0014515F" w:rsidP="00994182">
      <w:pPr>
        <w:ind w:firstLine="539"/>
        <w:rPr>
          <w:ins w:id="2866" w:author="Victoria Shilina" w:date="2018-10-25T17:22:00Z"/>
          <w:highlight w:val="lightGray"/>
          <w:lang w:eastAsia="x-none"/>
          <w:rPrChange w:id="2867" w:author="Victoria Shilina" w:date="2018-10-26T11:47:00Z">
            <w:rPr>
              <w:ins w:id="2868" w:author="Victoria Shilina" w:date="2018-10-25T17:22:00Z"/>
              <w:lang w:val="x-none" w:eastAsia="x-none"/>
            </w:rPr>
          </w:rPrChange>
        </w:rPr>
      </w:pPr>
      <w:ins w:id="2869" w:author="Victoria Shilina" w:date="2018-10-25T17:18:00Z">
        <w:r w:rsidRPr="00CB0D4E">
          <w:rPr>
            <w:highlight w:val="lightGray"/>
            <w:lang w:eastAsia="x-none"/>
            <w:rPrChange w:id="2870" w:author="Victoria Shilina" w:date="2018-10-26T11:47:00Z">
              <w:rPr>
                <w:lang w:val="x-none" w:eastAsia="x-none"/>
              </w:rPr>
            </w:rPrChange>
          </w:rPr>
          <w:t xml:space="preserve">В нем указывается </w:t>
        </w:r>
      </w:ins>
    </w:p>
    <w:p w14:paraId="37212CC0" w14:textId="77777777" w:rsidR="001F2B84" w:rsidRPr="00CB0D4E" w:rsidRDefault="001F2B84" w:rsidP="00960623">
      <w:pPr>
        <w:spacing w:before="120" w:after="0" w:afterAutospacing="0"/>
        <w:rPr>
          <w:ins w:id="2871" w:author="Victoria Shilina" w:date="2018-10-25T17:22:00Z"/>
          <w:highlight w:val="lightGray"/>
          <w:rPrChange w:id="2872" w:author="Victoria Shilina" w:date="2018-10-26T11:47:00Z">
            <w:rPr>
              <w:ins w:id="2873" w:author="Victoria Shilina" w:date="2018-10-25T17:22:00Z"/>
            </w:rPr>
          </w:rPrChange>
        </w:rPr>
      </w:pPr>
      <w:ins w:id="2874" w:author="Victoria Shilina" w:date="2018-10-25T17:22:00Z">
        <w:r w:rsidRPr="00CB0D4E">
          <w:rPr>
            <w:highlight w:val="lightGray"/>
            <w:rPrChange w:id="2875" w:author="Victoria Shilina" w:date="2018-10-26T11:47:00Z">
              <w:rPr/>
            </w:rPrChange>
          </w:rPr>
          <w:t xml:space="preserve">в </w:t>
        </w:r>
        <w:r w:rsidRPr="00CB0D4E">
          <w:rPr>
            <w:rFonts w:eastAsia="Times CYR"/>
            <w:highlight w:val="lightGray"/>
            <w:rPrChange w:id="2876" w:author="Victoria Shilina" w:date="2018-10-26T11:47:00Z">
              <w:rPr>
                <w:rFonts w:eastAsia="Times CYR"/>
              </w:rPr>
            </w:rPrChange>
          </w:rPr>
          <w:t>заголовке</w:t>
        </w:r>
        <w:r w:rsidRPr="00CB0D4E">
          <w:rPr>
            <w:highlight w:val="lightGray"/>
            <w:rPrChange w:id="2877" w:author="Victoria Shilina" w:date="2018-10-26T11:47:00Z">
              <w:rPr/>
            </w:rPrChange>
          </w:rPr>
          <w:t>:</w:t>
        </w:r>
      </w:ins>
    </w:p>
    <w:p w14:paraId="0EBE875D" w14:textId="77777777" w:rsidR="001F2B84" w:rsidRPr="00CB0D4E" w:rsidRDefault="001F2B84" w:rsidP="001F2B84">
      <w:pPr>
        <w:numPr>
          <w:ilvl w:val="0"/>
          <w:numId w:val="18"/>
        </w:numPr>
        <w:spacing w:before="120" w:after="0"/>
        <w:rPr>
          <w:ins w:id="2878" w:author="Victoria Shilina" w:date="2018-10-25T17:22:00Z"/>
          <w:highlight w:val="lightGray"/>
          <w:rPrChange w:id="2879" w:author="Victoria Shilina" w:date="2018-10-26T11:47:00Z">
            <w:rPr>
              <w:ins w:id="2880" w:author="Victoria Shilina" w:date="2018-10-25T17:22:00Z"/>
            </w:rPr>
          </w:rPrChange>
        </w:rPr>
      </w:pPr>
      <w:ins w:id="2881" w:author="Victoria Shilina" w:date="2018-10-25T17:22:00Z">
        <w:r w:rsidRPr="00CB0D4E">
          <w:rPr>
            <w:highlight w:val="lightGray"/>
            <w:rPrChange w:id="2882" w:author="Victoria Shilina" w:date="2018-10-26T11:47:00Z">
              <w:rPr/>
            </w:rPrChange>
          </w:rPr>
          <w:t>грузополучатель,</w:t>
        </w:r>
      </w:ins>
    </w:p>
    <w:p w14:paraId="3E5BA472" w14:textId="0DE42080" w:rsidR="001F2B84" w:rsidRPr="00CB0D4E" w:rsidRDefault="001F2B84" w:rsidP="001F2B84">
      <w:pPr>
        <w:numPr>
          <w:ilvl w:val="0"/>
          <w:numId w:val="18"/>
        </w:numPr>
        <w:spacing w:before="120" w:after="0"/>
        <w:rPr>
          <w:ins w:id="2883" w:author="Victoria Shilina" w:date="2018-10-25T17:22:00Z"/>
          <w:highlight w:val="lightGray"/>
          <w:rPrChange w:id="2884" w:author="Victoria Shilina" w:date="2018-10-26T11:47:00Z">
            <w:rPr>
              <w:ins w:id="2885" w:author="Victoria Shilina" w:date="2018-10-25T17:22:00Z"/>
            </w:rPr>
          </w:rPrChange>
        </w:rPr>
      </w:pPr>
      <w:ins w:id="2886" w:author="Victoria Shilina" w:date="2018-10-25T17:22:00Z">
        <w:r w:rsidRPr="00CB0D4E">
          <w:rPr>
            <w:highlight w:val="lightGray"/>
            <w:rPrChange w:id="2887" w:author="Victoria Shilina" w:date="2018-10-26T11:47:00Z">
              <w:rPr/>
            </w:rPrChange>
          </w:rPr>
          <w:t>тип заказа</w:t>
        </w:r>
      </w:ins>
      <w:r w:rsidR="009D3E87" w:rsidRPr="00CB0D4E">
        <w:rPr>
          <w:highlight w:val="lightGray"/>
        </w:rPr>
        <w:t>,</w:t>
      </w:r>
    </w:p>
    <w:p w14:paraId="5CC082F4" w14:textId="77777777" w:rsidR="001F2B84" w:rsidRPr="00CB0D4E" w:rsidRDefault="001F2B84" w:rsidP="001F2B84">
      <w:pPr>
        <w:numPr>
          <w:ilvl w:val="0"/>
          <w:numId w:val="18"/>
        </w:numPr>
        <w:spacing w:before="120" w:after="0"/>
        <w:rPr>
          <w:ins w:id="2888" w:author="Victoria Shilina" w:date="2018-10-25T17:22:00Z"/>
          <w:highlight w:val="lightGray"/>
          <w:rPrChange w:id="2889" w:author="Victoria Shilina" w:date="2018-10-26T11:47:00Z">
            <w:rPr>
              <w:ins w:id="2890" w:author="Victoria Shilina" w:date="2018-10-25T17:22:00Z"/>
            </w:rPr>
          </w:rPrChange>
        </w:rPr>
      </w:pPr>
      <w:ins w:id="2891" w:author="Victoria Shilina" w:date="2018-10-25T17:22:00Z">
        <w:r w:rsidRPr="00CB0D4E">
          <w:rPr>
            <w:highlight w:val="lightGray"/>
            <w:rPrChange w:id="2892" w:author="Victoria Shilina" w:date="2018-10-26T11:47:00Z">
              <w:rPr/>
            </w:rPrChange>
          </w:rPr>
          <w:t xml:space="preserve">номер заказа в головной системе, </w:t>
        </w:r>
      </w:ins>
    </w:p>
    <w:p w14:paraId="606CA6CD" w14:textId="77777777" w:rsidR="001F2B84" w:rsidRPr="00CB0D4E" w:rsidRDefault="001F2B84" w:rsidP="001F2B84">
      <w:pPr>
        <w:numPr>
          <w:ilvl w:val="0"/>
          <w:numId w:val="18"/>
        </w:numPr>
        <w:spacing w:before="120" w:after="0"/>
        <w:rPr>
          <w:ins w:id="2893" w:author="Victoria Shilina" w:date="2018-10-25T17:22:00Z"/>
          <w:highlight w:val="lightGray"/>
          <w:rPrChange w:id="2894" w:author="Victoria Shilina" w:date="2018-10-26T11:47:00Z">
            <w:rPr>
              <w:ins w:id="2895" w:author="Victoria Shilina" w:date="2018-10-25T17:22:00Z"/>
            </w:rPr>
          </w:rPrChange>
        </w:rPr>
      </w:pPr>
      <w:ins w:id="2896" w:author="Victoria Shilina" w:date="2018-10-25T17:22:00Z">
        <w:r w:rsidRPr="00CB0D4E">
          <w:rPr>
            <w:highlight w:val="lightGray"/>
            <w:rPrChange w:id="2897" w:author="Victoria Shilina" w:date="2018-10-26T11:47:00Z">
              <w:rPr/>
            </w:rPrChange>
          </w:rPr>
          <w:t>ожидаемые дата и время отгрузки,</w:t>
        </w:r>
      </w:ins>
    </w:p>
    <w:p w14:paraId="4347F059" w14:textId="1B60ED48" w:rsidR="001F2B84" w:rsidRPr="00CB0D4E" w:rsidRDefault="001F2B84" w:rsidP="00960623">
      <w:pPr>
        <w:spacing w:before="120"/>
        <w:jc w:val="left"/>
        <w:rPr>
          <w:ins w:id="2898" w:author="Victoria Shilina" w:date="2018-10-25T17:22:00Z"/>
          <w:highlight w:val="lightGray"/>
          <w:rPrChange w:id="2899" w:author="Victoria Shilina" w:date="2018-10-26T11:47:00Z">
            <w:rPr>
              <w:ins w:id="2900" w:author="Victoria Shilina" w:date="2018-10-25T17:22:00Z"/>
            </w:rPr>
          </w:rPrChange>
        </w:rPr>
      </w:pPr>
      <w:ins w:id="2901" w:author="Victoria Shilina" w:date="2018-10-25T17:22:00Z">
        <w:r w:rsidRPr="00CB0D4E">
          <w:rPr>
            <w:highlight w:val="lightGray"/>
            <w:rPrChange w:id="2902" w:author="Victoria Shilina" w:date="2018-10-26T11:47:00Z">
              <w:rPr/>
            </w:rPrChange>
          </w:rPr>
          <w:t>в строках:</w:t>
        </w:r>
      </w:ins>
    </w:p>
    <w:p w14:paraId="39DC530F" w14:textId="2619B1FE" w:rsidR="001F2B84" w:rsidRPr="00CB0D4E" w:rsidRDefault="001F2B84" w:rsidP="001F2B84">
      <w:pPr>
        <w:numPr>
          <w:ilvl w:val="0"/>
          <w:numId w:val="9"/>
        </w:numPr>
        <w:spacing w:before="120" w:after="0"/>
        <w:jc w:val="left"/>
        <w:rPr>
          <w:ins w:id="2903" w:author="Victoria Shilina" w:date="2018-10-25T17:22:00Z"/>
          <w:highlight w:val="lightGray"/>
          <w:rPrChange w:id="2904" w:author="Victoria Shilina" w:date="2018-10-26T11:47:00Z">
            <w:rPr>
              <w:ins w:id="2905" w:author="Victoria Shilina" w:date="2018-10-25T17:22:00Z"/>
            </w:rPr>
          </w:rPrChange>
        </w:rPr>
      </w:pPr>
      <w:ins w:id="2906" w:author="Victoria Shilina" w:date="2018-10-25T17:22:00Z">
        <w:r w:rsidRPr="00CB0D4E">
          <w:rPr>
            <w:highlight w:val="lightGray"/>
            <w:rPrChange w:id="2907" w:author="Victoria Shilina" w:date="2018-10-26T11:47:00Z">
              <w:rPr/>
            </w:rPrChange>
          </w:rPr>
          <w:t>Код товара</w:t>
        </w:r>
      </w:ins>
      <w:r w:rsidR="009D3E87" w:rsidRPr="00CB0D4E">
        <w:rPr>
          <w:highlight w:val="lightGray"/>
        </w:rPr>
        <w:t>,</w:t>
      </w:r>
    </w:p>
    <w:p w14:paraId="546B404A" w14:textId="5C519098" w:rsidR="001F2B84" w:rsidRPr="00CB0D4E" w:rsidRDefault="001F2B84" w:rsidP="001F2B84">
      <w:pPr>
        <w:numPr>
          <w:ilvl w:val="0"/>
          <w:numId w:val="9"/>
        </w:numPr>
        <w:spacing w:before="120" w:after="0"/>
        <w:jc w:val="left"/>
        <w:rPr>
          <w:ins w:id="2908" w:author="Victoria Shilina" w:date="2018-10-25T17:22:00Z"/>
          <w:highlight w:val="lightGray"/>
          <w:rPrChange w:id="2909" w:author="Victoria Shilina" w:date="2018-10-26T11:47:00Z">
            <w:rPr>
              <w:ins w:id="2910" w:author="Victoria Shilina" w:date="2018-10-25T17:22:00Z"/>
            </w:rPr>
          </w:rPrChange>
        </w:rPr>
      </w:pPr>
      <w:ins w:id="2911" w:author="Victoria Shilina" w:date="2018-10-25T17:22:00Z">
        <w:r w:rsidRPr="00CB0D4E">
          <w:rPr>
            <w:highlight w:val="lightGray"/>
            <w:rPrChange w:id="2912" w:author="Victoria Shilina" w:date="2018-10-26T11:47:00Z">
              <w:rPr/>
            </w:rPrChange>
          </w:rPr>
          <w:t>Категория товара</w:t>
        </w:r>
      </w:ins>
      <w:r w:rsidR="009D3E87" w:rsidRPr="00CB0D4E">
        <w:rPr>
          <w:highlight w:val="lightGray"/>
        </w:rPr>
        <w:t>,</w:t>
      </w:r>
    </w:p>
    <w:p w14:paraId="318E288E" w14:textId="4EB84AFE" w:rsidR="001F2B84" w:rsidRPr="00CB0D4E" w:rsidRDefault="001F2B84" w:rsidP="001F2B84">
      <w:pPr>
        <w:numPr>
          <w:ilvl w:val="0"/>
          <w:numId w:val="9"/>
        </w:numPr>
        <w:spacing w:before="120" w:after="0"/>
        <w:jc w:val="left"/>
        <w:rPr>
          <w:ins w:id="2913" w:author="Victoria Shilina" w:date="2018-10-25T17:22:00Z"/>
          <w:highlight w:val="lightGray"/>
          <w:rPrChange w:id="2914" w:author="Victoria Shilina" w:date="2018-10-26T11:47:00Z">
            <w:rPr>
              <w:ins w:id="2915" w:author="Victoria Shilina" w:date="2018-10-25T17:22:00Z"/>
            </w:rPr>
          </w:rPrChange>
        </w:rPr>
      </w:pPr>
      <w:ins w:id="2916" w:author="Victoria Shilina" w:date="2018-10-25T17:22:00Z">
        <w:r w:rsidRPr="00CB0D4E">
          <w:rPr>
            <w:highlight w:val="lightGray"/>
            <w:rPrChange w:id="2917" w:author="Victoria Shilina" w:date="2018-10-26T11:47:00Z">
              <w:rPr/>
            </w:rPrChange>
          </w:rPr>
          <w:t>Количество в базовых единицах измерения</w:t>
        </w:r>
      </w:ins>
      <w:r w:rsidR="009D3E87" w:rsidRPr="00CB0D4E">
        <w:rPr>
          <w:highlight w:val="lightGray"/>
        </w:rPr>
        <w:t>,</w:t>
      </w:r>
    </w:p>
    <w:p w14:paraId="35B6A8FA" w14:textId="5A4DAC6F" w:rsidR="001F2B84" w:rsidRPr="00CB0D4E" w:rsidRDefault="001F2B84" w:rsidP="001F2B84">
      <w:pPr>
        <w:numPr>
          <w:ilvl w:val="0"/>
          <w:numId w:val="9"/>
        </w:numPr>
        <w:spacing w:before="120" w:after="0"/>
        <w:jc w:val="left"/>
        <w:rPr>
          <w:ins w:id="2918" w:author="Victoria Shilina" w:date="2018-10-25T17:22:00Z"/>
          <w:highlight w:val="lightGray"/>
          <w:rPrChange w:id="2919" w:author="Victoria Shilina" w:date="2018-10-26T11:47:00Z">
            <w:rPr>
              <w:ins w:id="2920" w:author="Victoria Shilina" w:date="2018-10-25T17:22:00Z"/>
            </w:rPr>
          </w:rPrChange>
        </w:rPr>
      </w:pPr>
      <w:commentRangeStart w:id="2921"/>
      <w:ins w:id="2922" w:author="Victoria Shilina" w:date="2018-10-25T17:22:00Z">
        <w:r w:rsidRPr="00CB0D4E">
          <w:rPr>
            <w:highlight w:val="lightGray"/>
            <w:rPrChange w:id="2923" w:author="Victoria Shilina" w:date="2018-10-26T11:47:00Z">
              <w:rPr/>
            </w:rPrChange>
          </w:rPr>
          <w:t xml:space="preserve">Тип </w:t>
        </w:r>
      </w:ins>
      <w:r w:rsidR="00CB0D4E" w:rsidRPr="00CB0D4E">
        <w:rPr>
          <w:highlight w:val="lightGray"/>
        </w:rPr>
        <w:t>Транспортной</w:t>
      </w:r>
      <w:ins w:id="2924" w:author="Victoria Shilina" w:date="2018-10-25T17:22:00Z">
        <w:r w:rsidRPr="00CB0D4E">
          <w:rPr>
            <w:highlight w:val="lightGray"/>
            <w:rPrChange w:id="2925" w:author="Victoria Shilina" w:date="2018-10-26T11:47:00Z">
              <w:rPr/>
            </w:rPrChange>
          </w:rPr>
          <w:t xml:space="preserve"> тары;</w:t>
        </w:r>
      </w:ins>
      <w:commentRangeEnd w:id="2921"/>
      <w:r w:rsidR="000F5483">
        <w:rPr>
          <w:rStyle w:val="aff0"/>
        </w:rPr>
        <w:commentReference w:id="2921"/>
      </w:r>
    </w:p>
    <w:p w14:paraId="129B975C" w14:textId="2FB6A65A" w:rsidR="0014515F" w:rsidRPr="00CB0D4E" w:rsidRDefault="0014515F">
      <w:pPr>
        <w:ind w:firstLine="708"/>
        <w:rPr>
          <w:ins w:id="2926" w:author="Victoria Shilina" w:date="2018-10-25T17:18:00Z"/>
          <w:highlight w:val="lightGray"/>
          <w:lang w:eastAsia="x-none"/>
          <w:rPrChange w:id="2927" w:author="Victoria Shilina" w:date="2018-10-26T11:47:00Z">
            <w:rPr>
              <w:ins w:id="2928" w:author="Victoria Shilina" w:date="2018-10-25T17:18:00Z"/>
              <w:lang w:val="x-none" w:eastAsia="x-none"/>
            </w:rPr>
          </w:rPrChange>
        </w:rPr>
        <w:pPrChange w:id="2929" w:author="Victoria Shilina" w:date="2018-10-25T17:22:00Z">
          <w:pPr/>
        </w:pPrChange>
      </w:pPr>
      <w:ins w:id="2930" w:author="Victoria Shilina" w:date="2018-10-25T17:18:00Z">
        <w:r w:rsidRPr="00CB0D4E">
          <w:rPr>
            <w:highlight w:val="lightGray"/>
            <w:lang w:eastAsia="x-none"/>
            <w:rPrChange w:id="2931" w:author="Victoria Shilina" w:date="2018-10-26T11:47:00Z">
              <w:rPr>
                <w:lang w:val="x-none" w:eastAsia="x-none"/>
              </w:rPr>
            </w:rPrChange>
          </w:rPr>
          <w:t xml:space="preserve">Выполнение </w:t>
        </w:r>
      </w:ins>
      <w:r w:rsidR="003325A0" w:rsidRPr="00CB0D4E">
        <w:rPr>
          <w:highlight w:val="lightGray"/>
          <w:lang w:eastAsia="x-none"/>
        </w:rPr>
        <w:t>отбора по З</w:t>
      </w:r>
      <w:ins w:id="2932" w:author="Victoria Shilina" w:date="2018-10-25T17:18:00Z">
        <w:r w:rsidRPr="00CB0D4E">
          <w:rPr>
            <w:highlight w:val="lightGray"/>
            <w:lang w:eastAsia="x-none"/>
            <w:rPrChange w:id="2933" w:author="Victoria Shilina" w:date="2018-10-26T11:47:00Z">
              <w:rPr>
                <w:lang w:val="x-none" w:eastAsia="x-none"/>
              </w:rPr>
            </w:rPrChange>
          </w:rPr>
          <w:t xml:space="preserve">аказа заключается в перемещении назначенных СУ </w:t>
        </w:r>
      </w:ins>
      <w:r w:rsidR="003325A0" w:rsidRPr="00CB0D4E">
        <w:rPr>
          <w:highlight w:val="lightGray"/>
          <w:lang w:eastAsia="x-none"/>
        </w:rPr>
        <w:t>Г</w:t>
      </w:r>
      <w:ins w:id="2934" w:author="Victoria Shilina" w:date="2018-10-25T17:18:00Z">
        <w:r w:rsidRPr="00CB0D4E">
          <w:rPr>
            <w:highlight w:val="lightGray"/>
            <w:lang w:eastAsia="x-none"/>
            <w:rPrChange w:id="2935" w:author="Victoria Shilina" w:date="2018-10-26T11:47:00Z">
              <w:rPr>
                <w:lang w:val="x-none" w:eastAsia="x-none"/>
              </w:rPr>
            </w:rPrChange>
          </w:rPr>
          <w:t>рузов в Зону</w:t>
        </w:r>
      </w:ins>
      <w:r w:rsidR="00994182" w:rsidRPr="00CB0D4E">
        <w:rPr>
          <w:highlight w:val="lightGray"/>
          <w:lang w:eastAsia="x-none"/>
        </w:rPr>
        <w:t xml:space="preserve"> </w:t>
      </w:r>
      <w:r w:rsidR="003325A0" w:rsidRPr="00CB0D4E">
        <w:rPr>
          <w:highlight w:val="lightGray"/>
          <w:lang w:eastAsia="x-none"/>
        </w:rPr>
        <w:t>У</w:t>
      </w:r>
      <w:ins w:id="2936" w:author="Victoria Shilina" w:date="2018-10-25T17:18:00Z">
        <w:r w:rsidRPr="00CB0D4E">
          <w:rPr>
            <w:highlight w:val="lightGray"/>
            <w:lang w:eastAsia="x-none"/>
            <w:rPrChange w:id="2937" w:author="Victoria Shilina" w:date="2018-10-26T11:47:00Z">
              <w:rPr>
                <w:lang w:eastAsia="x-none"/>
              </w:rPr>
            </w:rPrChange>
          </w:rPr>
          <w:t>пако</w:t>
        </w:r>
      </w:ins>
      <w:ins w:id="2938" w:author="Victoria Shilina" w:date="2018-10-25T17:31:00Z">
        <w:r w:rsidR="00CA2ED3" w:rsidRPr="00CB0D4E">
          <w:rPr>
            <w:highlight w:val="lightGray"/>
            <w:lang w:eastAsia="x-none"/>
            <w:rPrChange w:id="2939" w:author="Victoria Shilina" w:date="2018-10-26T11:47:00Z">
              <w:rPr>
                <w:lang w:eastAsia="x-none"/>
              </w:rPr>
            </w:rPrChange>
          </w:rPr>
          <w:t>в</w:t>
        </w:r>
      </w:ins>
      <w:ins w:id="2940" w:author="Victoria Shilina" w:date="2018-10-25T17:18:00Z">
        <w:r w:rsidRPr="00CB0D4E">
          <w:rPr>
            <w:highlight w:val="lightGray"/>
            <w:lang w:eastAsia="x-none"/>
            <w:rPrChange w:id="2941" w:author="Victoria Shilina" w:date="2018-10-26T11:47:00Z">
              <w:rPr>
                <w:lang w:eastAsia="x-none"/>
              </w:rPr>
            </w:rPrChange>
          </w:rPr>
          <w:t>ки и маркировки U для переупаковки товара</w:t>
        </w:r>
      </w:ins>
      <w:r w:rsidR="00DF7A0A" w:rsidRPr="00CB0D4E">
        <w:rPr>
          <w:highlight w:val="lightGray"/>
          <w:lang w:eastAsia="x-none"/>
        </w:rPr>
        <w:t xml:space="preserve"> в транспортную тару </w:t>
      </w:r>
      <w:ins w:id="2942" w:author="Victoria Shilina" w:date="2018-10-25T17:18:00Z">
        <w:r w:rsidRPr="00CB0D4E">
          <w:rPr>
            <w:highlight w:val="lightGray"/>
            <w:lang w:eastAsia="x-none"/>
            <w:rPrChange w:id="2943" w:author="Victoria Shilina" w:date="2018-10-26T11:47:00Z">
              <w:rPr>
                <w:lang w:val="x-none" w:eastAsia="x-none"/>
              </w:rPr>
            </w:rPrChange>
          </w:rPr>
          <w:t>(формировании отгрузочных мест) и</w:t>
        </w:r>
      </w:ins>
      <w:r w:rsidR="00DF7A0A" w:rsidRPr="00CB0D4E">
        <w:rPr>
          <w:highlight w:val="lightGray"/>
          <w:lang w:eastAsia="x-none"/>
        </w:rPr>
        <w:t xml:space="preserve">, в дальнейшем, </w:t>
      </w:r>
      <w:ins w:id="2944" w:author="Victoria Shilina" w:date="2018-10-25T17:18:00Z">
        <w:r w:rsidRPr="00CB0D4E">
          <w:rPr>
            <w:highlight w:val="lightGray"/>
            <w:lang w:eastAsia="x-none"/>
            <w:rPrChange w:id="2945" w:author="Victoria Shilina" w:date="2018-10-26T11:47:00Z">
              <w:rPr>
                <w:lang w:val="x-none" w:eastAsia="x-none"/>
              </w:rPr>
            </w:rPrChange>
          </w:rPr>
          <w:t xml:space="preserve">отгрузке </w:t>
        </w:r>
      </w:ins>
      <w:r w:rsidR="00DF7A0A" w:rsidRPr="00CB0D4E">
        <w:rPr>
          <w:highlight w:val="lightGray"/>
          <w:lang w:eastAsia="x-none"/>
        </w:rPr>
        <w:t>Т</w:t>
      </w:r>
      <w:ins w:id="2946" w:author="Victoria Shilina" w:date="2018-10-25T17:18:00Z">
        <w:r w:rsidRPr="00CB0D4E">
          <w:rPr>
            <w:highlight w:val="lightGray"/>
            <w:lang w:eastAsia="x-none"/>
            <w:rPrChange w:id="2947" w:author="Victoria Shilina" w:date="2018-10-26T11:47:00Z">
              <w:rPr>
                <w:lang w:val="x-none" w:eastAsia="x-none"/>
              </w:rPr>
            </w:rPrChange>
          </w:rPr>
          <w:t xml:space="preserve">овара со </w:t>
        </w:r>
      </w:ins>
      <w:r w:rsidR="00DF7A0A" w:rsidRPr="00CB0D4E">
        <w:rPr>
          <w:highlight w:val="lightGray"/>
          <w:lang w:eastAsia="x-none"/>
        </w:rPr>
        <w:t>С</w:t>
      </w:r>
      <w:ins w:id="2948" w:author="Victoria Shilina" w:date="2018-10-25T17:18:00Z">
        <w:r w:rsidRPr="00CB0D4E">
          <w:rPr>
            <w:highlight w:val="lightGray"/>
            <w:lang w:eastAsia="x-none"/>
            <w:rPrChange w:id="2949" w:author="Victoria Shilina" w:date="2018-10-26T11:47:00Z">
              <w:rPr>
                <w:lang w:val="x-none" w:eastAsia="x-none"/>
              </w:rPr>
            </w:rPrChange>
          </w:rPr>
          <w:t>клада.</w:t>
        </w:r>
      </w:ins>
    </w:p>
    <w:p w14:paraId="0FE5D682" w14:textId="5B0F96D7" w:rsidR="007E7831" w:rsidRPr="00CB0D4E" w:rsidRDefault="007E7831" w:rsidP="007E7831">
      <w:pPr>
        <w:ind w:firstLine="539"/>
        <w:rPr>
          <w:highlight w:val="lightGray"/>
          <w:lang w:eastAsia="x-none"/>
        </w:rPr>
      </w:pPr>
      <w:r w:rsidRPr="00CB0D4E">
        <w:rPr>
          <w:highlight w:val="lightGray"/>
          <w:lang w:eastAsia="x-none"/>
        </w:rPr>
        <w:t xml:space="preserve">После того, как будут отобраны все </w:t>
      </w:r>
      <w:r w:rsidR="00250D6C" w:rsidRPr="00CB0D4E">
        <w:rPr>
          <w:highlight w:val="lightGray"/>
          <w:lang w:eastAsia="x-none"/>
        </w:rPr>
        <w:t>ЛО, необходимые для комплектации З</w:t>
      </w:r>
      <w:r w:rsidRPr="00CB0D4E">
        <w:rPr>
          <w:highlight w:val="lightGray"/>
          <w:lang w:eastAsia="x-none"/>
        </w:rPr>
        <w:t>аказа, это</w:t>
      </w:r>
      <w:r w:rsidR="00250D6C" w:rsidRPr="00CB0D4E">
        <w:rPr>
          <w:highlight w:val="lightGray"/>
          <w:lang w:eastAsia="x-none"/>
        </w:rPr>
        <w:t>т заказ переходит в состояние «С</w:t>
      </w:r>
      <w:r w:rsidRPr="00CB0D4E">
        <w:rPr>
          <w:highlight w:val="lightGray"/>
          <w:lang w:eastAsia="x-none"/>
        </w:rPr>
        <w:t>обран».</w:t>
      </w:r>
    </w:p>
    <w:p w14:paraId="7F62F949" w14:textId="77777777" w:rsidR="007E7831" w:rsidRPr="00CB0D4E" w:rsidRDefault="007E7831" w:rsidP="007E7831">
      <w:pPr>
        <w:ind w:firstLine="539"/>
        <w:rPr>
          <w:highlight w:val="lightGray"/>
          <w:lang w:eastAsia="x-none"/>
        </w:rPr>
      </w:pPr>
      <w:r w:rsidRPr="00CB0D4E">
        <w:rPr>
          <w:highlight w:val="lightGray"/>
          <w:lang w:eastAsia="x-none"/>
        </w:rPr>
        <w:lastRenderedPageBreak/>
        <w:t>Во время выполнения работ по отбору менеджер может контролировать ход сборки заказов, используя экран «Заказы», поле «Процент выполнения». Из данного экрана можно перейти в экран «Зависимости», отображающий зависимые документы, которые связаны общим заказом или отправкой:</w:t>
      </w:r>
    </w:p>
    <w:p w14:paraId="13027157" w14:textId="77777777" w:rsidR="007E7831" w:rsidRPr="00CB0D4E" w:rsidRDefault="007E7831" w:rsidP="007E7831">
      <w:pPr>
        <w:ind w:firstLine="539"/>
        <w:rPr>
          <w:highlight w:val="lightGray"/>
          <w:lang w:eastAsia="x-none"/>
        </w:rPr>
      </w:pPr>
      <w:r w:rsidRPr="00CB0D4E">
        <w:rPr>
          <w:highlight w:val="lightGray"/>
          <w:lang w:eastAsia="x-none"/>
        </w:rPr>
        <w:t>- Проблемные ЛО;</w:t>
      </w:r>
    </w:p>
    <w:p w14:paraId="5FC2C7FB" w14:textId="77777777" w:rsidR="007E7831" w:rsidRPr="00CB0D4E" w:rsidRDefault="007E7831" w:rsidP="007E7831">
      <w:pPr>
        <w:ind w:firstLine="539"/>
        <w:rPr>
          <w:highlight w:val="lightGray"/>
          <w:lang w:eastAsia="x-none"/>
        </w:rPr>
      </w:pPr>
      <w:r w:rsidRPr="00CB0D4E">
        <w:rPr>
          <w:highlight w:val="lightGray"/>
          <w:lang w:eastAsia="x-none"/>
        </w:rPr>
        <w:t xml:space="preserve">- Работы на </w:t>
      </w:r>
      <w:proofErr w:type="spellStart"/>
      <w:r w:rsidRPr="00CB0D4E">
        <w:rPr>
          <w:highlight w:val="lightGray"/>
          <w:lang w:eastAsia="x-none"/>
        </w:rPr>
        <w:t>комиссионирование</w:t>
      </w:r>
      <w:proofErr w:type="spellEnd"/>
      <w:r w:rsidRPr="00CB0D4E">
        <w:rPr>
          <w:highlight w:val="lightGray"/>
          <w:lang w:eastAsia="x-none"/>
        </w:rPr>
        <w:t xml:space="preserve"> и вытеснение под заказ;</w:t>
      </w:r>
    </w:p>
    <w:p w14:paraId="4E7EDCEC" w14:textId="77777777" w:rsidR="007E7831" w:rsidRPr="00CB0D4E" w:rsidRDefault="007E7831" w:rsidP="007E7831">
      <w:pPr>
        <w:ind w:firstLine="539"/>
        <w:rPr>
          <w:highlight w:val="lightGray"/>
          <w:lang w:eastAsia="x-none"/>
        </w:rPr>
      </w:pPr>
      <w:r w:rsidRPr="00CB0D4E">
        <w:rPr>
          <w:highlight w:val="lightGray"/>
          <w:lang w:eastAsia="x-none"/>
        </w:rPr>
        <w:t>- Работы на отбор по заказу;</w:t>
      </w:r>
    </w:p>
    <w:p w14:paraId="73EE236C" w14:textId="77777777" w:rsidR="007E7831" w:rsidRPr="00CB0D4E" w:rsidRDefault="007E7831" w:rsidP="007E7831">
      <w:pPr>
        <w:ind w:firstLine="539"/>
        <w:rPr>
          <w:highlight w:val="lightGray"/>
          <w:lang w:eastAsia="x-none"/>
        </w:rPr>
      </w:pPr>
      <w:r w:rsidRPr="00CB0D4E">
        <w:rPr>
          <w:highlight w:val="lightGray"/>
          <w:lang w:eastAsia="x-none"/>
        </w:rPr>
        <w:t>- Работы на пополнение каналов отбора под заказ;</w:t>
      </w:r>
    </w:p>
    <w:p w14:paraId="11D1D056" w14:textId="77777777" w:rsidR="007E7831" w:rsidRPr="00CB0D4E" w:rsidRDefault="007E7831" w:rsidP="007E7831">
      <w:pPr>
        <w:ind w:firstLine="539"/>
        <w:rPr>
          <w:highlight w:val="lightGray"/>
          <w:lang w:eastAsia="x-none"/>
        </w:rPr>
      </w:pPr>
      <w:r w:rsidRPr="00CB0D4E">
        <w:rPr>
          <w:highlight w:val="lightGray"/>
          <w:lang w:eastAsia="x-none"/>
        </w:rPr>
        <w:t>- Детали потребностей, ожидающих создания ЛО и работы.</w:t>
      </w:r>
    </w:p>
    <w:p w14:paraId="3891067F" w14:textId="39322E83" w:rsidR="007E7831" w:rsidRPr="00CB0D4E" w:rsidRDefault="007E7831" w:rsidP="007E7831">
      <w:pPr>
        <w:ind w:firstLine="539"/>
        <w:rPr>
          <w:ins w:id="2950" w:author="Victoria Shilina" w:date="2018-10-25T17:18:00Z"/>
          <w:lang w:eastAsia="x-none"/>
        </w:rPr>
      </w:pPr>
      <w:r w:rsidRPr="00CB0D4E">
        <w:rPr>
          <w:highlight w:val="lightGray"/>
          <w:lang w:eastAsia="x-none"/>
        </w:rPr>
        <w:t>При одновременной сборке нескольких заказов менеджер имеет возможность оперативно корректировать порядок сборки, устанавливая различные приоритеты работ по отбору (экран «Работы», команда «Редактировать»).</w:t>
      </w:r>
    </w:p>
    <w:p w14:paraId="3DCBE702" w14:textId="0E0FBABF" w:rsidR="00CF6DE9" w:rsidRDefault="00CF6DE9">
      <w:pPr>
        <w:pStyle w:val="2"/>
        <w:rPr>
          <w:ins w:id="2951" w:author="Victoria Shilina" w:date="2018-10-25T17:29:00Z"/>
        </w:rPr>
        <w:pPrChange w:id="2952" w:author="Victoria Shilina" w:date="2018-10-25T17:24:00Z">
          <w:pPr>
            <w:numPr>
              <w:numId w:val="9"/>
            </w:numPr>
            <w:tabs>
              <w:tab w:val="num" w:pos="1080"/>
            </w:tabs>
            <w:spacing w:before="120" w:after="0"/>
            <w:ind w:left="1080" w:hanging="360"/>
            <w:jc w:val="left"/>
          </w:pPr>
        </w:pPrChange>
      </w:pPr>
      <w:bookmarkStart w:id="2953" w:name="_Toc529192765"/>
      <w:ins w:id="2954" w:author="Victoria Shilina" w:date="2018-10-25T17:29:00Z">
        <w:r>
          <w:rPr>
            <w:lang w:val="ru-RU"/>
          </w:rPr>
          <w:t>Типы Заказа</w:t>
        </w:r>
        <w:bookmarkEnd w:id="2953"/>
      </w:ins>
    </w:p>
    <w:p w14:paraId="67CD5E98" w14:textId="2AB11DE3" w:rsidR="00CF6DE9" w:rsidRPr="00CB0D4E" w:rsidRDefault="00CF6DE9">
      <w:pPr>
        <w:ind w:firstLine="708"/>
        <w:rPr>
          <w:ins w:id="2955" w:author="Victoria Shilina" w:date="2018-10-25T17:30:00Z"/>
          <w:highlight w:val="lightGray"/>
          <w:lang w:eastAsia="x-none"/>
          <w:rPrChange w:id="2956" w:author="Victoria Shilina" w:date="2018-10-26T11:47:00Z">
            <w:rPr>
              <w:ins w:id="2957" w:author="Victoria Shilina" w:date="2018-10-25T17:30:00Z"/>
              <w:lang w:eastAsia="x-none"/>
            </w:rPr>
          </w:rPrChange>
        </w:rPr>
        <w:pPrChange w:id="2958" w:author="Victoria Shilina" w:date="2018-10-25T17:31:00Z">
          <w:pPr/>
        </w:pPrChange>
      </w:pPr>
      <w:ins w:id="2959" w:author="Victoria Shilina" w:date="2018-10-25T17:30:00Z">
        <w:r w:rsidRPr="00CB0D4E">
          <w:rPr>
            <w:highlight w:val="lightGray"/>
            <w:lang w:eastAsia="x-none"/>
            <w:rPrChange w:id="2960" w:author="Victoria Shilina" w:date="2018-10-26T11:47:00Z">
              <w:rPr>
                <w:lang w:eastAsia="x-none"/>
              </w:rPr>
            </w:rPrChange>
          </w:rPr>
          <w:t xml:space="preserve">Заказы бывают различных типов. Тип заказа влияет на методы обработки </w:t>
        </w:r>
      </w:ins>
      <w:r w:rsidR="00250D6C" w:rsidRPr="00CB0D4E">
        <w:rPr>
          <w:highlight w:val="lightGray"/>
          <w:lang w:eastAsia="x-none"/>
        </w:rPr>
        <w:t>З</w:t>
      </w:r>
      <w:ins w:id="2961" w:author="Victoria Shilina" w:date="2018-10-25T17:30:00Z">
        <w:r w:rsidRPr="00CB0D4E">
          <w:rPr>
            <w:highlight w:val="lightGray"/>
            <w:lang w:eastAsia="x-none"/>
            <w:rPrChange w:id="2962" w:author="Victoria Shilina" w:date="2018-10-26T11:47:00Z">
              <w:rPr>
                <w:lang w:eastAsia="x-none"/>
              </w:rPr>
            </w:rPrChange>
          </w:rPr>
          <w:t>аказа. Список типов является расширяемым справочником и может дополняться пользователем в процессе эксплуатации.</w:t>
        </w:r>
      </w:ins>
    </w:p>
    <w:p w14:paraId="4CB2D239" w14:textId="1965E130" w:rsidR="00CF6DE9" w:rsidRPr="00CB0D4E" w:rsidRDefault="00CF6DE9" w:rsidP="00CF6DE9">
      <w:pPr>
        <w:rPr>
          <w:ins w:id="2963" w:author="Victoria Shilina" w:date="2018-10-25T17:30:00Z"/>
          <w:highlight w:val="lightGray"/>
          <w:lang w:eastAsia="x-none"/>
          <w:rPrChange w:id="2964" w:author="Victoria Shilina" w:date="2018-10-26T11:47:00Z">
            <w:rPr>
              <w:ins w:id="2965" w:author="Victoria Shilina" w:date="2018-10-25T17:30:00Z"/>
              <w:lang w:eastAsia="x-none"/>
            </w:rPr>
          </w:rPrChange>
        </w:rPr>
      </w:pPr>
      <w:ins w:id="2966" w:author="Victoria Shilina" w:date="2018-10-25T17:30:00Z">
        <w:r w:rsidRPr="00CB0D4E">
          <w:rPr>
            <w:highlight w:val="lightGray"/>
            <w:lang w:eastAsia="x-none"/>
            <w:rPrChange w:id="2967" w:author="Victoria Shilina" w:date="2018-10-26T11:47:00Z">
              <w:rPr>
                <w:lang w:eastAsia="x-none"/>
              </w:rPr>
            </w:rPrChange>
          </w:rPr>
          <w:t>Как минимум, используются следующие типы:</w:t>
        </w:r>
      </w:ins>
    </w:p>
    <w:p w14:paraId="0337A8DB" w14:textId="77777777" w:rsidR="00CF6DE9" w:rsidRPr="00CB0D4E" w:rsidRDefault="00CF6DE9">
      <w:pPr>
        <w:pStyle w:val="afff1"/>
        <w:numPr>
          <w:ilvl w:val="0"/>
          <w:numId w:val="77"/>
        </w:numPr>
        <w:rPr>
          <w:ins w:id="2968" w:author="Victoria Shilina" w:date="2018-10-25T17:30:00Z"/>
          <w:highlight w:val="lightGray"/>
          <w:lang w:eastAsia="x-none"/>
          <w:rPrChange w:id="2969" w:author="Victoria Shilina" w:date="2018-10-26T11:47:00Z">
            <w:rPr>
              <w:ins w:id="2970" w:author="Victoria Shilina" w:date="2018-10-25T17:30:00Z"/>
              <w:lang w:eastAsia="x-none"/>
            </w:rPr>
          </w:rPrChange>
        </w:rPr>
        <w:pPrChange w:id="2971" w:author="Victoria Shilina" w:date="2018-10-25T17:30:00Z">
          <w:pPr/>
        </w:pPrChange>
      </w:pPr>
      <w:ins w:id="2972" w:author="Victoria Shilina" w:date="2018-10-25T17:30:00Z">
        <w:r w:rsidRPr="00CB0D4E">
          <w:rPr>
            <w:highlight w:val="lightGray"/>
            <w:lang w:eastAsia="x-none"/>
            <w:rPrChange w:id="2973" w:author="Victoria Shilina" w:date="2018-10-26T11:47:00Z">
              <w:rPr>
                <w:lang w:eastAsia="x-none"/>
              </w:rPr>
            </w:rPrChange>
          </w:rPr>
          <w:t>Доставка;</w:t>
        </w:r>
      </w:ins>
    </w:p>
    <w:p w14:paraId="0C7BD9C7" w14:textId="09558C5D" w:rsidR="00CF6DE9" w:rsidRPr="00CB0D4E" w:rsidRDefault="00CF6DE9">
      <w:pPr>
        <w:pStyle w:val="afff1"/>
        <w:numPr>
          <w:ilvl w:val="0"/>
          <w:numId w:val="77"/>
        </w:numPr>
        <w:rPr>
          <w:ins w:id="2974" w:author="Victoria Shilina" w:date="2018-10-25T17:29:00Z"/>
          <w:highlight w:val="lightGray"/>
          <w:lang w:eastAsia="x-none"/>
          <w:rPrChange w:id="2975" w:author="Victoria Shilina" w:date="2018-10-26T11:47:00Z">
            <w:rPr>
              <w:ins w:id="2976" w:author="Victoria Shilina" w:date="2018-10-25T17:29:00Z"/>
              <w:rFonts w:eastAsia="Times CYR"/>
            </w:rPr>
          </w:rPrChange>
        </w:rPr>
        <w:pPrChange w:id="2977" w:author="Victoria Shilina" w:date="2018-10-25T17:30:00Z">
          <w:pPr>
            <w:numPr>
              <w:numId w:val="9"/>
            </w:numPr>
            <w:tabs>
              <w:tab w:val="num" w:pos="1080"/>
            </w:tabs>
            <w:spacing w:before="120" w:after="0"/>
            <w:ind w:left="1080" w:hanging="360"/>
            <w:jc w:val="left"/>
          </w:pPr>
        </w:pPrChange>
      </w:pPr>
      <w:ins w:id="2978" w:author="Victoria Shilina" w:date="2018-10-25T17:30:00Z">
        <w:r w:rsidRPr="00CB0D4E">
          <w:rPr>
            <w:highlight w:val="lightGray"/>
            <w:lang w:eastAsia="x-none"/>
            <w:rPrChange w:id="2979" w:author="Victoria Shilina" w:date="2018-10-26T11:47:00Z">
              <w:rPr>
                <w:lang w:eastAsia="x-none"/>
              </w:rPr>
            </w:rPrChange>
          </w:rPr>
          <w:t>Списание брака.</w:t>
        </w:r>
      </w:ins>
    </w:p>
    <w:p w14:paraId="33EED5FF" w14:textId="56596030" w:rsidR="00852C67" w:rsidRPr="00852C67" w:rsidRDefault="00852C67">
      <w:pPr>
        <w:pStyle w:val="2"/>
        <w:rPr>
          <w:ins w:id="2980" w:author="Victoria Shilina" w:date="2018-10-25T17:24:00Z"/>
          <w:rPrChange w:id="2981" w:author="Victoria Shilina" w:date="2018-10-25T17:24:00Z">
            <w:rPr>
              <w:ins w:id="2982" w:author="Victoria Shilina" w:date="2018-10-25T17:24:00Z"/>
              <w:rFonts w:eastAsia="Times CYR"/>
            </w:rPr>
          </w:rPrChange>
        </w:rPr>
        <w:pPrChange w:id="2983" w:author="Victoria Shilina" w:date="2018-10-25T17:24:00Z">
          <w:pPr>
            <w:numPr>
              <w:numId w:val="9"/>
            </w:numPr>
            <w:tabs>
              <w:tab w:val="num" w:pos="1080"/>
            </w:tabs>
            <w:spacing w:before="120" w:after="0"/>
            <w:ind w:left="1080" w:hanging="360"/>
            <w:jc w:val="left"/>
          </w:pPr>
        </w:pPrChange>
      </w:pPr>
      <w:bookmarkStart w:id="2984" w:name="_Toc529192766"/>
      <w:commentRangeStart w:id="2985"/>
      <w:proofErr w:type="spellStart"/>
      <w:ins w:id="2986" w:author="Victoria Shilina" w:date="2018-10-25T17:24:00Z">
        <w:r>
          <w:rPr>
            <w:rFonts w:eastAsia="Times CYR"/>
          </w:rPr>
          <w:t>Статусы</w:t>
        </w:r>
        <w:proofErr w:type="spellEnd"/>
        <w:r>
          <w:rPr>
            <w:rFonts w:eastAsia="Times CYR"/>
          </w:rPr>
          <w:t xml:space="preserve"> </w:t>
        </w:r>
        <w:proofErr w:type="spellStart"/>
        <w:r>
          <w:rPr>
            <w:rFonts w:eastAsia="Times CYR"/>
          </w:rPr>
          <w:t>Заказа</w:t>
        </w:r>
      </w:ins>
      <w:bookmarkEnd w:id="2984"/>
      <w:commentRangeEnd w:id="2985"/>
      <w:proofErr w:type="spellEnd"/>
      <w:r w:rsidR="000F5483">
        <w:rPr>
          <w:rStyle w:val="aff0"/>
          <w:rFonts w:ascii="Times New Roman" w:hAnsi="Times New Roman"/>
          <w:b w:val="0"/>
          <w:bCs w:val="0"/>
          <w:iCs w:val="0"/>
          <w:lang w:val="ru-RU" w:eastAsia="ru-RU"/>
        </w:rPr>
        <w:commentReference w:id="2985"/>
      </w:r>
    </w:p>
    <w:p w14:paraId="5F0732D1" w14:textId="24EB0B2F" w:rsidR="00384D62" w:rsidRDefault="00384D62">
      <w:pPr>
        <w:rPr>
          <w:ins w:id="2987" w:author="Victoria Shilina" w:date="2018-10-25T17:34:00Z"/>
          <w:rFonts w:eastAsia="Times CYR"/>
        </w:rPr>
        <w:pPrChange w:id="2988" w:author="Victoria Shilina" w:date="2018-10-25T17:34:00Z">
          <w:pPr>
            <w:numPr>
              <w:numId w:val="9"/>
            </w:numPr>
            <w:tabs>
              <w:tab w:val="num" w:pos="1080"/>
            </w:tabs>
            <w:spacing w:before="120" w:after="0"/>
            <w:ind w:left="1080" w:hanging="360"/>
            <w:jc w:val="left"/>
          </w:pPr>
        </w:pPrChange>
      </w:pPr>
      <w:ins w:id="2989" w:author="Victoria Shilina" w:date="2018-10-25T17:33:00Z">
        <w:r w:rsidRPr="00CB0D4E">
          <w:rPr>
            <w:rFonts w:eastAsia="Times CYR"/>
            <w:highlight w:val="lightGray"/>
            <w:rPrChange w:id="2990" w:author="Victoria Shilina" w:date="2018-10-26T11:47:00Z">
              <w:rPr>
                <w:rFonts w:eastAsia="Times CYR"/>
              </w:rPr>
            </w:rPrChange>
          </w:rPr>
          <w:t>Статус отражает состояние или процесс обработки документа. Основные значения статусов и переходы состояний заказа показаны ниже</w:t>
        </w:r>
      </w:ins>
      <w:ins w:id="2991" w:author="Victoria Shilina" w:date="2018-10-25T17:34:00Z">
        <w:r w:rsidRPr="00CB0D4E">
          <w:rPr>
            <w:rFonts w:eastAsia="Times CYR"/>
            <w:highlight w:val="lightGray"/>
            <w:rPrChange w:id="2992" w:author="Victoria Shilina" w:date="2018-10-26T11:47:00Z">
              <w:rPr>
                <w:rFonts w:eastAsia="Times CYR"/>
              </w:rPr>
            </w:rPrChange>
          </w:rPr>
          <w:t>:</w:t>
        </w:r>
      </w:ins>
    </w:p>
    <w:p w14:paraId="6818C8C9" w14:textId="3427A303" w:rsidR="00384D62" w:rsidRDefault="00B658E1">
      <w:pPr>
        <w:rPr>
          <w:ins w:id="2993" w:author="Victoria Shilina" w:date="2018-10-25T17:34:00Z"/>
          <w:rFonts w:eastAsia="Times CYR"/>
        </w:rPr>
        <w:pPrChange w:id="2994" w:author="Victoria Shilina" w:date="2018-10-25T17:34:00Z">
          <w:pPr>
            <w:numPr>
              <w:numId w:val="9"/>
            </w:numPr>
            <w:tabs>
              <w:tab w:val="num" w:pos="1080"/>
            </w:tabs>
            <w:spacing w:before="120" w:after="0"/>
            <w:ind w:left="1080" w:hanging="360"/>
            <w:jc w:val="left"/>
          </w:pPr>
        </w:pPrChange>
      </w:pPr>
      <w:r>
        <w:rPr>
          <w:rFonts w:eastAsia="Times CYR"/>
          <w:noProof/>
          <w:lang w:val="uk-UA" w:eastAsia="uk-UA"/>
        </w:rPr>
        <w:lastRenderedPageBreak/>
        <w:drawing>
          <wp:inline distT="0" distB="0" distL="0" distR="0" wp14:anchorId="6FA5692D" wp14:editId="21E3139A">
            <wp:extent cx="5391302" cy="84228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татусы Заказа.gif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64" cy="843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B938" w14:textId="0D6700BC" w:rsidR="00B658E1" w:rsidRPr="00CB0D4E" w:rsidRDefault="00B658E1">
      <w:pPr>
        <w:rPr>
          <w:rFonts w:eastAsia="Times CYR"/>
          <w:highlight w:val="lightGray"/>
        </w:rPr>
        <w:pPrChange w:id="2995" w:author="Victoria Shilina" w:date="2018-10-25T17:34:00Z">
          <w:pPr>
            <w:numPr>
              <w:numId w:val="9"/>
            </w:numPr>
            <w:tabs>
              <w:tab w:val="num" w:pos="1080"/>
            </w:tabs>
            <w:spacing w:before="120" w:after="0"/>
            <w:ind w:left="1080" w:hanging="360"/>
            <w:jc w:val="left"/>
          </w:pPr>
        </w:pPrChange>
      </w:pPr>
      <w:commentRangeStart w:id="2996"/>
      <w:commentRangeStart w:id="2997"/>
      <w:r w:rsidRPr="00CB0D4E">
        <w:rPr>
          <w:rFonts w:eastAsia="Times CYR"/>
          <w:highlight w:val="lightGray"/>
        </w:rPr>
        <w:lastRenderedPageBreak/>
        <w:t xml:space="preserve">Перевод Заказа в статус Отмена возможен менеджером включительно по </w:t>
      </w:r>
      <w:r w:rsidR="00F81288" w:rsidRPr="00CB0D4E">
        <w:rPr>
          <w:rFonts w:eastAsia="Times CYR"/>
          <w:highlight w:val="lightGray"/>
        </w:rPr>
        <w:t>статус</w:t>
      </w:r>
      <w:r w:rsidRPr="00CB0D4E">
        <w:rPr>
          <w:rFonts w:eastAsia="Times CYR"/>
          <w:highlight w:val="lightGray"/>
        </w:rPr>
        <w:t xml:space="preserve"> </w:t>
      </w:r>
      <w:r w:rsidR="00F81288" w:rsidRPr="00CB0D4E">
        <w:rPr>
          <w:rFonts w:eastAsia="Times CYR"/>
          <w:highlight w:val="lightGray"/>
        </w:rPr>
        <w:t>«</w:t>
      </w:r>
      <w:r w:rsidRPr="00CB0D4E">
        <w:rPr>
          <w:rFonts w:eastAsia="Times CYR"/>
          <w:highlight w:val="lightGray"/>
        </w:rPr>
        <w:t>Готов к отгрузке</w:t>
      </w:r>
      <w:r w:rsidR="00F81288" w:rsidRPr="00CB0D4E">
        <w:rPr>
          <w:rFonts w:eastAsia="Times CYR"/>
          <w:highlight w:val="lightGray"/>
        </w:rPr>
        <w:t>»</w:t>
      </w:r>
      <w:r w:rsidRPr="00CB0D4E">
        <w:rPr>
          <w:rFonts w:eastAsia="Times CYR"/>
          <w:highlight w:val="lightGray"/>
        </w:rPr>
        <w:t xml:space="preserve">. Фактически происходит возврат Заказа в статус </w:t>
      </w:r>
      <w:r w:rsidR="00F81288" w:rsidRPr="00CB0D4E">
        <w:rPr>
          <w:rFonts w:eastAsia="Times CYR"/>
          <w:highlight w:val="lightGray"/>
        </w:rPr>
        <w:t>«</w:t>
      </w:r>
      <w:r w:rsidRPr="00CB0D4E">
        <w:rPr>
          <w:rFonts w:eastAsia="Times CYR"/>
          <w:highlight w:val="lightGray"/>
        </w:rPr>
        <w:t>Готов</w:t>
      </w:r>
      <w:r w:rsidR="00F81288" w:rsidRPr="00CB0D4E">
        <w:rPr>
          <w:rFonts w:eastAsia="Times CYR"/>
          <w:highlight w:val="lightGray"/>
        </w:rPr>
        <w:t>»</w:t>
      </w:r>
      <w:r w:rsidRPr="00CB0D4E">
        <w:rPr>
          <w:rFonts w:eastAsia="Times CYR"/>
          <w:highlight w:val="lightGray"/>
        </w:rPr>
        <w:t xml:space="preserve">, и далее в статус </w:t>
      </w:r>
      <w:r w:rsidR="00F81288" w:rsidRPr="00CB0D4E">
        <w:rPr>
          <w:rFonts w:eastAsia="Times CYR"/>
          <w:highlight w:val="lightGray"/>
        </w:rPr>
        <w:t>«</w:t>
      </w:r>
      <w:r w:rsidRPr="00CB0D4E">
        <w:rPr>
          <w:rFonts w:eastAsia="Times CYR"/>
          <w:highlight w:val="lightGray"/>
        </w:rPr>
        <w:t>Отмена</w:t>
      </w:r>
      <w:commentRangeEnd w:id="2996"/>
      <w:r w:rsidRPr="00CB0D4E">
        <w:rPr>
          <w:rStyle w:val="aff0"/>
          <w:highlight w:val="lightGray"/>
        </w:rPr>
        <w:commentReference w:id="2996"/>
      </w:r>
      <w:commentRangeEnd w:id="2997"/>
      <w:r w:rsidR="00CB0D4E" w:rsidRPr="00CB0D4E">
        <w:rPr>
          <w:rStyle w:val="aff0"/>
          <w:highlight w:val="lightGray"/>
        </w:rPr>
        <w:commentReference w:id="2997"/>
      </w:r>
      <w:r w:rsidR="00F81288" w:rsidRPr="00CB0D4E">
        <w:rPr>
          <w:rFonts w:eastAsia="Times CYR"/>
          <w:highlight w:val="lightGray"/>
        </w:rPr>
        <w:t>»</w:t>
      </w:r>
      <w:r w:rsidRPr="00CB0D4E">
        <w:rPr>
          <w:rFonts w:eastAsia="Times CYR"/>
          <w:highlight w:val="lightGray"/>
        </w:rPr>
        <w:t>.</w:t>
      </w:r>
    </w:p>
    <w:p w14:paraId="1B98E714" w14:textId="5467EE5B" w:rsidR="00146DC6" w:rsidRPr="009A3A11" w:rsidRDefault="00384D62" w:rsidP="00B658E1">
      <w:pPr>
        <w:rPr>
          <w:ins w:id="2998" w:author="Victoria Shilina" w:date="2018-10-25T17:35:00Z"/>
          <w:rFonts w:eastAsia="Times CYR"/>
        </w:rPr>
      </w:pPr>
      <w:ins w:id="2999" w:author="Victoria Shilina" w:date="2018-10-25T17:34:00Z">
        <w:r w:rsidRPr="00CB0D4E">
          <w:rPr>
            <w:rFonts w:eastAsia="Times CYR"/>
            <w:highlight w:val="lightGray"/>
            <w:rPrChange w:id="3000" w:author="Victoria Shilina" w:date="2018-10-26T11:47:00Z">
              <w:rPr>
                <w:rFonts w:eastAsia="Times CYR"/>
              </w:rPr>
            </w:rPrChange>
          </w:rPr>
          <w:t xml:space="preserve">Если у </w:t>
        </w:r>
      </w:ins>
      <w:r w:rsidR="00F81288" w:rsidRPr="00CB0D4E">
        <w:rPr>
          <w:rFonts w:eastAsia="Times CYR"/>
          <w:highlight w:val="lightGray"/>
        </w:rPr>
        <w:t>О</w:t>
      </w:r>
      <w:ins w:id="3001" w:author="Victoria Shilina" w:date="2018-10-25T17:34:00Z">
        <w:r w:rsidRPr="00CB0D4E">
          <w:rPr>
            <w:rFonts w:eastAsia="Times CYR"/>
            <w:highlight w:val="lightGray"/>
            <w:rPrChange w:id="3002" w:author="Victoria Shilina" w:date="2018-10-26T11:47:00Z">
              <w:rPr>
                <w:rFonts w:eastAsia="Times CYR"/>
              </w:rPr>
            </w:rPrChange>
          </w:rPr>
          <w:t xml:space="preserve">ператора подключена привилегия «Подготовить заказ к отгрузке», то он может перевести заказ из статуса «Собран» и «Упакован» в статус «Готов к отгрузке» </w:t>
        </w:r>
        <w:r w:rsidRPr="009A3A11">
          <w:rPr>
            <w:rFonts w:eastAsia="Times CYR"/>
            <w:highlight w:val="lightGray"/>
            <w:rPrChange w:id="3003" w:author="Victoria Shilina" w:date="2018-10-26T11:47:00Z">
              <w:rPr>
                <w:rFonts w:eastAsia="Times CYR"/>
              </w:rPr>
            </w:rPrChange>
          </w:rPr>
          <w:t>самостоятельно (без участия менеджера).</w:t>
        </w:r>
      </w:ins>
    </w:p>
    <w:p w14:paraId="61D12B0D" w14:textId="1D3C8735" w:rsidR="00CB3EE1" w:rsidRPr="009A3A11" w:rsidRDefault="00CB3EE1">
      <w:pPr>
        <w:pStyle w:val="2"/>
        <w:rPr>
          <w:ins w:id="3004" w:author="Victoria Shilina" w:date="2018-10-26T10:35:00Z"/>
          <w:rFonts w:eastAsia="Times CYR"/>
        </w:rPr>
        <w:pPrChange w:id="3005" w:author="Victoria Shilina" w:date="2018-10-26T10:34:00Z">
          <w:pPr>
            <w:numPr>
              <w:numId w:val="9"/>
            </w:numPr>
            <w:tabs>
              <w:tab w:val="num" w:pos="1080"/>
            </w:tabs>
            <w:spacing w:before="120" w:after="0"/>
            <w:ind w:left="1080" w:hanging="360"/>
            <w:jc w:val="left"/>
          </w:pPr>
        </w:pPrChange>
      </w:pPr>
      <w:bookmarkStart w:id="3006" w:name="_Toc529192767"/>
      <w:ins w:id="3007" w:author="Victoria Shilina" w:date="2018-10-26T10:34:00Z">
        <w:r w:rsidRPr="009A3A11">
          <w:rPr>
            <w:rFonts w:eastAsia="Times CYR"/>
            <w:lang w:val="ru-RU"/>
          </w:rPr>
          <w:t>Запуск заказа в работу</w:t>
        </w:r>
      </w:ins>
      <w:bookmarkEnd w:id="3006"/>
    </w:p>
    <w:p w14:paraId="6B89D64D" w14:textId="4A5EE377" w:rsidR="00922F50" w:rsidRPr="009A3A11" w:rsidRDefault="00CB3EE1" w:rsidP="00A4268C">
      <w:pPr>
        <w:ind w:firstLine="708"/>
        <w:rPr>
          <w:rFonts w:eastAsia="Times CYR"/>
          <w:highlight w:val="yellow"/>
          <w:lang w:eastAsia="x-none"/>
        </w:rPr>
      </w:pPr>
      <w:commentRangeStart w:id="3008"/>
      <w:ins w:id="3009" w:author="Victoria Shilina" w:date="2018-10-26T10:35:00Z">
        <w:r w:rsidRPr="009A3A11">
          <w:rPr>
            <w:rFonts w:eastAsia="Times CYR"/>
            <w:highlight w:val="yellow"/>
            <w:lang w:eastAsia="x-none"/>
            <w:rPrChange w:id="3010" w:author="Victoria Shilina" w:date="2018-10-26T11:48:00Z">
              <w:rPr>
                <w:rFonts w:eastAsia="Times CYR"/>
                <w:lang w:val="x-none" w:eastAsia="x-none"/>
              </w:rPr>
            </w:rPrChange>
          </w:rPr>
          <w:t xml:space="preserve">Решение об очередности сбора </w:t>
        </w:r>
      </w:ins>
      <w:r w:rsidR="00C839BD" w:rsidRPr="009A3A11">
        <w:rPr>
          <w:rFonts w:eastAsia="Times CYR"/>
          <w:highlight w:val="yellow"/>
          <w:lang w:eastAsia="x-none"/>
        </w:rPr>
        <w:t>З</w:t>
      </w:r>
      <w:ins w:id="3011" w:author="Victoria Shilina" w:date="2018-10-26T10:35:00Z">
        <w:r w:rsidRPr="009A3A11">
          <w:rPr>
            <w:rFonts w:eastAsia="Times CYR"/>
            <w:highlight w:val="yellow"/>
            <w:lang w:eastAsia="x-none"/>
            <w:rPrChange w:id="3012" w:author="Victoria Shilina" w:date="2018-10-26T11:48:00Z">
              <w:rPr>
                <w:rFonts w:eastAsia="Times CYR"/>
                <w:lang w:val="x-none" w:eastAsia="x-none"/>
              </w:rPr>
            </w:rPrChange>
          </w:rPr>
          <w:t xml:space="preserve">аказов принимает </w:t>
        </w:r>
      </w:ins>
      <w:r w:rsidR="00994182" w:rsidRPr="009A3A11">
        <w:rPr>
          <w:rFonts w:eastAsia="Times CYR"/>
          <w:highlight w:val="yellow"/>
          <w:lang w:eastAsia="x-none"/>
        </w:rPr>
        <w:t>М</w:t>
      </w:r>
      <w:ins w:id="3013" w:author="Victoria Shilina" w:date="2018-10-26T10:35:00Z">
        <w:r w:rsidRPr="009A3A11">
          <w:rPr>
            <w:rFonts w:eastAsia="Times CYR"/>
            <w:highlight w:val="yellow"/>
            <w:lang w:eastAsia="x-none"/>
            <w:rPrChange w:id="3014" w:author="Victoria Shilina" w:date="2018-10-26T11:48:00Z">
              <w:rPr>
                <w:rFonts w:eastAsia="Times CYR"/>
                <w:lang w:val="x-none" w:eastAsia="x-none"/>
              </w:rPr>
            </w:rPrChange>
          </w:rPr>
          <w:t xml:space="preserve">енеджер, наделенный для этого необходимыми привилегиями. Менеджер вручную назначает </w:t>
        </w:r>
      </w:ins>
      <w:r w:rsidR="00922F50" w:rsidRPr="009A3A11">
        <w:rPr>
          <w:rFonts w:eastAsia="Times CYR"/>
          <w:highlight w:val="yellow"/>
          <w:lang w:eastAsia="x-none"/>
        </w:rPr>
        <w:t xml:space="preserve">Ячейку сборки в зоне </w:t>
      </w:r>
      <w:proofErr w:type="gramStart"/>
      <w:r w:rsidR="00922F50" w:rsidRPr="009A3A11">
        <w:rPr>
          <w:rFonts w:eastAsia="Times CYR"/>
          <w:highlight w:val="yellow"/>
          <w:lang w:eastAsia="x-none"/>
        </w:rPr>
        <w:t>О</w:t>
      </w:r>
      <w:proofErr w:type="gramEnd"/>
      <w:r w:rsidR="00922F50" w:rsidRPr="009A3A11">
        <w:rPr>
          <w:rFonts w:eastAsia="Times CYR"/>
          <w:highlight w:val="yellow"/>
          <w:lang w:eastAsia="x-none"/>
        </w:rPr>
        <w:t xml:space="preserve"> или Док</w:t>
      </w:r>
      <w:r w:rsidR="00214B6B" w:rsidRPr="009A3A11">
        <w:rPr>
          <w:rFonts w:eastAsia="Times CYR"/>
          <w:highlight w:val="yellow"/>
          <w:lang w:eastAsia="x-none"/>
        </w:rPr>
        <w:t xml:space="preserve"> (если З</w:t>
      </w:r>
      <w:r w:rsidR="00922F50" w:rsidRPr="009A3A11">
        <w:rPr>
          <w:rFonts w:eastAsia="Times CYR"/>
          <w:highlight w:val="yellow"/>
          <w:lang w:eastAsia="x-none"/>
        </w:rPr>
        <w:t>аказ грузится напрямую в машину)</w:t>
      </w:r>
      <w:ins w:id="3015" w:author="Victoria Shilina" w:date="2018-10-26T10:35:00Z">
        <w:r w:rsidRPr="009A3A11">
          <w:rPr>
            <w:rFonts w:eastAsia="Times CYR"/>
            <w:highlight w:val="yellow"/>
            <w:lang w:eastAsia="x-none"/>
            <w:rPrChange w:id="3016" w:author="Victoria Shilina" w:date="2018-10-26T11:48:00Z">
              <w:rPr>
                <w:rFonts w:eastAsia="Times CYR"/>
                <w:lang w:val="x-none" w:eastAsia="x-none"/>
              </w:rPr>
            </w:rPrChange>
          </w:rPr>
          <w:t xml:space="preserve">, </w:t>
        </w:r>
        <w:commentRangeStart w:id="3017"/>
        <w:r w:rsidRPr="009A3A11">
          <w:rPr>
            <w:rFonts w:eastAsia="Times CYR"/>
            <w:highlight w:val="yellow"/>
            <w:lang w:eastAsia="x-none"/>
            <w:rPrChange w:id="3018" w:author="Victoria Shilina" w:date="2018-10-26T11:48:00Z">
              <w:rPr>
                <w:rFonts w:eastAsia="Times CYR"/>
                <w:lang w:val="x-none" w:eastAsia="x-none"/>
              </w:rPr>
            </w:rPrChange>
          </w:rPr>
          <w:t xml:space="preserve">или СУ его находит на основании своих правил. </w:t>
        </w:r>
      </w:ins>
      <w:commentRangeEnd w:id="3017"/>
      <w:r w:rsidR="00E7661E" w:rsidRPr="009A3A11">
        <w:rPr>
          <w:rStyle w:val="aff0"/>
        </w:rPr>
        <w:commentReference w:id="3017"/>
      </w:r>
      <w:commentRangeEnd w:id="3008"/>
      <w:r w:rsidR="00392EE9">
        <w:rPr>
          <w:rStyle w:val="aff0"/>
        </w:rPr>
        <w:commentReference w:id="3008"/>
      </w:r>
    </w:p>
    <w:p w14:paraId="53435B0F" w14:textId="04C98C7A" w:rsidR="00E7661E" w:rsidRPr="009A3A11" w:rsidRDefault="00E7661E" w:rsidP="00E7661E">
      <w:pPr>
        <w:shd w:val="clear" w:color="auto" w:fill="FFFF00"/>
        <w:rPr>
          <w:rFonts w:eastAsia="Times CYR"/>
          <w:highlight w:val="yellow"/>
          <w:lang w:eastAsia="x-none"/>
        </w:rPr>
      </w:pPr>
      <w:r w:rsidRPr="009A3A11">
        <w:rPr>
          <w:rFonts w:eastAsia="Times CYR"/>
          <w:lang w:eastAsia="x-none"/>
        </w:rPr>
        <w:t>Правила СУ будут настроены так, что в одной Ячейке сборки будет</w:t>
      </w:r>
      <w:r w:rsidRPr="009A3A11">
        <w:rPr>
          <w:rFonts w:eastAsia="Times CYR"/>
          <w:highlight w:val="yellow"/>
          <w:lang w:eastAsia="x-none"/>
        </w:rPr>
        <w:t xml:space="preserve"> в зоне </w:t>
      </w:r>
      <w:proofErr w:type="gramStart"/>
      <w:r w:rsidRPr="009A3A11">
        <w:rPr>
          <w:rFonts w:eastAsia="Times CYR"/>
          <w:highlight w:val="yellow"/>
          <w:lang w:eastAsia="x-none"/>
        </w:rPr>
        <w:t>О</w:t>
      </w:r>
      <w:proofErr w:type="gramEnd"/>
      <w:r w:rsidRPr="009A3A11">
        <w:rPr>
          <w:rFonts w:eastAsia="Times CYR"/>
          <w:lang w:eastAsia="x-none"/>
        </w:rPr>
        <w:t xml:space="preserve"> собираться несколько Заказов для одного Клиента.</w:t>
      </w:r>
    </w:p>
    <w:p w14:paraId="25426006" w14:textId="780DC7DF" w:rsidR="003758A4" w:rsidRPr="009A3A11" w:rsidRDefault="00CB3EE1">
      <w:pPr>
        <w:rPr>
          <w:rFonts w:eastAsia="Times CYR"/>
          <w:highlight w:val="lightGray"/>
          <w:lang w:eastAsia="x-none"/>
        </w:rPr>
      </w:pPr>
      <w:ins w:id="3019" w:author="Victoria Shilina" w:date="2018-10-26T10:35:00Z">
        <w:r w:rsidRPr="009A3A11">
          <w:rPr>
            <w:rFonts w:eastAsia="Times CYR"/>
            <w:highlight w:val="lightGray"/>
            <w:lang w:eastAsia="x-none"/>
            <w:rPrChange w:id="3020" w:author="Victoria Shilina" w:date="2018-10-26T11:48:00Z">
              <w:rPr>
                <w:rFonts w:eastAsia="Times CYR"/>
                <w:lang w:val="x-none" w:eastAsia="x-none"/>
              </w:rPr>
            </w:rPrChange>
          </w:rPr>
          <w:t xml:space="preserve">Менеджер запускает </w:t>
        </w:r>
      </w:ins>
      <w:r w:rsidR="00994182" w:rsidRPr="009A3A11">
        <w:rPr>
          <w:rFonts w:eastAsia="Times CYR"/>
          <w:highlight w:val="lightGray"/>
          <w:lang w:eastAsia="x-none"/>
        </w:rPr>
        <w:t>З</w:t>
      </w:r>
      <w:ins w:id="3021" w:author="Victoria Shilina" w:date="2018-10-26T10:35:00Z">
        <w:r w:rsidRPr="009A3A11">
          <w:rPr>
            <w:rFonts w:eastAsia="Times CYR"/>
            <w:highlight w:val="lightGray"/>
            <w:lang w:eastAsia="x-none"/>
            <w:rPrChange w:id="3022" w:author="Victoria Shilina" w:date="2018-10-26T11:48:00Z">
              <w:rPr>
                <w:rFonts w:eastAsia="Times CYR"/>
                <w:lang w:val="x-none" w:eastAsia="x-none"/>
              </w:rPr>
            </w:rPrChange>
          </w:rPr>
          <w:t xml:space="preserve">аказ в работу командой «Запустить». </w:t>
        </w:r>
      </w:ins>
      <w:r w:rsidR="00922F50" w:rsidRPr="009A3A11">
        <w:rPr>
          <w:rFonts w:eastAsia="Times CYR"/>
          <w:highlight w:val="lightGray"/>
          <w:lang w:eastAsia="x-none"/>
        </w:rPr>
        <w:t xml:space="preserve"> Перед запуском Заказа на сборку соответствующий документ должен находиться в статусе «Готов».</w:t>
      </w:r>
    </w:p>
    <w:p w14:paraId="664A7430" w14:textId="77777777" w:rsidR="006548BC" w:rsidRPr="009A3A11" w:rsidRDefault="006548BC" w:rsidP="006548BC">
      <w:pPr>
        <w:rPr>
          <w:rFonts w:eastAsia="Times CYR"/>
          <w:highlight w:val="lightGray"/>
          <w:lang w:eastAsia="x-none"/>
        </w:rPr>
      </w:pPr>
      <w:r w:rsidRPr="009A3A11">
        <w:rPr>
          <w:rFonts w:eastAsia="Times CYR"/>
          <w:highlight w:val="lightGray"/>
          <w:lang w:eastAsia="x-none"/>
        </w:rPr>
        <w:t>При запуске заказа СУ выполняет следующие действия:</w:t>
      </w:r>
    </w:p>
    <w:p w14:paraId="51584F7F" w14:textId="75C3AD22" w:rsidR="006548BC" w:rsidRPr="009A3A11" w:rsidRDefault="006548BC" w:rsidP="006548BC">
      <w:pPr>
        <w:pStyle w:val="afff1"/>
        <w:numPr>
          <w:ilvl w:val="1"/>
          <w:numId w:val="105"/>
        </w:numPr>
        <w:rPr>
          <w:rFonts w:eastAsia="Times CYR"/>
          <w:highlight w:val="lightGray"/>
          <w:lang w:eastAsia="x-none"/>
        </w:rPr>
      </w:pPr>
      <w:r w:rsidRPr="009A3A11">
        <w:rPr>
          <w:rFonts w:eastAsia="Times CYR"/>
          <w:highlight w:val="lightGray"/>
          <w:lang w:eastAsia="x-none"/>
        </w:rPr>
        <w:t>планирует Заказ;</w:t>
      </w:r>
    </w:p>
    <w:p w14:paraId="43EE90DB" w14:textId="2C40ABD0" w:rsidR="006548BC" w:rsidRPr="009A3A11" w:rsidRDefault="006548BC" w:rsidP="006548BC">
      <w:pPr>
        <w:pStyle w:val="afff1"/>
        <w:numPr>
          <w:ilvl w:val="1"/>
          <w:numId w:val="105"/>
        </w:numPr>
        <w:rPr>
          <w:rFonts w:eastAsia="Times CYR"/>
          <w:highlight w:val="lightGray"/>
          <w:lang w:eastAsia="x-none"/>
        </w:rPr>
      </w:pPr>
      <w:r w:rsidRPr="009A3A11">
        <w:rPr>
          <w:rFonts w:eastAsia="Times CYR"/>
          <w:highlight w:val="lightGray"/>
          <w:lang w:eastAsia="x-none"/>
        </w:rPr>
        <w:t xml:space="preserve">создает работы на </w:t>
      </w:r>
      <w:proofErr w:type="spellStart"/>
      <w:r w:rsidRPr="009A3A11">
        <w:rPr>
          <w:rFonts w:eastAsia="Times CYR"/>
          <w:highlight w:val="lightGray"/>
          <w:lang w:eastAsia="x-none"/>
        </w:rPr>
        <w:t>комиссионирование</w:t>
      </w:r>
      <w:proofErr w:type="spellEnd"/>
      <w:r w:rsidRPr="009A3A11">
        <w:rPr>
          <w:rFonts w:eastAsia="Times CYR"/>
          <w:highlight w:val="lightGray"/>
          <w:lang w:eastAsia="x-none"/>
        </w:rPr>
        <w:t>;</w:t>
      </w:r>
    </w:p>
    <w:p w14:paraId="3237F39B" w14:textId="17EE5F02" w:rsidR="006548BC" w:rsidRPr="009A3A11" w:rsidRDefault="006548BC" w:rsidP="006548BC">
      <w:pPr>
        <w:pStyle w:val="afff1"/>
        <w:numPr>
          <w:ilvl w:val="1"/>
          <w:numId w:val="105"/>
        </w:numPr>
        <w:rPr>
          <w:rFonts w:eastAsia="Times CYR"/>
          <w:highlight w:val="lightGray"/>
          <w:lang w:eastAsia="x-none"/>
        </w:rPr>
      </w:pPr>
      <w:r w:rsidRPr="009A3A11">
        <w:rPr>
          <w:rFonts w:eastAsia="Times CYR"/>
          <w:highlight w:val="lightGray"/>
          <w:lang w:eastAsia="x-none"/>
        </w:rPr>
        <w:t>разбивает Заказ на листы отбора (ЛО);</w:t>
      </w:r>
    </w:p>
    <w:p w14:paraId="2789572E" w14:textId="445C3855" w:rsidR="006548BC" w:rsidRPr="009A3A11" w:rsidRDefault="006548BC" w:rsidP="006548BC">
      <w:pPr>
        <w:pStyle w:val="afff1"/>
        <w:numPr>
          <w:ilvl w:val="1"/>
          <w:numId w:val="105"/>
        </w:numPr>
        <w:rPr>
          <w:rFonts w:eastAsia="Times CYR"/>
          <w:highlight w:val="lightGray"/>
          <w:lang w:eastAsia="x-none"/>
        </w:rPr>
      </w:pPr>
      <w:r w:rsidRPr="009A3A11">
        <w:rPr>
          <w:rFonts w:eastAsia="Times CYR"/>
          <w:highlight w:val="lightGray"/>
          <w:lang w:eastAsia="x-none"/>
        </w:rPr>
        <w:t xml:space="preserve">выдает задания на отбор </w:t>
      </w:r>
      <w:r w:rsidR="00794B7F" w:rsidRPr="009A3A11">
        <w:rPr>
          <w:rFonts w:eastAsia="Times CYR"/>
          <w:highlight w:val="lightGray"/>
          <w:lang w:eastAsia="x-none"/>
        </w:rPr>
        <w:t>О</w:t>
      </w:r>
      <w:r w:rsidRPr="009A3A11">
        <w:rPr>
          <w:rFonts w:eastAsia="Times CYR"/>
          <w:highlight w:val="lightGray"/>
          <w:lang w:eastAsia="x-none"/>
        </w:rPr>
        <w:t>ператорам.</w:t>
      </w:r>
    </w:p>
    <w:p w14:paraId="438C67D6" w14:textId="47EE7A4E" w:rsidR="00922F50" w:rsidRPr="00E4026D" w:rsidDel="001F2B84" w:rsidRDefault="006548BC" w:rsidP="00922F50">
      <w:pPr>
        <w:rPr>
          <w:ins w:id="3023" w:author="cc-sed63" w:date="2018-08-20T14:33:00Z"/>
          <w:del w:id="3024" w:author="Victoria Shilina" w:date="2018-10-25T17:23:00Z"/>
          <w:rFonts w:eastAsia="Times CYR"/>
          <w:highlight w:val="lightGray"/>
          <w:lang w:eastAsia="x-none"/>
          <w:rPrChange w:id="3025" w:author="Victoria Shilina" w:date="2018-10-26T11:48:00Z">
            <w:rPr>
              <w:ins w:id="3026" w:author="cc-sed63" w:date="2018-08-20T14:33:00Z"/>
              <w:del w:id="3027" w:author="Victoria Shilina" w:date="2018-10-25T17:23:00Z"/>
            </w:rPr>
          </w:rPrChange>
        </w:rPr>
      </w:pPr>
      <w:r w:rsidRPr="00E4026D">
        <w:rPr>
          <w:rFonts w:eastAsia="Times CYR"/>
          <w:highlight w:val="lightGray"/>
          <w:lang w:eastAsia="x-none"/>
        </w:rPr>
        <w:t>После этого заказ переходит в статус «В работе».</w:t>
      </w:r>
    </w:p>
    <w:p w14:paraId="5644B074" w14:textId="77777777" w:rsidR="00CB3EE1" w:rsidRPr="00E4026D" w:rsidDel="001F2B84" w:rsidRDefault="00CB3EE1">
      <w:pPr>
        <w:rPr>
          <w:ins w:id="3028" w:author="cc-sed63" w:date="2018-08-20T14:33:00Z"/>
          <w:del w:id="3029" w:author="Victoria Shilina" w:date="2018-10-25T17:23:00Z"/>
          <w:highlight w:val="lightGray"/>
          <w:rPrChange w:id="3030" w:author="Victoria Shilina" w:date="2018-10-26T11:48:00Z">
            <w:rPr>
              <w:ins w:id="3031" w:author="cc-sed63" w:date="2018-08-20T14:33:00Z"/>
              <w:del w:id="3032" w:author="Victoria Shilina" w:date="2018-10-25T17:23:00Z"/>
            </w:rPr>
          </w:rPrChange>
        </w:rPr>
        <w:pPrChange w:id="3033" w:author="Victoria Shilina" w:date="2018-10-25T17:35:00Z">
          <w:pPr>
            <w:spacing w:before="120" w:after="0" w:afterAutospacing="0"/>
            <w:ind w:firstLine="539"/>
          </w:pPr>
        </w:pPrChange>
      </w:pPr>
      <w:ins w:id="3034" w:author="cc-sed63" w:date="2018-08-20T14:33:00Z">
        <w:del w:id="3035" w:author="Victoria Shilina" w:date="2018-10-25T17:23:00Z">
          <w:r w:rsidRPr="00E4026D" w:rsidDel="001F2B84">
            <w:rPr>
              <w:highlight w:val="lightGray"/>
              <w:rPrChange w:id="3036" w:author="Victoria Shilina" w:date="2018-10-26T11:48:00Z">
                <w:rPr/>
              </w:rPrChange>
            </w:rPr>
            <w:delText xml:space="preserve">в </w:delText>
          </w:r>
          <w:r w:rsidRPr="00E4026D" w:rsidDel="001F2B84">
            <w:rPr>
              <w:rFonts w:eastAsia="Times CYR"/>
              <w:highlight w:val="lightGray"/>
              <w:rPrChange w:id="3037" w:author="Victoria Shilina" w:date="2018-10-26T11:48:00Z">
                <w:rPr>
                  <w:rFonts w:eastAsia="Times CYR"/>
                </w:rPr>
              </w:rPrChange>
            </w:rPr>
            <w:delText>заголовке</w:delText>
          </w:r>
          <w:r w:rsidRPr="00E4026D" w:rsidDel="001F2B84">
            <w:rPr>
              <w:highlight w:val="lightGray"/>
              <w:rPrChange w:id="3038" w:author="Victoria Shilina" w:date="2018-10-26T11:48:00Z">
                <w:rPr/>
              </w:rPrChange>
            </w:rPr>
            <w:delText>:</w:delText>
          </w:r>
        </w:del>
      </w:ins>
    </w:p>
    <w:p w14:paraId="24322490" w14:textId="77777777" w:rsidR="00CB3EE1" w:rsidRPr="00E4026D" w:rsidDel="001F2B84" w:rsidRDefault="00CB3EE1">
      <w:pPr>
        <w:rPr>
          <w:ins w:id="3039" w:author="cc-sed63" w:date="2018-08-20T14:33:00Z"/>
          <w:del w:id="3040" w:author="Victoria Shilina" w:date="2018-10-25T17:23:00Z"/>
          <w:highlight w:val="lightGray"/>
          <w:rPrChange w:id="3041" w:author="Victoria Shilina" w:date="2018-10-26T11:48:00Z">
            <w:rPr>
              <w:ins w:id="3042" w:author="cc-sed63" w:date="2018-08-20T14:33:00Z"/>
              <w:del w:id="3043" w:author="Victoria Shilina" w:date="2018-10-25T17:23:00Z"/>
            </w:rPr>
          </w:rPrChange>
        </w:rPr>
        <w:pPrChange w:id="3044" w:author="Victoria Shilina" w:date="2018-10-25T17:35:00Z">
          <w:pPr>
            <w:numPr>
              <w:numId w:val="18"/>
            </w:numPr>
            <w:tabs>
              <w:tab w:val="num" w:pos="1080"/>
            </w:tabs>
            <w:spacing w:before="120" w:after="0"/>
            <w:ind w:left="1080" w:hanging="360"/>
          </w:pPr>
        </w:pPrChange>
      </w:pPr>
      <w:ins w:id="3045" w:author="cc-sed63" w:date="2018-08-20T14:33:00Z">
        <w:del w:id="3046" w:author="Victoria Shilina" w:date="2018-10-25T17:23:00Z">
          <w:r w:rsidRPr="00E4026D" w:rsidDel="001F2B84">
            <w:rPr>
              <w:highlight w:val="lightGray"/>
              <w:rPrChange w:id="3047" w:author="Victoria Shilina" w:date="2018-10-26T11:48:00Z">
                <w:rPr/>
              </w:rPrChange>
            </w:rPr>
            <w:delText>грузополучатель,</w:delText>
          </w:r>
        </w:del>
      </w:ins>
    </w:p>
    <w:p w14:paraId="32B17AA9" w14:textId="77777777" w:rsidR="00CB3EE1" w:rsidRPr="00E4026D" w:rsidDel="001F2B84" w:rsidRDefault="00CB3EE1">
      <w:pPr>
        <w:rPr>
          <w:ins w:id="3048" w:author="cc-sed63" w:date="2018-08-20T14:33:00Z"/>
          <w:del w:id="3049" w:author="Victoria Shilina" w:date="2018-10-25T17:23:00Z"/>
          <w:highlight w:val="lightGray"/>
          <w:rPrChange w:id="3050" w:author="Victoria Shilina" w:date="2018-10-26T11:48:00Z">
            <w:rPr>
              <w:ins w:id="3051" w:author="cc-sed63" w:date="2018-08-20T14:33:00Z"/>
              <w:del w:id="3052" w:author="Victoria Shilina" w:date="2018-10-25T17:23:00Z"/>
            </w:rPr>
          </w:rPrChange>
        </w:rPr>
        <w:pPrChange w:id="3053" w:author="Victoria Shilina" w:date="2018-10-25T17:35:00Z">
          <w:pPr>
            <w:numPr>
              <w:numId w:val="18"/>
            </w:numPr>
            <w:tabs>
              <w:tab w:val="num" w:pos="1080"/>
            </w:tabs>
            <w:spacing w:before="120" w:after="0"/>
            <w:ind w:left="1080" w:hanging="360"/>
          </w:pPr>
        </w:pPrChange>
      </w:pPr>
      <w:ins w:id="3054" w:author="cc-sed63" w:date="2018-08-20T14:33:00Z">
        <w:del w:id="3055" w:author="Victoria Shilina" w:date="2018-10-25T17:23:00Z">
          <w:r w:rsidRPr="00E4026D" w:rsidDel="001F2B84">
            <w:rPr>
              <w:highlight w:val="lightGray"/>
              <w:rPrChange w:id="3056" w:author="Victoria Shilina" w:date="2018-10-26T11:48:00Z">
                <w:rPr/>
              </w:rPrChange>
            </w:rPr>
            <w:delText>тип заказа</w:delText>
          </w:r>
        </w:del>
      </w:ins>
    </w:p>
    <w:p w14:paraId="5DBB70C5" w14:textId="77777777" w:rsidR="00CB3EE1" w:rsidRPr="00E4026D" w:rsidDel="001F2B84" w:rsidRDefault="00CB3EE1">
      <w:pPr>
        <w:rPr>
          <w:ins w:id="3057" w:author="cc-sed63" w:date="2018-08-20T14:33:00Z"/>
          <w:del w:id="3058" w:author="Victoria Shilina" w:date="2018-10-25T17:23:00Z"/>
          <w:highlight w:val="lightGray"/>
          <w:rPrChange w:id="3059" w:author="Victoria Shilina" w:date="2018-10-26T11:48:00Z">
            <w:rPr>
              <w:ins w:id="3060" w:author="cc-sed63" w:date="2018-08-20T14:33:00Z"/>
              <w:del w:id="3061" w:author="Victoria Shilina" w:date="2018-10-25T17:23:00Z"/>
            </w:rPr>
          </w:rPrChange>
        </w:rPr>
        <w:pPrChange w:id="3062" w:author="Victoria Shilina" w:date="2018-10-25T17:35:00Z">
          <w:pPr>
            <w:numPr>
              <w:numId w:val="18"/>
            </w:numPr>
            <w:tabs>
              <w:tab w:val="num" w:pos="1080"/>
            </w:tabs>
            <w:spacing w:before="120" w:after="0"/>
            <w:ind w:left="1080" w:hanging="360"/>
          </w:pPr>
        </w:pPrChange>
      </w:pPr>
      <w:ins w:id="3063" w:author="cc-sed63" w:date="2018-08-20T14:33:00Z">
        <w:del w:id="3064" w:author="Victoria Shilina" w:date="2018-10-25T17:23:00Z">
          <w:r w:rsidRPr="00E4026D" w:rsidDel="001F2B84">
            <w:rPr>
              <w:highlight w:val="lightGray"/>
              <w:rPrChange w:id="3065" w:author="Victoria Shilina" w:date="2018-10-26T11:48:00Z">
                <w:rPr/>
              </w:rPrChange>
            </w:rPr>
            <w:delText xml:space="preserve">номер заказа в головной системе, </w:delText>
          </w:r>
        </w:del>
      </w:ins>
    </w:p>
    <w:p w14:paraId="7AE22B6D" w14:textId="77777777" w:rsidR="00CB3EE1" w:rsidRPr="00E4026D" w:rsidDel="001F2B84" w:rsidRDefault="00CB3EE1">
      <w:pPr>
        <w:rPr>
          <w:ins w:id="3066" w:author="cc-sed63" w:date="2018-08-20T14:33:00Z"/>
          <w:del w:id="3067" w:author="Victoria Shilina" w:date="2018-10-25T17:23:00Z"/>
          <w:highlight w:val="lightGray"/>
          <w:rPrChange w:id="3068" w:author="Victoria Shilina" w:date="2018-10-26T11:48:00Z">
            <w:rPr>
              <w:ins w:id="3069" w:author="cc-sed63" w:date="2018-08-20T14:33:00Z"/>
              <w:del w:id="3070" w:author="Victoria Shilina" w:date="2018-10-25T17:23:00Z"/>
            </w:rPr>
          </w:rPrChange>
        </w:rPr>
        <w:pPrChange w:id="3071" w:author="Victoria Shilina" w:date="2018-10-25T17:35:00Z">
          <w:pPr>
            <w:numPr>
              <w:numId w:val="18"/>
            </w:numPr>
            <w:tabs>
              <w:tab w:val="num" w:pos="1080"/>
            </w:tabs>
            <w:spacing w:before="120" w:after="0"/>
            <w:ind w:left="1080" w:hanging="360"/>
          </w:pPr>
        </w:pPrChange>
      </w:pPr>
      <w:ins w:id="3072" w:author="cc-sed63" w:date="2018-08-20T14:33:00Z">
        <w:del w:id="3073" w:author="Victoria Shilina" w:date="2018-10-25T17:23:00Z">
          <w:r w:rsidRPr="00E4026D" w:rsidDel="001F2B84">
            <w:rPr>
              <w:highlight w:val="lightGray"/>
              <w:rPrChange w:id="3074" w:author="Victoria Shilina" w:date="2018-10-26T11:48:00Z">
                <w:rPr/>
              </w:rPrChange>
            </w:rPr>
            <w:delText>ожидаемые дата и время отгрузки,</w:delText>
          </w:r>
        </w:del>
      </w:ins>
    </w:p>
    <w:p w14:paraId="51A8EA16" w14:textId="77777777" w:rsidR="00CB3EE1" w:rsidRPr="00E4026D" w:rsidDel="001F2B84" w:rsidRDefault="00CB3EE1">
      <w:pPr>
        <w:rPr>
          <w:ins w:id="3075" w:author="cc-sed63" w:date="2018-08-20T14:33:00Z"/>
          <w:del w:id="3076" w:author="Victoria Shilina" w:date="2018-10-25T17:23:00Z"/>
          <w:highlight w:val="lightGray"/>
          <w:rPrChange w:id="3077" w:author="Victoria Shilina" w:date="2018-10-26T11:48:00Z">
            <w:rPr>
              <w:ins w:id="3078" w:author="cc-sed63" w:date="2018-08-20T14:33:00Z"/>
              <w:del w:id="3079" w:author="Victoria Shilina" w:date="2018-10-25T17:23:00Z"/>
            </w:rPr>
          </w:rPrChange>
        </w:rPr>
        <w:pPrChange w:id="3080" w:author="Victoria Shilina" w:date="2018-10-25T17:35:00Z">
          <w:pPr>
            <w:spacing w:before="120"/>
            <w:ind w:firstLine="709"/>
            <w:jc w:val="left"/>
          </w:pPr>
        </w:pPrChange>
      </w:pPr>
      <w:ins w:id="3081" w:author="cc-sed63" w:date="2018-08-20T14:33:00Z">
        <w:del w:id="3082" w:author="Victoria Shilina" w:date="2018-10-25T17:23:00Z">
          <w:r w:rsidRPr="00E4026D" w:rsidDel="001F2B84">
            <w:rPr>
              <w:highlight w:val="lightGray"/>
              <w:rPrChange w:id="3083" w:author="Victoria Shilina" w:date="2018-10-26T11:48:00Z">
                <w:rPr/>
              </w:rPrChange>
            </w:rPr>
            <w:delText>и в строках:</w:delText>
          </w:r>
        </w:del>
      </w:ins>
    </w:p>
    <w:p w14:paraId="582920A3" w14:textId="77777777" w:rsidR="00CB3EE1" w:rsidRPr="00E4026D" w:rsidDel="001F2B84" w:rsidRDefault="00CB3EE1">
      <w:pPr>
        <w:rPr>
          <w:ins w:id="3084" w:author="cc-sed63" w:date="2018-08-20T14:33:00Z"/>
          <w:del w:id="3085" w:author="Victoria Shilina" w:date="2018-10-25T17:23:00Z"/>
          <w:highlight w:val="lightGray"/>
          <w:rPrChange w:id="3086" w:author="Victoria Shilina" w:date="2018-10-26T11:48:00Z">
            <w:rPr>
              <w:ins w:id="3087" w:author="cc-sed63" w:date="2018-08-20T14:33:00Z"/>
              <w:del w:id="3088" w:author="Victoria Shilina" w:date="2018-10-25T17:23:00Z"/>
            </w:rPr>
          </w:rPrChange>
        </w:rPr>
        <w:pPrChange w:id="3089" w:author="Victoria Shilina" w:date="2018-10-25T17:35:00Z">
          <w:pPr>
            <w:numPr>
              <w:numId w:val="9"/>
            </w:numPr>
            <w:tabs>
              <w:tab w:val="num" w:pos="1080"/>
            </w:tabs>
            <w:spacing w:before="120" w:after="0"/>
            <w:ind w:left="1080" w:hanging="360"/>
            <w:jc w:val="left"/>
          </w:pPr>
        </w:pPrChange>
      </w:pPr>
      <w:ins w:id="3090" w:author="cc-sed63" w:date="2018-08-20T14:33:00Z">
        <w:del w:id="3091" w:author="Victoria Shilina" w:date="2018-10-25T17:23:00Z">
          <w:r w:rsidRPr="00E4026D" w:rsidDel="001F2B84">
            <w:rPr>
              <w:highlight w:val="lightGray"/>
              <w:rPrChange w:id="3092" w:author="Victoria Shilina" w:date="2018-10-26T11:48:00Z">
                <w:rPr/>
              </w:rPrChange>
            </w:rPr>
            <w:delText>Код товара;</w:delText>
          </w:r>
        </w:del>
      </w:ins>
    </w:p>
    <w:p w14:paraId="3CD5F477" w14:textId="77777777" w:rsidR="00CB3EE1" w:rsidRPr="00E4026D" w:rsidDel="001F2B84" w:rsidRDefault="00CB3EE1">
      <w:pPr>
        <w:rPr>
          <w:ins w:id="3093" w:author="cc-sed63" w:date="2018-08-20T14:33:00Z"/>
          <w:del w:id="3094" w:author="Victoria Shilina" w:date="2018-10-25T17:23:00Z"/>
          <w:highlight w:val="lightGray"/>
          <w:rPrChange w:id="3095" w:author="Victoria Shilina" w:date="2018-10-26T11:48:00Z">
            <w:rPr>
              <w:ins w:id="3096" w:author="cc-sed63" w:date="2018-08-20T14:33:00Z"/>
              <w:del w:id="3097" w:author="Victoria Shilina" w:date="2018-10-25T17:23:00Z"/>
            </w:rPr>
          </w:rPrChange>
        </w:rPr>
        <w:pPrChange w:id="3098" w:author="Victoria Shilina" w:date="2018-10-25T17:35:00Z">
          <w:pPr>
            <w:numPr>
              <w:numId w:val="9"/>
            </w:numPr>
            <w:tabs>
              <w:tab w:val="num" w:pos="1080"/>
            </w:tabs>
            <w:spacing w:before="120" w:after="0"/>
            <w:ind w:left="1080" w:hanging="360"/>
            <w:jc w:val="left"/>
          </w:pPr>
        </w:pPrChange>
      </w:pPr>
      <w:ins w:id="3099" w:author="cc-sed63" w:date="2018-08-20T14:33:00Z">
        <w:del w:id="3100" w:author="Victoria Shilina" w:date="2018-10-25T17:23:00Z">
          <w:r w:rsidRPr="00E4026D" w:rsidDel="001F2B84">
            <w:rPr>
              <w:highlight w:val="lightGray"/>
              <w:rPrChange w:id="3101" w:author="Victoria Shilina" w:date="2018-10-26T11:48:00Z">
                <w:rPr/>
              </w:rPrChange>
            </w:rPr>
            <w:delText>Категория товара;</w:delText>
          </w:r>
        </w:del>
      </w:ins>
    </w:p>
    <w:p w14:paraId="77105E9B" w14:textId="77777777" w:rsidR="00CB3EE1" w:rsidRPr="00E4026D" w:rsidDel="001F2B84" w:rsidRDefault="00CB3EE1">
      <w:pPr>
        <w:rPr>
          <w:ins w:id="3102" w:author="cc-sed63" w:date="2018-08-20T14:55:00Z"/>
          <w:del w:id="3103" w:author="Victoria Shilina" w:date="2018-10-25T17:23:00Z"/>
          <w:highlight w:val="lightGray"/>
          <w:rPrChange w:id="3104" w:author="Victoria Shilina" w:date="2018-10-26T11:48:00Z">
            <w:rPr>
              <w:ins w:id="3105" w:author="cc-sed63" w:date="2018-08-20T14:55:00Z"/>
              <w:del w:id="3106" w:author="Victoria Shilina" w:date="2018-10-25T17:23:00Z"/>
            </w:rPr>
          </w:rPrChange>
        </w:rPr>
        <w:pPrChange w:id="3107" w:author="Victoria Shilina" w:date="2018-10-25T17:35:00Z">
          <w:pPr>
            <w:numPr>
              <w:numId w:val="9"/>
            </w:numPr>
            <w:tabs>
              <w:tab w:val="num" w:pos="1080"/>
            </w:tabs>
            <w:spacing w:before="120" w:after="0"/>
            <w:ind w:left="1080" w:hanging="360"/>
            <w:jc w:val="left"/>
          </w:pPr>
        </w:pPrChange>
      </w:pPr>
      <w:ins w:id="3108" w:author="cc-sed63" w:date="2018-08-20T14:33:00Z">
        <w:del w:id="3109" w:author="Victoria Shilina" w:date="2018-10-25T17:23:00Z">
          <w:r w:rsidRPr="00E4026D" w:rsidDel="001F2B84">
            <w:rPr>
              <w:highlight w:val="lightGray"/>
              <w:rPrChange w:id="3110" w:author="Victoria Shilina" w:date="2018-10-26T11:48:00Z">
                <w:rPr/>
              </w:rPrChange>
            </w:rPr>
            <w:delText>Количество в базовых единицах измерения;</w:delText>
          </w:r>
        </w:del>
      </w:ins>
    </w:p>
    <w:p w14:paraId="4A0A574B" w14:textId="77777777" w:rsidR="00CB3EE1" w:rsidRPr="00E4026D" w:rsidRDefault="00CB3EE1">
      <w:pPr>
        <w:rPr>
          <w:ins w:id="3111" w:author="cc-sed63" w:date="2018-08-20T14:55:00Z"/>
          <w:highlight w:val="lightGray"/>
        </w:rPr>
        <w:pPrChange w:id="3112" w:author="Victoria Shilina" w:date="2018-10-25T17:35:00Z">
          <w:pPr>
            <w:numPr>
              <w:numId w:val="9"/>
            </w:numPr>
            <w:tabs>
              <w:tab w:val="num" w:pos="1080"/>
            </w:tabs>
            <w:spacing w:before="120" w:after="0"/>
            <w:ind w:left="1080" w:hanging="360"/>
            <w:jc w:val="left"/>
          </w:pPr>
        </w:pPrChange>
      </w:pPr>
      <w:ins w:id="3113" w:author="cc-sed63" w:date="2018-08-20T14:55:00Z">
        <w:del w:id="3114" w:author="Victoria Shilina" w:date="2018-10-25T17:23:00Z">
          <w:r w:rsidRPr="00E4026D" w:rsidDel="001F2B84">
            <w:rPr>
              <w:highlight w:val="lightGray"/>
              <w:rPrChange w:id="3115" w:author="Victoria Shilina" w:date="2018-10-26T11:48:00Z">
                <w:rPr/>
              </w:rPrChange>
            </w:rPr>
            <w:delText>Тип отгрузочной тары;</w:delText>
          </w:r>
        </w:del>
      </w:ins>
    </w:p>
    <w:p w14:paraId="38A4E29E" w14:textId="3EEA3167" w:rsidR="00922F50" w:rsidRPr="00E4026D" w:rsidRDefault="00922F50" w:rsidP="00922F50">
      <w:pPr>
        <w:pStyle w:val="2"/>
        <w:rPr>
          <w:rFonts w:eastAsia="Times CYR"/>
          <w:highlight w:val="lightGray"/>
          <w:lang w:val="ru-RU"/>
        </w:rPr>
      </w:pPr>
      <w:bookmarkStart w:id="3116" w:name="_Toc529192768"/>
      <w:r w:rsidRPr="00E4026D">
        <w:rPr>
          <w:rFonts w:eastAsia="Times CYR"/>
          <w:highlight w:val="lightGray"/>
          <w:lang w:val="ru-RU"/>
        </w:rPr>
        <w:t>Планирование Заказа</w:t>
      </w:r>
      <w:bookmarkEnd w:id="3116"/>
    </w:p>
    <w:p w14:paraId="0AF5C657" w14:textId="7B21416C" w:rsidR="006548BC" w:rsidRPr="00E4026D" w:rsidRDefault="006548BC" w:rsidP="006548BC">
      <w:pPr>
        <w:rPr>
          <w:rFonts w:eastAsia="Times CYR"/>
          <w:highlight w:val="lightGray"/>
          <w:lang w:eastAsia="x-none"/>
        </w:rPr>
      </w:pPr>
      <w:r w:rsidRPr="00E4026D">
        <w:rPr>
          <w:rFonts w:eastAsia="Times CYR"/>
          <w:highlight w:val="lightGray"/>
          <w:lang w:eastAsia="x-none"/>
        </w:rPr>
        <w:t xml:space="preserve">Планирование Заказа </w:t>
      </w:r>
      <w:ins w:id="3117" w:author="Victoria Shilina" w:date="2018-10-26T10:35:00Z">
        <w:r w:rsidRPr="00E4026D">
          <w:rPr>
            <w:rFonts w:eastAsia="Times CYR"/>
            <w:highlight w:val="lightGray"/>
            <w:lang w:eastAsia="x-none"/>
            <w:rPrChange w:id="3118" w:author="Victoria Shilina" w:date="2018-10-26T11:48:00Z">
              <w:rPr>
                <w:rFonts w:eastAsia="Times CYR"/>
                <w:lang w:val="x-none" w:eastAsia="x-none"/>
              </w:rPr>
            </w:rPrChange>
          </w:rPr>
          <w:t>включае</w:t>
        </w:r>
      </w:ins>
      <w:r w:rsidRPr="00E4026D">
        <w:rPr>
          <w:rFonts w:eastAsia="Times CYR"/>
          <w:highlight w:val="lightGray"/>
          <w:lang w:eastAsia="x-none"/>
        </w:rPr>
        <w:t>т</w:t>
      </w:r>
      <w:ins w:id="3119" w:author="Victoria Shilina" w:date="2018-10-26T10:35:00Z">
        <w:r w:rsidRPr="00E4026D">
          <w:rPr>
            <w:rFonts w:eastAsia="Times CYR"/>
            <w:highlight w:val="lightGray"/>
            <w:lang w:eastAsia="x-none"/>
            <w:rPrChange w:id="3120" w:author="Victoria Shilina" w:date="2018-10-26T11:48:00Z">
              <w:rPr>
                <w:rFonts w:eastAsia="Times CYR"/>
                <w:lang w:val="x-none" w:eastAsia="x-none"/>
              </w:rPr>
            </w:rPrChange>
          </w:rPr>
          <w:t xml:space="preserve"> в себя</w:t>
        </w:r>
      </w:ins>
      <w:r w:rsidRPr="00E4026D">
        <w:rPr>
          <w:rFonts w:eastAsia="Times CYR"/>
          <w:highlight w:val="lightGray"/>
          <w:lang w:eastAsia="x-none"/>
        </w:rPr>
        <w:t>:</w:t>
      </w:r>
    </w:p>
    <w:p w14:paraId="11C6AA7C" w14:textId="77777777" w:rsidR="006548BC" w:rsidRPr="00E4026D" w:rsidRDefault="006548BC" w:rsidP="006548BC">
      <w:pPr>
        <w:pStyle w:val="afff1"/>
        <w:numPr>
          <w:ilvl w:val="0"/>
          <w:numId w:val="103"/>
        </w:numPr>
        <w:rPr>
          <w:rFonts w:eastAsia="Times CYR"/>
          <w:highlight w:val="lightGray"/>
          <w:lang w:eastAsia="x-none"/>
        </w:rPr>
      </w:pPr>
      <w:ins w:id="3121" w:author="Victoria Shilina" w:date="2018-10-26T10:35:00Z">
        <w:r w:rsidRPr="00E4026D">
          <w:rPr>
            <w:rFonts w:eastAsia="Times CYR"/>
            <w:highlight w:val="lightGray"/>
            <w:lang w:eastAsia="x-none"/>
            <w:rPrChange w:id="3122" w:author="Victoria Shilina" w:date="2018-10-26T11:48:00Z">
              <w:rPr>
                <w:rFonts w:eastAsia="Times CYR"/>
                <w:lang w:val="x-none" w:eastAsia="x-none"/>
              </w:rPr>
            </w:rPrChange>
          </w:rPr>
          <w:t>поиск</w:t>
        </w:r>
      </w:ins>
      <w:r w:rsidRPr="00E4026D">
        <w:rPr>
          <w:rFonts w:eastAsia="Times CYR"/>
          <w:highlight w:val="lightGray"/>
          <w:lang w:eastAsia="x-none"/>
        </w:rPr>
        <w:t xml:space="preserve"> необходимых Грузов</w:t>
      </w:r>
    </w:p>
    <w:p w14:paraId="0D871757" w14:textId="77777777" w:rsidR="006548BC" w:rsidRPr="00E4026D" w:rsidRDefault="006548BC" w:rsidP="006548BC">
      <w:pPr>
        <w:pStyle w:val="afff1"/>
        <w:numPr>
          <w:ilvl w:val="0"/>
          <w:numId w:val="103"/>
        </w:numPr>
        <w:rPr>
          <w:rFonts w:eastAsia="Times CYR"/>
          <w:highlight w:val="lightGray"/>
          <w:lang w:eastAsia="x-none"/>
        </w:rPr>
      </w:pPr>
      <w:ins w:id="3123" w:author="Victoria Shilina" w:date="2018-10-26T10:35:00Z">
        <w:r w:rsidRPr="00E4026D">
          <w:rPr>
            <w:rFonts w:eastAsia="Times CYR"/>
            <w:highlight w:val="lightGray"/>
            <w:lang w:eastAsia="x-none"/>
            <w:rPrChange w:id="3124" w:author="Victoria Shilina" w:date="2018-10-26T11:48:00Z">
              <w:rPr>
                <w:rFonts w:eastAsia="Times CYR"/>
                <w:lang w:val="x-none" w:eastAsia="x-none"/>
              </w:rPr>
            </w:rPrChange>
          </w:rPr>
          <w:t xml:space="preserve">резервирование необходимых </w:t>
        </w:r>
      </w:ins>
      <w:r w:rsidRPr="00E4026D">
        <w:rPr>
          <w:rFonts w:eastAsia="Times CYR"/>
          <w:highlight w:val="lightGray"/>
          <w:lang w:eastAsia="x-none"/>
        </w:rPr>
        <w:t>Г</w:t>
      </w:r>
      <w:ins w:id="3125" w:author="Victoria Shilina" w:date="2018-10-26T10:35:00Z">
        <w:r w:rsidRPr="00E4026D">
          <w:rPr>
            <w:rFonts w:eastAsia="Times CYR"/>
            <w:highlight w:val="lightGray"/>
            <w:lang w:eastAsia="x-none"/>
            <w:rPrChange w:id="3126" w:author="Victoria Shilina" w:date="2018-10-26T11:48:00Z">
              <w:rPr>
                <w:rFonts w:eastAsia="Times CYR"/>
                <w:lang w:val="x-none" w:eastAsia="x-none"/>
              </w:rPr>
            </w:rPrChange>
          </w:rPr>
          <w:t>рузов</w:t>
        </w:r>
      </w:ins>
    </w:p>
    <w:p w14:paraId="48A37963" w14:textId="555322A2" w:rsidR="006548BC" w:rsidRPr="00E4026D" w:rsidRDefault="006548BC" w:rsidP="006548BC">
      <w:pPr>
        <w:rPr>
          <w:rFonts w:eastAsia="Times CYR"/>
          <w:highlight w:val="lightGray"/>
        </w:rPr>
      </w:pPr>
      <w:r w:rsidRPr="00E4026D">
        <w:rPr>
          <w:rFonts w:eastAsia="Times CYR"/>
          <w:highlight w:val="lightGray"/>
        </w:rPr>
        <w:t xml:space="preserve">СУ подбирает и резервирует Грузы под Заказ в соответствии с настроенными правилами и приоритетами. </w:t>
      </w:r>
    </w:p>
    <w:p w14:paraId="4274B2E4" w14:textId="77777777" w:rsidR="006548BC" w:rsidRPr="00E4026D" w:rsidRDefault="006548BC" w:rsidP="006548BC">
      <w:pPr>
        <w:rPr>
          <w:rFonts w:eastAsia="Times CYR"/>
          <w:highlight w:val="lightGray"/>
        </w:rPr>
      </w:pPr>
      <w:r w:rsidRPr="00E4026D">
        <w:rPr>
          <w:rFonts w:eastAsia="Times CYR"/>
          <w:highlight w:val="lightGray"/>
        </w:rPr>
        <w:t xml:space="preserve">Настройка правил, выполненная в ходе конфигурации и внедрения СУ, в дальнейшем может быть изменена администратором СУ или специалистами </w:t>
      </w:r>
      <w:proofErr w:type="spellStart"/>
      <w:r w:rsidRPr="00E4026D">
        <w:rPr>
          <w:rFonts w:eastAsia="Times CYR"/>
          <w:highlight w:val="lightGray"/>
        </w:rPr>
        <w:t>Солво</w:t>
      </w:r>
      <w:proofErr w:type="spellEnd"/>
      <w:r w:rsidRPr="00E4026D">
        <w:rPr>
          <w:rFonts w:eastAsia="Times CYR"/>
          <w:highlight w:val="lightGray"/>
        </w:rPr>
        <w:t>.</w:t>
      </w:r>
    </w:p>
    <w:p w14:paraId="11FFAC33" w14:textId="77777777" w:rsidR="006548BC" w:rsidRPr="00E4026D" w:rsidDel="001F2B84" w:rsidRDefault="006548BC" w:rsidP="006548BC">
      <w:pPr>
        <w:rPr>
          <w:ins w:id="3127" w:author="cc-sed63" w:date="2018-08-20T14:33:00Z"/>
          <w:del w:id="3128" w:author="Victoria Shilina" w:date="2018-10-25T17:23:00Z"/>
          <w:rFonts w:eastAsia="Times CYR"/>
          <w:highlight w:val="lightGray"/>
          <w:lang w:eastAsia="x-none"/>
          <w:rPrChange w:id="3129" w:author="Victoria Shilina" w:date="2018-10-26T11:48:00Z">
            <w:rPr>
              <w:ins w:id="3130" w:author="cc-sed63" w:date="2018-08-20T14:33:00Z"/>
              <w:del w:id="3131" w:author="Victoria Shilina" w:date="2018-10-25T17:23:00Z"/>
            </w:rPr>
          </w:rPrChange>
        </w:rPr>
      </w:pPr>
      <w:ins w:id="3132" w:author="cc-sed63" w:date="2018-08-20T14:33:00Z">
        <w:del w:id="3133" w:author="Victoria Shilina" w:date="2018-10-25T17:23:00Z">
          <w:r w:rsidRPr="00E4026D" w:rsidDel="001F2B84">
            <w:rPr>
              <w:rFonts w:eastAsia="Times CYR"/>
              <w:highlight w:val="lightGray"/>
              <w:rPrChange w:id="3134" w:author="Victoria Shilina" w:date="2018-10-26T11:48:00Z">
                <w:rPr>
                  <w:rFonts w:eastAsia="Times CYR"/>
                </w:rPr>
              </w:rPrChange>
            </w:rPr>
            <w:delText xml:space="preserve">Документ «Заказ» - это основание для отгрузки товара. Заказ приходит в WMS из ГС по шлюзу. Он </w:delText>
          </w:r>
          <w:r w:rsidRPr="00E4026D" w:rsidDel="001F2B84">
            <w:rPr>
              <w:highlight w:val="lightGray"/>
              <w:rPrChange w:id="3135" w:author="Victoria Shilina" w:date="2018-10-26T11:48:00Z">
                <w:rPr/>
              </w:rPrChange>
            </w:rPr>
            <w:delText>содержит</w:delText>
          </w:r>
          <w:r w:rsidRPr="00E4026D" w:rsidDel="001F2B84">
            <w:rPr>
              <w:rFonts w:eastAsia="Times CYR"/>
              <w:highlight w:val="lightGray"/>
              <w:rPrChange w:id="3136" w:author="Victoria Shilina" w:date="2018-10-26T11:48:00Z">
                <w:rPr>
                  <w:rFonts w:eastAsia="Times CYR"/>
                </w:rPr>
              </w:rPrChange>
            </w:rPr>
            <w:delText xml:space="preserve"> следующие </w:delText>
          </w:r>
          <w:r w:rsidRPr="00E4026D" w:rsidDel="001F2B84">
            <w:rPr>
              <w:highlight w:val="lightGray"/>
              <w:rPrChange w:id="3137" w:author="Victoria Shilina" w:date="2018-10-26T11:48:00Z">
                <w:rPr/>
              </w:rPrChange>
            </w:rPr>
            <w:delText xml:space="preserve">основные данные: </w:delText>
          </w:r>
        </w:del>
      </w:ins>
    </w:p>
    <w:p w14:paraId="187DCC10" w14:textId="3ECCA4B6" w:rsidR="006548BC" w:rsidRPr="00E4026D" w:rsidRDefault="006548BC" w:rsidP="006548BC">
      <w:pPr>
        <w:rPr>
          <w:ins w:id="3138" w:author="Victoria Shilina" w:date="2018-10-26T10:35:00Z"/>
          <w:rFonts w:eastAsia="Times CYR"/>
          <w:highlight w:val="lightGray"/>
          <w:rPrChange w:id="3139" w:author="Victoria Shilina" w:date="2018-10-26T11:48:00Z">
            <w:rPr>
              <w:ins w:id="3140" w:author="Victoria Shilina" w:date="2018-10-26T10:35:00Z"/>
              <w:rFonts w:eastAsia="Times CYR"/>
              <w:lang w:val="x-none" w:eastAsia="x-none"/>
            </w:rPr>
          </w:rPrChange>
        </w:rPr>
      </w:pPr>
      <w:ins w:id="3141" w:author="Victoria Shilina" w:date="2018-10-26T10:35:00Z">
        <w:r w:rsidRPr="00E4026D">
          <w:rPr>
            <w:rFonts w:eastAsia="Times CYR"/>
            <w:highlight w:val="lightGray"/>
            <w:rPrChange w:id="3142" w:author="Victoria Shilina" w:date="2018-10-26T11:48:00Z">
              <w:rPr>
                <w:rFonts w:eastAsia="Times CYR"/>
                <w:lang w:val="x-none" w:eastAsia="x-none"/>
              </w:rPr>
            </w:rPrChange>
          </w:rPr>
          <w:t xml:space="preserve">Если в полученном из ГС </w:t>
        </w:r>
      </w:ins>
      <w:r w:rsidRPr="00E4026D">
        <w:rPr>
          <w:rFonts w:eastAsia="Times CYR"/>
          <w:highlight w:val="lightGray"/>
        </w:rPr>
        <w:t>З</w:t>
      </w:r>
      <w:ins w:id="3143" w:author="Victoria Shilina" w:date="2018-10-26T10:35:00Z">
        <w:r w:rsidRPr="00E4026D">
          <w:rPr>
            <w:rFonts w:eastAsia="Times CYR"/>
            <w:highlight w:val="lightGray"/>
            <w:rPrChange w:id="3144" w:author="Victoria Shilina" w:date="2018-10-26T11:48:00Z">
              <w:rPr>
                <w:rFonts w:eastAsia="Times CYR"/>
                <w:lang w:val="x-none" w:eastAsia="x-none"/>
              </w:rPr>
            </w:rPrChange>
          </w:rPr>
          <w:t>аказе будет установлен флаг «</w:t>
        </w:r>
      </w:ins>
      <w:proofErr w:type="spellStart"/>
      <w:r w:rsidR="00214B6B" w:rsidRPr="00E4026D">
        <w:rPr>
          <w:rFonts w:eastAsia="Times CYR"/>
          <w:highlight w:val="lightGray"/>
        </w:rPr>
        <w:t>А</w:t>
      </w:r>
      <w:ins w:id="3145" w:author="Victoria Shilina" w:date="2018-10-26T10:35:00Z">
        <w:r w:rsidRPr="00E4026D">
          <w:rPr>
            <w:rFonts w:eastAsia="Times CYR"/>
            <w:highlight w:val="lightGray"/>
            <w:rPrChange w:id="3146" w:author="Victoria Shilina" w:date="2018-10-26T11:48:00Z">
              <w:rPr>
                <w:rFonts w:eastAsia="Times CYR"/>
                <w:lang w:val="x-none" w:eastAsia="x-none"/>
              </w:rPr>
            </w:rPrChange>
          </w:rPr>
          <w:t>втопланирование</w:t>
        </w:r>
        <w:proofErr w:type="spellEnd"/>
        <w:r w:rsidRPr="00E4026D">
          <w:rPr>
            <w:rFonts w:eastAsia="Times CYR"/>
            <w:highlight w:val="lightGray"/>
            <w:rPrChange w:id="3147" w:author="Victoria Shilina" w:date="2018-10-26T11:48:00Z">
              <w:rPr>
                <w:rFonts w:eastAsia="Times CYR"/>
                <w:lang w:val="x-none" w:eastAsia="x-none"/>
              </w:rPr>
            </w:rPrChange>
          </w:rPr>
          <w:t xml:space="preserve">», то СУ произведет планирование </w:t>
        </w:r>
      </w:ins>
      <w:r w:rsidRPr="00E4026D">
        <w:rPr>
          <w:rFonts w:eastAsia="Times CYR"/>
          <w:highlight w:val="lightGray"/>
        </w:rPr>
        <w:t>З</w:t>
      </w:r>
      <w:ins w:id="3148" w:author="Victoria Shilina" w:date="2018-10-26T10:35:00Z">
        <w:r w:rsidRPr="00E4026D">
          <w:rPr>
            <w:rFonts w:eastAsia="Times CYR"/>
            <w:highlight w:val="lightGray"/>
            <w:rPrChange w:id="3149" w:author="Victoria Shilina" w:date="2018-10-26T11:48:00Z">
              <w:rPr>
                <w:rFonts w:eastAsia="Times CYR"/>
                <w:lang w:val="x-none" w:eastAsia="x-none"/>
              </w:rPr>
            </w:rPrChange>
          </w:rPr>
          <w:t xml:space="preserve">аказа автоматически. Место для сбора </w:t>
        </w:r>
      </w:ins>
      <w:r w:rsidRPr="00E4026D">
        <w:rPr>
          <w:rFonts w:eastAsia="Times CYR"/>
          <w:highlight w:val="lightGray"/>
        </w:rPr>
        <w:t>З</w:t>
      </w:r>
      <w:ins w:id="3150" w:author="Victoria Shilina" w:date="2018-10-26T10:35:00Z">
        <w:r w:rsidRPr="00E4026D">
          <w:rPr>
            <w:rFonts w:eastAsia="Times CYR"/>
            <w:highlight w:val="lightGray"/>
            <w:rPrChange w:id="3151" w:author="Victoria Shilina" w:date="2018-10-26T11:48:00Z">
              <w:rPr>
                <w:rFonts w:eastAsia="Times CYR"/>
                <w:lang w:val="x-none" w:eastAsia="x-none"/>
              </w:rPr>
            </w:rPrChange>
          </w:rPr>
          <w:t xml:space="preserve">аказа будет выбрано автоматически на основании настроенных правил в соответствии с типом </w:t>
        </w:r>
      </w:ins>
      <w:r w:rsidRPr="00E4026D">
        <w:rPr>
          <w:rFonts w:eastAsia="Times CYR"/>
          <w:highlight w:val="lightGray"/>
        </w:rPr>
        <w:t>З</w:t>
      </w:r>
      <w:ins w:id="3152" w:author="Victoria Shilina" w:date="2018-10-26T10:35:00Z">
        <w:r w:rsidRPr="00E4026D">
          <w:rPr>
            <w:rFonts w:eastAsia="Times CYR"/>
            <w:highlight w:val="lightGray"/>
            <w:rPrChange w:id="3153" w:author="Victoria Shilina" w:date="2018-10-26T11:48:00Z">
              <w:rPr>
                <w:rFonts w:eastAsia="Times CYR"/>
                <w:lang w:val="x-none" w:eastAsia="x-none"/>
              </w:rPr>
            </w:rPrChange>
          </w:rPr>
          <w:t>аказа.</w:t>
        </w:r>
      </w:ins>
    </w:p>
    <w:p w14:paraId="2D0A49BF" w14:textId="77777777" w:rsidR="006548BC" w:rsidRPr="00E4026D" w:rsidRDefault="006548BC" w:rsidP="006548BC">
      <w:pPr>
        <w:rPr>
          <w:ins w:id="3154" w:author="Victoria Shilina" w:date="2018-10-26T10:35:00Z"/>
          <w:rFonts w:eastAsia="Times CYR"/>
          <w:highlight w:val="lightGray"/>
          <w:lang w:eastAsia="x-none"/>
          <w:rPrChange w:id="3155" w:author="Victoria Shilina" w:date="2018-10-26T11:48:00Z">
            <w:rPr>
              <w:ins w:id="3156" w:author="Victoria Shilina" w:date="2018-10-26T10:35:00Z"/>
              <w:rFonts w:eastAsia="Times CYR"/>
              <w:lang w:val="x-none" w:eastAsia="x-none"/>
            </w:rPr>
          </w:rPrChange>
        </w:rPr>
      </w:pPr>
      <w:ins w:id="3157" w:author="Victoria Shilina" w:date="2018-10-26T10:35:00Z">
        <w:r w:rsidRPr="00E4026D">
          <w:rPr>
            <w:rFonts w:eastAsia="Times CYR"/>
            <w:highlight w:val="lightGray"/>
            <w:lang w:eastAsia="x-none"/>
            <w:rPrChange w:id="3158" w:author="Victoria Shilina" w:date="2018-10-26T11:48:00Z">
              <w:rPr>
                <w:rFonts w:eastAsia="Times CYR"/>
                <w:lang w:val="x-none" w:eastAsia="x-none"/>
              </w:rPr>
            </w:rPrChange>
          </w:rPr>
          <w:lastRenderedPageBreak/>
          <w:t xml:space="preserve">Если при планировании </w:t>
        </w:r>
      </w:ins>
      <w:r w:rsidRPr="00E4026D">
        <w:rPr>
          <w:rFonts w:eastAsia="Times CYR"/>
          <w:highlight w:val="lightGray"/>
          <w:lang w:eastAsia="x-none"/>
        </w:rPr>
        <w:t>З</w:t>
      </w:r>
      <w:ins w:id="3159" w:author="Victoria Shilina" w:date="2018-10-26T10:35:00Z">
        <w:r w:rsidRPr="00E4026D">
          <w:rPr>
            <w:rFonts w:eastAsia="Times CYR"/>
            <w:highlight w:val="lightGray"/>
            <w:lang w:eastAsia="x-none"/>
            <w:rPrChange w:id="3160" w:author="Victoria Shilina" w:date="2018-10-26T11:48:00Z">
              <w:rPr>
                <w:rFonts w:eastAsia="Times CYR"/>
                <w:lang w:val="x-none" w:eastAsia="x-none"/>
              </w:rPr>
            </w:rPrChange>
          </w:rPr>
          <w:t xml:space="preserve">аказа он не </w:t>
        </w:r>
        <w:proofErr w:type="spellStart"/>
        <w:r w:rsidRPr="00E4026D">
          <w:rPr>
            <w:rFonts w:eastAsia="Times CYR"/>
            <w:highlight w:val="lightGray"/>
            <w:lang w:eastAsia="x-none"/>
            <w:rPrChange w:id="3161" w:author="Victoria Shilina" w:date="2018-10-26T11:48:00Z">
              <w:rPr>
                <w:rFonts w:eastAsia="Times CYR"/>
                <w:lang w:val="x-none" w:eastAsia="x-none"/>
              </w:rPr>
            </w:rPrChange>
          </w:rPr>
          <w:t>спланировался</w:t>
        </w:r>
        <w:proofErr w:type="spellEnd"/>
        <w:r w:rsidRPr="00E4026D">
          <w:rPr>
            <w:rFonts w:eastAsia="Times CYR"/>
            <w:highlight w:val="lightGray"/>
            <w:lang w:eastAsia="x-none"/>
            <w:rPrChange w:id="3162" w:author="Victoria Shilina" w:date="2018-10-26T11:48:00Z">
              <w:rPr>
                <w:rFonts w:eastAsia="Times CYR"/>
                <w:lang w:val="x-none" w:eastAsia="x-none"/>
              </w:rPr>
            </w:rPrChange>
          </w:rPr>
          <w:t xml:space="preserve"> или </w:t>
        </w:r>
        <w:proofErr w:type="spellStart"/>
        <w:r w:rsidRPr="00E4026D">
          <w:rPr>
            <w:rFonts w:eastAsia="Times CYR"/>
            <w:highlight w:val="lightGray"/>
            <w:lang w:eastAsia="x-none"/>
            <w:rPrChange w:id="3163" w:author="Victoria Shilina" w:date="2018-10-26T11:48:00Z">
              <w:rPr>
                <w:rFonts w:eastAsia="Times CYR"/>
                <w:lang w:val="x-none" w:eastAsia="x-none"/>
              </w:rPr>
            </w:rPrChange>
          </w:rPr>
          <w:t>спланировался</w:t>
        </w:r>
        <w:proofErr w:type="spellEnd"/>
        <w:r w:rsidRPr="00E4026D">
          <w:rPr>
            <w:rFonts w:eastAsia="Times CYR"/>
            <w:highlight w:val="lightGray"/>
            <w:lang w:eastAsia="x-none"/>
            <w:rPrChange w:id="3164" w:author="Victoria Shilina" w:date="2018-10-26T11:48:00Z">
              <w:rPr>
                <w:rFonts w:eastAsia="Times CYR"/>
                <w:lang w:val="x-none" w:eastAsia="x-none"/>
              </w:rPr>
            </w:rPrChange>
          </w:rPr>
          <w:t xml:space="preserve"> не полностью, то такой заказ помечается признаком «проблема» и создаётся проблемный ЛО.</w:t>
        </w:r>
      </w:ins>
    </w:p>
    <w:p w14:paraId="397603FA" w14:textId="1742A605" w:rsidR="006548BC" w:rsidRPr="00E4026D" w:rsidRDefault="00214B6B" w:rsidP="006548BC">
      <w:pPr>
        <w:rPr>
          <w:rFonts w:eastAsia="Times CYR"/>
          <w:highlight w:val="lightGray"/>
          <w:lang w:eastAsia="x-none"/>
        </w:rPr>
      </w:pPr>
      <w:r w:rsidRPr="00E4026D">
        <w:rPr>
          <w:rFonts w:eastAsia="Times CYR"/>
          <w:highlight w:val="lightGray"/>
          <w:lang w:eastAsia="x-none"/>
        </w:rPr>
        <w:t>К З</w:t>
      </w:r>
      <w:r w:rsidR="006548BC" w:rsidRPr="00E4026D">
        <w:rPr>
          <w:rFonts w:eastAsia="Times CYR"/>
          <w:highlight w:val="lightGray"/>
          <w:lang w:eastAsia="x-none"/>
        </w:rPr>
        <w:t xml:space="preserve">аказу привязываются резервы из реальных </w:t>
      </w:r>
      <w:r w:rsidRPr="00E4026D">
        <w:rPr>
          <w:rFonts w:eastAsia="Times CYR"/>
          <w:highlight w:val="lightGray"/>
          <w:lang w:eastAsia="x-none"/>
        </w:rPr>
        <w:t>Г</w:t>
      </w:r>
      <w:r w:rsidR="006548BC" w:rsidRPr="00E4026D">
        <w:rPr>
          <w:rFonts w:eastAsia="Times CYR"/>
          <w:highlight w:val="lightGray"/>
          <w:lang w:eastAsia="x-none"/>
        </w:rPr>
        <w:t xml:space="preserve">рузов и </w:t>
      </w:r>
      <w:r w:rsidRPr="00E4026D">
        <w:rPr>
          <w:rFonts w:eastAsia="Times CYR"/>
          <w:highlight w:val="lightGray"/>
          <w:lang w:eastAsia="x-none"/>
        </w:rPr>
        <w:t>Я</w:t>
      </w:r>
      <w:r w:rsidR="006548BC" w:rsidRPr="00E4026D">
        <w:rPr>
          <w:rFonts w:eastAsia="Times CYR"/>
          <w:highlight w:val="lightGray"/>
          <w:lang w:eastAsia="x-none"/>
        </w:rPr>
        <w:t>чеек на складе. Количест</w:t>
      </w:r>
      <w:r w:rsidRPr="00E4026D">
        <w:rPr>
          <w:rFonts w:eastAsia="Times CYR"/>
          <w:highlight w:val="lightGray"/>
          <w:lang w:eastAsia="x-none"/>
        </w:rPr>
        <w:t>во, зарезервированное под один З</w:t>
      </w:r>
      <w:r w:rsidR="006548BC" w:rsidRPr="00E4026D">
        <w:rPr>
          <w:rFonts w:eastAsia="Times CYR"/>
          <w:highlight w:val="lightGray"/>
          <w:lang w:eastAsia="x-none"/>
        </w:rPr>
        <w:t>аказ, не может быть "</w:t>
      </w:r>
      <w:proofErr w:type="spellStart"/>
      <w:r w:rsidR="006548BC" w:rsidRPr="00E4026D">
        <w:rPr>
          <w:rFonts w:eastAsia="Times CYR"/>
          <w:highlight w:val="lightGray"/>
          <w:lang w:eastAsia="x-none"/>
        </w:rPr>
        <w:t>перерезервировано</w:t>
      </w:r>
      <w:proofErr w:type="spellEnd"/>
      <w:r w:rsidR="006548BC" w:rsidRPr="00E4026D">
        <w:rPr>
          <w:rFonts w:eastAsia="Times CYR"/>
          <w:highlight w:val="lightGray"/>
          <w:lang w:eastAsia="x-none"/>
        </w:rPr>
        <w:t>" и отобрано под другой без отмены первого.</w:t>
      </w:r>
    </w:p>
    <w:p w14:paraId="72E7CE1A" w14:textId="52D69681" w:rsidR="00A00AFB" w:rsidRPr="00E4026D" w:rsidRDefault="00A00AFB" w:rsidP="00A00AFB">
      <w:pPr>
        <w:pStyle w:val="3"/>
        <w:rPr>
          <w:rFonts w:eastAsia="Times CYR"/>
          <w:highlight w:val="lightGray"/>
        </w:rPr>
      </w:pPr>
      <w:bookmarkStart w:id="3165" w:name="_Toc529192769"/>
      <w:proofErr w:type="spellStart"/>
      <w:r w:rsidRPr="00E4026D">
        <w:rPr>
          <w:rFonts w:eastAsia="Times CYR"/>
          <w:highlight w:val="lightGray"/>
        </w:rPr>
        <w:t>Этапы</w:t>
      </w:r>
      <w:proofErr w:type="spellEnd"/>
      <w:r w:rsidRPr="00E4026D">
        <w:rPr>
          <w:rFonts w:eastAsia="Times CYR"/>
          <w:highlight w:val="lightGray"/>
        </w:rPr>
        <w:t xml:space="preserve"> </w:t>
      </w:r>
      <w:proofErr w:type="spellStart"/>
      <w:r w:rsidRPr="00E4026D">
        <w:rPr>
          <w:rFonts w:eastAsia="Times CYR"/>
          <w:highlight w:val="lightGray"/>
        </w:rPr>
        <w:t>планирования</w:t>
      </w:r>
      <w:proofErr w:type="spellEnd"/>
      <w:r w:rsidRPr="00E4026D">
        <w:rPr>
          <w:rFonts w:eastAsia="Times CYR"/>
          <w:highlight w:val="lightGray"/>
        </w:rPr>
        <w:t xml:space="preserve"> </w:t>
      </w:r>
      <w:proofErr w:type="spellStart"/>
      <w:r w:rsidRPr="00E4026D">
        <w:rPr>
          <w:rFonts w:eastAsia="Times CYR"/>
          <w:highlight w:val="lightGray"/>
        </w:rPr>
        <w:t>Грузов</w:t>
      </w:r>
      <w:proofErr w:type="spellEnd"/>
      <w:r w:rsidRPr="00E4026D">
        <w:rPr>
          <w:rFonts w:eastAsia="Times CYR"/>
          <w:highlight w:val="lightGray"/>
        </w:rPr>
        <w:t xml:space="preserve"> </w:t>
      </w:r>
      <w:proofErr w:type="spellStart"/>
      <w:r w:rsidRPr="00E4026D">
        <w:rPr>
          <w:rFonts w:eastAsia="Times CYR"/>
          <w:highlight w:val="lightGray"/>
        </w:rPr>
        <w:t>под</w:t>
      </w:r>
      <w:proofErr w:type="spellEnd"/>
      <w:r w:rsidRPr="00E4026D">
        <w:rPr>
          <w:rFonts w:eastAsia="Times CYR"/>
          <w:highlight w:val="lightGray"/>
        </w:rPr>
        <w:t xml:space="preserve"> Заказ</w:t>
      </w:r>
      <w:bookmarkEnd w:id="3165"/>
    </w:p>
    <w:p w14:paraId="52B17DFF" w14:textId="2F16FA9F" w:rsidR="00A00AFB" w:rsidRPr="00E4026D" w:rsidRDefault="00A00AFB" w:rsidP="00A00AFB">
      <w:pPr>
        <w:rPr>
          <w:rFonts w:eastAsia="Times CYR"/>
          <w:highlight w:val="lightGray"/>
          <w:lang w:eastAsia="x-none"/>
        </w:rPr>
      </w:pPr>
      <w:r w:rsidRPr="00E4026D">
        <w:rPr>
          <w:rFonts w:eastAsia="Times CYR"/>
          <w:highlight w:val="lightGray"/>
          <w:lang w:eastAsia="x-none"/>
        </w:rPr>
        <w:t>СУ планирует Грузы в Заказ в следующей последовательности:</w:t>
      </w:r>
    </w:p>
    <w:p w14:paraId="171EC1D8" w14:textId="7B3D2201" w:rsidR="00A00AFB" w:rsidRPr="00E4026D" w:rsidRDefault="00A00AFB" w:rsidP="00A00AFB">
      <w:pPr>
        <w:pStyle w:val="afff1"/>
        <w:numPr>
          <w:ilvl w:val="0"/>
          <w:numId w:val="106"/>
        </w:numPr>
        <w:rPr>
          <w:rFonts w:eastAsia="Times CYR"/>
          <w:highlight w:val="lightGray"/>
          <w:lang w:eastAsia="x-none"/>
        </w:rPr>
      </w:pPr>
      <w:r w:rsidRPr="00E4026D">
        <w:rPr>
          <w:rFonts w:eastAsia="Times CYR"/>
          <w:highlight w:val="lightGray"/>
          <w:lang w:eastAsia="x-none"/>
        </w:rPr>
        <w:t>СУ выбирает Грузы, которые удовлетворяют требованиям, указанным в строке документа (маркер, категория, владелец, дата производства);</w:t>
      </w:r>
    </w:p>
    <w:p w14:paraId="734E6D75" w14:textId="366E5DB9" w:rsidR="00E4026D" w:rsidRPr="00E4026D" w:rsidRDefault="00E4026D" w:rsidP="00A00AFB">
      <w:pPr>
        <w:pStyle w:val="afff1"/>
        <w:numPr>
          <w:ilvl w:val="0"/>
          <w:numId w:val="106"/>
        </w:numPr>
        <w:rPr>
          <w:rFonts w:eastAsia="Times CYR"/>
          <w:highlight w:val="lightGray"/>
          <w:lang w:eastAsia="x-none"/>
        </w:rPr>
      </w:pPr>
      <w:r w:rsidRPr="00E4026D">
        <w:rPr>
          <w:rFonts w:eastAsia="Times CYR"/>
          <w:highlight w:val="lightGray"/>
          <w:lang w:eastAsia="x-none"/>
        </w:rPr>
        <w:t>СУ планирует по приоритетам зон – первоочередн</w:t>
      </w:r>
      <w:r w:rsidR="00A10B78">
        <w:rPr>
          <w:rFonts w:eastAsia="Times CYR"/>
          <w:highlight w:val="lightGray"/>
          <w:lang w:eastAsia="x-none"/>
        </w:rPr>
        <w:t>ая</w:t>
      </w:r>
      <w:r w:rsidRPr="00E4026D">
        <w:rPr>
          <w:rFonts w:eastAsia="Times CYR"/>
          <w:highlight w:val="lightGray"/>
          <w:lang w:eastAsia="x-none"/>
        </w:rPr>
        <w:t xml:space="preserve"> зона </w:t>
      </w:r>
      <w:r w:rsidRPr="00E4026D">
        <w:rPr>
          <w:rFonts w:eastAsia="Times CYR"/>
          <w:highlight w:val="lightGray"/>
          <w:lang w:val="en-US" w:eastAsia="x-none"/>
        </w:rPr>
        <w:t>VZ</w:t>
      </w:r>
      <w:r w:rsidRPr="00E4026D">
        <w:rPr>
          <w:rFonts w:eastAsia="Times CYR"/>
          <w:highlight w:val="lightGray"/>
          <w:lang w:eastAsia="x-none"/>
        </w:rPr>
        <w:t>, далее все остальные.</w:t>
      </w:r>
    </w:p>
    <w:p w14:paraId="52A3CC14" w14:textId="53366E12" w:rsidR="00A00AFB" w:rsidRPr="00E4026D" w:rsidRDefault="00A00AFB" w:rsidP="00C41458">
      <w:pPr>
        <w:pStyle w:val="afff1"/>
        <w:numPr>
          <w:ilvl w:val="0"/>
          <w:numId w:val="106"/>
        </w:numPr>
        <w:rPr>
          <w:rFonts w:eastAsia="Times CYR"/>
          <w:highlight w:val="lightGray"/>
          <w:lang w:eastAsia="x-none"/>
        </w:rPr>
      </w:pPr>
      <w:r w:rsidRPr="00E4026D">
        <w:rPr>
          <w:rFonts w:eastAsia="Times CYR"/>
          <w:highlight w:val="lightGray"/>
          <w:lang w:eastAsia="x-none"/>
        </w:rPr>
        <w:t>Далее по выборке планирование ведется по «FEFO»</w:t>
      </w:r>
      <w:r w:rsidR="00045AD6" w:rsidRPr="00E4026D">
        <w:rPr>
          <w:rFonts w:eastAsia="Times CYR"/>
          <w:highlight w:val="lightGray"/>
          <w:lang w:eastAsia="x-none"/>
        </w:rPr>
        <w:t xml:space="preserve"> в рамках зоны</w:t>
      </w:r>
      <w:r w:rsidRPr="00E4026D">
        <w:rPr>
          <w:rFonts w:eastAsia="Times CYR"/>
          <w:highlight w:val="lightGray"/>
          <w:lang w:eastAsia="x-none"/>
        </w:rPr>
        <w:t>;</w:t>
      </w:r>
    </w:p>
    <w:p w14:paraId="2B84D34A" w14:textId="77777777" w:rsidR="00A00AFB" w:rsidRPr="00E4026D" w:rsidRDefault="00A00AFB" w:rsidP="00C41458">
      <w:pPr>
        <w:pStyle w:val="afff1"/>
        <w:numPr>
          <w:ilvl w:val="0"/>
          <w:numId w:val="106"/>
        </w:numPr>
        <w:rPr>
          <w:rFonts w:eastAsia="Times CYR"/>
          <w:highlight w:val="lightGray"/>
          <w:lang w:eastAsia="x-none"/>
        </w:rPr>
      </w:pPr>
      <w:r w:rsidRPr="00E4026D">
        <w:rPr>
          <w:rFonts w:eastAsia="Times CYR"/>
          <w:highlight w:val="lightGray"/>
          <w:lang w:eastAsia="x-none"/>
        </w:rPr>
        <w:t>Система планирует целые паллеты в Заказ;</w:t>
      </w:r>
    </w:p>
    <w:p w14:paraId="3DE0DFFD" w14:textId="77777777" w:rsidR="00A00AFB" w:rsidRPr="00E4026D" w:rsidRDefault="00A00AFB" w:rsidP="00A00AFB">
      <w:pPr>
        <w:pStyle w:val="afff1"/>
        <w:numPr>
          <w:ilvl w:val="0"/>
          <w:numId w:val="106"/>
        </w:numPr>
        <w:rPr>
          <w:rFonts w:eastAsia="Times CYR"/>
          <w:highlight w:val="lightGray"/>
          <w:lang w:eastAsia="x-none"/>
        </w:rPr>
      </w:pPr>
      <w:r w:rsidRPr="00E4026D">
        <w:rPr>
          <w:rFonts w:eastAsia="Times CYR"/>
          <w:highlight w:val="lightGray"/>
          <w:lang w:eastAsia="x-none"/>
        </w:rPr>
        <w:t>Система планирует коробочные грузы в Заказ:</w:t>
      </w:r>
    </w:p>
    <w:p w14:paraId="529B01C3" w14:textId="77777777" w:rsidR="00A00AFB" w:rsidRPr="00E4026D" w:rsidRDefault="00A00AFB" w:rsidP="00A00AFB">
      <w:pPr>
        <w:pStyle w:val="afff1"/>
        <w:numPr>
          <w:ilvl w:val="1"/>
          <w:numId w:val="106"/>
        </w:numPr>
        <w:rPr>
          <w:rFonts w:eastAsia="Times CYR"/>
          <w:highlight w:val="lightGray"/>
          <w:lang w:eastAsia="x-none"/>
        </w:rPr>
      </w:pPr>
      <w:r w:rsidRPr="00E4026D">
        <w:rPr>
          <w:rFonts w:eastAsia="Times CYR"/>
          <w:highlight w:val="lightGray"/>
          <w:lang w:eastAsia="x-none"/>
        </w:rPr>
        <w:t>в случае если данный Товар есть в группе ячеек коробочного отбора, грузы планируются из них;</w:t>
      </w:r>
    </w:p>
    <w:p w14:paraId="6DB7F396" w14:textId="2D1FFE5F" w:rsidR="00A00AFB" w:rsidRPr="00E4026D" w:rsidRDefault="00A00AFB" w:rsidP="00A00AFB">
      <w:pPr>
        <w:pStyle w:val="afff1"/>
        <w:numPr>
          <w:ilvl w:val="1"/>
          <w:numId w:val="106"/>
        </w:numPr>
        <w:rPr>
          <w:rFonts w:eastAsia="Times CYR"/>
          <w:highlight w:val="lightGray"/>
          <w:lang w:eastAsia="x-none"/>
        </w:rPr>
      </w:pPr>
      <w:commentRangeStart w:id="3166"/>
      <w:r w:rsidRPr="00E4026D">
        <w:rPr>
          <w:rFonts w:eastAsia="Times CYR"/>
          <w:highlight w:val="lightGray"/>
          <w:lang w:eastAsia="x-none"/>
        </w:rPr>
        <w:t xml:space="preserve">в случае если подходящих коробок с Товаром нет в ячейках подбора, СУ создаст работы на </w:t>
      </w:r>
      <w:proofErr w:type="spellStart"/>
      <w:r w:rsidRPr="00E4026D">
        <w:rPr>
          <w:rFonts w:eastAsia="Times CYR"/>
          <w:highlight w:val="lightGray"/>
          <w:lang w:eastAsia="x-none"/>
        </w:rPr>
        <w:t>комиссионирование</w:t>
      </w:r>
      <w:proofErr w:type="spellEnd"/>
      <w:r w:rsidRPr="00E4026D">
        <w:rPr>
          <w:rFonts w:eastAsia="Times CYR"/>
          <w:highlight w:val="lightGray"/>
          <w:lang w:eastAsia="x-none"/>
        </w:rPr>
        <w:t xml:space="preserve"> целого груза с товаром вниз. Паллета будет выбрана по логике: выбираем Паллету по FEFO, среди них выбираем Груз с наименьшим количеством единиц (неполную паллету).</w:t>
      </w:r>
      <w:commentRangeEnd w:id="3166"/>
      <w:r w:rsidR="008F73F4">
        <w:rPr>
          <w:rStyle w:val="aff0"/>
          <w:rFonts w:eastAsia="Times New Roman"/>
          <w:lang w:eastAsia="ru-RU"/>
        </w:rPr>
        <w:commentReference w:id="3166"/>
      </w:r>
    </w:p>
    <w:p w14:paraId="3F6E6079" w14:textId="6A00928D" w:rsidR="004E68A8" w:rsidRPr="00E4026D" w:rsidRDefault="004E68A8" w:rsidP="004E68A8">
      <w:pPr>
        <w:pStyle w:val="afff1"/>
        <w:numPr>
          <w:ilvl w:val="0"/>
          <w:numId w:val="106"/>
        </w:numPr>
        <w:rPr>
          <w:rFonts w:eastAsia="Times CYR"/>
          <w:highlight w:val="lightGray"/>
          <w:lang w:eastAsia="x-none"/>
        </w:rPr>
      </w:pPr>
      <w:r w:rsidRPr="00E4026D">
        <w:rPr>
          <w:rFonts w:eastAsia="Times CYR"/>
          <w:highlight w:val="lightGray"/>
          <w:lang w:eastAsia="x-none"/>
        </w:rPr>
        <w:t>Система планирует штучные грузы в Заказ</w:t>
      </w:r>
      <w:r w:rsidR="003908A7" w:rsidRPr="00E4026D">
        <w:rPr>
          <w:rFonts w:eastAsia="Times CYR"/>
          <w:highlight w:val="lightGray"/>
          <w:lang w:eastAsia="x-none"/>
        </w:rPr>
        <w:t>:</w:t>
      </w:r>
    </w:p>
    <w:p w14:paraId="3303231C" w14:textId="21AA4661" w:rsidR="003908A7" w:rsidRPr="00E4026D" w:rsidRDefault="003908A7" w:rsidP="003908A7">
      <w:pPr>
        <w:pStyle w:val="afff1"/>
        <w:numPr>
          <w:ilvl w:val="1"/>
          <w:numId w:val="106"/>
        </w:numPr>
        <w:rPr>
          <w:rFonts w:eastAsia="Times CYR"/>
          <w:highlight w:val="lightGray"/>
          <w:lang w:eastAsia="x-none"/>
        </w:rPr>
      </w:pPr>
      <w:r w:rsidRPr="00E4026D">
        <w:rPr>
          <w:rFonts w:eastAsia="Times CYR"/>
          <w:highlight w:val="lightGray"/>
          <w:lang w:eastAsia="x-none"/>
        </w:rPr>
        <w:t>в случае если данный Товар есть в ячейке штучного отбора, грузы планируется из них;</w:t>
      </w:r>
    </w:p>
    <w:p w14:paraId="1C5ACA30" w14:textId="2A0FB82C" w:rsidR="003908A7" w:rsidRPr="00E4026D" w:rsidRDefault="003908A7" w:rsidP="003908A7">
      <w:pPr>
        <w:pStyle w:val="afff1"/>
        <w:numPr>
          <w:ilvl w:val="1"/>
          <w:numId w:val="106"/>
        </w:numPr>
        <w:rPr>
          <w:rFonts w:eastAsia="Times CYR"/>
          <w:highlight w:val="lightGray"/>
          <w:lang w:eastAsia="x-none"/>
        </w:rPr>
      </w:pPr>
      <w:r w:rsidRPr="00E4026D">
        <w:rPr>
          <w:rFonts w:eastAsia="Times CYR"/>
          <w:highlight w:val="lightGray"/>
          <w:lang w:eastAsia="x-none"/>
        </w:rPr>
        <w:t>в случае если подходящей ячейки нет, СУ создает работы на пополнение данной ячейки с Р1</w:t>
      </w:r>
    </w:p>
    <w:p w14:paraId="68DFA76A" w14:textId="77777777" w:rsidR="00700496" w:rsidRPr="00E4026D" w:rsidRDefault="00700496" w:rsidP="00700496">
      <w:pPr>
        <w:pStyle w:val="3"/>
        <w:rPr>
          <w:rFonts w:eastAsia="Times CYR"/>
          <w:highlight w:val="lightGray"/>
        </w:rPr>
      </w:pPr>
      <w:proofErr w:type="spellStart"/>
      <w:r w:rsidRPr="00E4026D">
        <w:rPr>
          <w:rFonts w:eastAsia="Times CYR"/>
          <w:highlight w:val="lightGray"/>
        </w:rPr>
        <w:t>Планирование</w:t>
      </w:r>
      <w:proofErr w:type="spellEnd"/>
      <w:r w:rsidRPr="00E4026D">
        <w:rPr>
          <w:rFonts w:eastAsia="Times CYR"/>
          <w:highlight w:val="lightGray"/>
        </w:rPr>
        <w:t xml:space="preserve"> </w:t>
      </w:r>
      <w:proofErr w:type="spellStart"/>
      <w:r w:rsidRPr="00E4026D">
        <w:rPr>
          <w:rFonts w:eastAsia="Times CYR"/>
          <w:highlight w:val="lightGray"/>
        </w:rPr>
        <w:t>зоны</w:t>
      </w:r>
      <w:proofErr w:type="spellEnd"/>
      <w:r w:rsidRPr="00E4026D">
        <w:rPr>
          <w:rFonts w:eastAsia="Times CYR"/>
          <w:highlight w:val="lightGray"/>
        </w:rPr>
        <w:t xml:space="preserve"> </w:t>
      </w:r>
      <w:proofErr w:type="spellStart"/>
      <w:r w:rsidRPr="00E4026D">
        <w:rPr>
          <w:rFonts w:eastAsia="Times CYR"/>
          <w:highlight w:val="lightGray"/>
        </w:rPr>
        <w:t>отбора</w:t>
      </w:r>
      <w:proofErr w:type="spellEnd"/>
    </w:p>
    <w:p w14:paraId="67267488" w14:textId="77777777" w:rsidR="00700496" w:rsidRPr="00E4026D" w:rsidRDefault="00700496" w:rsidP="00700496">
      <w:pPr>
        <w:rPr>
          <w:rFonts w:eastAsia="Times CYR"/>
          <w:highlight w:val="lightGray"/>
          <w:lang w:eastAsia="x-none"/>
        </w:rPr>
      </w:pPr>
      <w:r w:rsidRPr="00E4026D">
        <w:rPr>
          <w:rFonts w:eastAsia="Times CYR"/>
          <w:highlight w:val="lightGray"/>
          <w:lang w:eastAsia="x-none"/>
        </w:rPr>
        <w:t xml:space="preserve">Все заказы планируются поочередно из 3 зон по типам грузов, от </w:t>
      </w:r>
      <w:proofErr w:type="spellStart"/>
      <w:r w:rsidRPr="00E4026D">
        <w:rPr>
          <w:rFonts w:eastAsia="Times CYR"/>
          <w:highlight w:val="lightGray"/>
          <w:lang w:eastAsia="x-none"/>
        </w:rPr>
        <w:t>бОльших</w:t>
      </w:r>
      <w:proofErr w:type="spellEnd"/>
      <w:r w:rsidRPr="00E4026D">
        <w:rPr>
          <w:rFonts w:eastAsia="Times CYR"/>
          <w:highlight w:val="lightGray"/>
          <w:lang w:eastAsia="x-none"/>
        </w:rPr>
        <w:t xml:space="preserve"> единиц отбора к меньшим (сверху вниз указана приоритетность подбора).</w:t>
      </w:r>
    </w:p>
    <w:p w14:paraId="1067AAE4" w14:textId="41AD9051" w:rsidR="00BA1341" w:rsidRPr="00E4026D" w:rsidRDefault="00700496" w:rsidP="00BA1341">
      <w:pPr>
        <w:pStyle w:val="afff1"/>
        <w:numPr>
          <w:ilvl w:val="0"/>
          <w:numId w:val="110"/>
        </w:numPr>
        <w:rPr>
          <w:rFonts w:eastAsia="Times CYR"/>
          <w:highlight w:val="lightGray"/>
          <w:lang w:eastAsia="x-none"/>
        </w:rPr>
      </w:pPr>
      <w:r w:rsidRPr="00E4026D">
        <w:rPr>
          <w:rFonts w:eastAsia="Times CYR"/>
          <w:highlight w:val="lightGray"/>
          <w:lang w:eastAsia="x-none"/>
        </w:rPr>
        <w:t>Зона возвратов (VZ</w:t>
      </w:r>
      <w:r w:rsidR="00BA1341" w:rsidRPr="00E4026D">
        <w:rPr>
          <w:rFonts w:eastAsia="Times CYR"/>
          <w:highlight w:val="lightGray"/>
          <w:lang w:eastAsia="x-none"/>
        </w:rPr>
        <w:t>)</w:t>
      </w:r>
    </w:p>
    <w:p w14:paraId="40159F99" w14:textId="77777777" w:rsidR="00BA1341" w:rsidRPr="00E4026D" w:rsidRDefault="00700496" w:rsidP="00700496">
      <w:pPr>
        <w:pStyle w:val="afff1"/>
        <w:numPr>
          <w:ilvl w:val="1"/>
          <w:numId w:val="110"/>
        </w:numPr>
        <w:rPr>
          <w:rFonts w:eastAsia="Times CYR"/>
          <w:highlight w:val="lightGray"/>
          <w:lang w:eastAsia="x-none"/>
        </w:rPr>
      </w:pPr>
      <w:proofErr w:type="spellStart"/>
      <w:r w:rsidRPr="00E4026D">
        <w:rPr>
          <w:rFonts w:eastAsia="Times CYR"/>
          <w:highlight w:val="lightGray"/>
          <w:lang w:eastAsia="x-none"/>
        </w:rPr>
        <w:t>Паллетная</w:t>
      </w:r>
      <w:proofErr w:type="spellEnd"/>
    </w:p>
    <w:p w14:paraId="417B0DF5" w14:textId="77777777" w:rsidR="00BA1341" w:rsidRPr="00E4026D" w:rsidRDefault="00BA1341" w:rsidP="00700496">
      <w:pPr>
        <w:pStyle w:val="afff1"/>
        <w:numPr>
          <w:ilvl w:val="1"/>
          <w:numId w:val="110"/>
        </w:numPr>
        <w:rPr>
          <w:rFonts w:eastAsia="Times CYR"/>
          <w:highlight w:val="lightGray"/>
          <w:lang w:eastAsia="x-none"/>
        </w:rPr>
      </w:pPr>
      <w:r w:rsidRPr="00E4026D">
        <w:rPr>
          <w:rFonts w:eastAsia="Times CYR"/>
          <w:highlight w:val="lightGray"/>
          <w:lang w:eastAsia="x-none"/>
        </w:rPr>
        <w:t>Кор</w:t>
      </w:r>
      <w:r w:rsidR="00700496" w:rsidRPr="00E4026D">
        <w:rPr>
          <w:rFonts w:eastAsia="Times CYR"/>
          <w:highlight w:val="lightGray"/>
          <w:lang w:eastAsia="x-none"/>
        </w:rPr>
        <w:t xml:space="preserve">обочная </w:t>
      </w:r>
    </w:p>
    <w:p w14:paraId="48778E4D" w14:textId="53BAD49B" w:rsidR="00700496" w:rsidRPr="00E4026D" w:rsidRDefault="00700496" w:rsidP="00700496">
      <w:pPr>
        <w:pStyle w:val="afff1"/>
        <w:numPr>
          <w:ilvl w:val="1"/>
          <w:numId w:val="110"/>
        </w:numPr>
        <w:rPr>
          <w:rFonts w:eastAsia="Times CYR"/>
          <w:highlight w:val="lightGray"/>
          <w:lang w:eastAsia="x-none"/>
        </w:rPr>
      </w:pPr>
      <w:r w:rsidRPr="00E4026D">
        <w:rPr>
          <w:rFonts w:eastAsia="Times CYR"/>
          <w:highlight w:val="lightGray"/>
          <w:lang w:eastAsia="x-none"/>
        </w:rPr>
        <w:t>Штучная</w:t>
      </w:r>
    </w:p>
    <w:p w14:paraId="2D9AFE02" w14:textId="2F3DE380" w:rsidR="00700496" w:rsidRPr="00E4026D" w:rsidRDefault="00700496" w:rsidP="00BA1341">
      <w:pPr>
        <w:pStyle w:val="afff1"/>
        <w:numPr>
          <w:ilvl w:val="0"/>
          <w:numId w:val="110"/>
        </w:numPr>
        <w:rPr>
          <w:rFonts w:eastAsia="Times CYR"/>
          <w:highlight w:val="lightGray"/>
          <w:lang w:eastAsia="x-none"/>
        </w:rPr>
      </w:pPr>
      <w:r w:rsidRPr="00E4026D">
        <w:rPr>
          <w:rFonts w:eastAsia="Times CYR"/>
          <w:highlight w:val="lightGray"/>
          <w:lang w:eastAsia="x-none"/>
        </w:rPr>
        <w:t>Коробочные каналы отбора (G1, G2) – при наличии доступного товара.</w:t>
      </w:r>
    </w:p>
    <w:p w14:paraId="1404813F" w14:textId="634C68E2" w:rsidR="00BA1341" w:rsidRPr="00E4026D" w:rsidRDefault="00700496" w:rsidP="00BA1341">
      <w:pPr>
        <w:pStyle w:val="afff1"/>
        <w:numPr>
          <w:ilvl w:val="1"/>
          <w:numId w:val="110"/>
        </w:numPr>
        <w:rPr>
          <w:rFonts w:eastAsia="Times CYR"/>
          <w:highlight w:val="lightGray"/>
          <w:lang w:eastAsia="x-none"/>
        </w:rPr>
      </w:pPr>
      <w:r w:rsidRPr="00E4026D">
        <w:rPr>
          <w:rFonts w:eastAsia="Times CYR"/>
          <w:highlight w:val="lightGray"/>
          <w:lang w:eastAsia="x-none"/>
        </w:rPr>
        <w:t>Коробочная</w:t>
      </w:r>
    </w:p>
    <w:p w14:paraId="144F28DF" w14:textId="5B9D1300" w:rsidR="00BA1341" w:rsidRPr="00E4026D" w:rsidRDefault="00700496" w:rsidP="00C41458">
      <w:pPr>
        <w:pStyle w:val="afff1"/>
        <w:numPr>
          <w:ilvl w:val="0"/>
          <w:numId w:val="110"/>
        </w:numPr>
        <w:rPr>
          <w:rFonts w:eastAsia="Times CYR"/>
          <w:highlight w:val="lightGray"/>
          <w:lang w:eastAsia="x-none"/>
        </w:rPr>
      </w:pPr>
      <w:commentRangeStart w:id="3167"/>
      <w:proofErr w:type="spellStart"/>
      <w:r w:rsidRPr="00E4026D">
        <w:rPr>
          <w:rFonts w:eastAsia="Times CYR"/>
          <w:highlight w:val="lightGray"/>
          <w:lang w:eastAsia="x-none"/>
        </w:rPr>
        <w:t>Паллетная</w:t>
      </w:r>
      <w:proofErr w:type="spellEnd"/>
      <w:r w:rsidRPr="00E4026D">
        <w:rPr>
          <w:rFonts w:eastAsia="Times CYR"/>
          <w:highlight w:val="lightGray"/>
          <w:lang w:eastAsia="x-none"/>
        </w:rPr>
        <w:t xml:space="preserve"> зона (P1, P2) – только если текущее количество товара в ячейке коробочного отбор</w:t>
      </w:r>
      <w:r w:rsidR="003A1C85">
        <w:rPr>
          <w:rFonts w:eastAsia="Times CYR"/>
          <w:highlight w:val="lightGray"/>
          <w:lang w:eastAsia="x-none"/>
        </w:rPr>
        <w:t xml:space="preserve">а, </w:t>
      </w:r>
      <w:r w:rsidRPr="00E4026D">
        <w:rPr>
          <w:rFonts w:eastAsia="Times CYR"/>
          <w:highlight w:val="lightGray"/>
          <w:lang w:eastAsia="x-none"/>
        </w:rPr>
        <w:t xml:space="preserve">емкость отбора больше Х </w:t>
      </w:r>
      <w:proofErr w:type="spellStart"/>
      <w:r w:rsidRPr="00E4026D">
        <w:rPr>
          <w:rFonts w:eastAsia="Times CYR"/>
          <w:highlight w:val="lightGray"/>
          <w:lang w:eastAsia="x-none"/>
        </w:rPr>
        <w:t>нормолотков</w:t>
      </w:r>
      <w:proofErr w:type="spellEnd"/>
      <w:r w:rsidRPr="00E4026D">
        <w:rPr>
          <w:rFonts w:eastAsia="Times CYR"/>
          <w:highlight w:val="lightGray"/>
          <w:lang w:eastAsia="x-none"/>
        </w:rPr>
        <w:t xml:space="preserve"> (предварительно 3)</w:t>
      </w:r>
      <w:commentRangeEnd w:id="3167"/>
      <w:r w:rsidR="008F73F4">
        <w:rPr>
          <w:rStyle w:val="aff0"/>
          <w:rFonts w:eastAsia="Times New Roman"/>
          <w:lang w:eastAsia="ru-RU"/>
        </w:rPr>
        <w:commentReference w:id="3167"/>
      </w:r>
    </w:p>
    <w:p w14:paraId="68187608" w14:textId="77777777" w:rsidR="00BA1341" w:rsidRPr="00E4026D" w:rsidRDefault="00700496" w:rsidP="00700496">
      <w:pPr>
        <w:pStyle w:val="afff1"/>
        <w:numPr>
          <w:ilvl w:val="1"/>
          <w:numId w:val="110"/>
        </w:numPr>
        <w:rPr>
          <w:rFonts w:eastAsia="Times CYR"/>
          <w:highlight w:val="lightGray"/>
          <w:lang w:eastAsia="x-none"/>
        </w:rPr>
      </w:pPr>
      <w:proofErr w:type="spellStart"/>
      <w:r w:rsidRPr="00E4026D">
        <w:rPr>
          <w:rFonts w:eastAsia="Times CYR"/>
          <w:highlight w:val="lightGray"/>
          <w:lang w:eastAsia="x-none"/>
        </w:rPr>
        <w:t>Паллетная</w:t>
      </w:r>
      <w:proofErr w:type="spellEnd"/>
    </w:p>
    <w:p w14:paraId="54C92D5B" w14:textId="77777777" w:rsidR="00BA1341" w:rsidRPr="00E4026D" w:rsidRDefault="00700496" w:rsidP="00700496">
      <w:pPr>
        <w:pStyle w:val="afff1"/>
        <w:numPr>
          <w:ilvl w:val="1"/>
          <w:numId w:val="110"/>
        </w:numPr>
        <w:rPr>
          <w:rFonts w:eastAsia="Times CYR"/>
          <w:highlight w:val="lightGray"/>
          <w:lang w:eastAsia="x-none"/>
        </w:rPr>
      </w:pPr>
      <w:r w:rsidRPr="00E4026D">
        <w:rPr>
          <w:rFonts w:eastAsia="Times CYR"/>
          <w:highlight w:val="lightGray"/>
          <w:lang w:eastAsia="x-none"/>
        </w:rPr>
        <w:t>Коробочная</w:t>
      </w:r>
    </w:p>
    <w:p w14:paraId="1E36D23D" w14:textId="77777777" w:rsidR="00BA1341" w:rsidRPr="00E4026D" w:rsidRDefault="00700496" w:rsidP="00700496">
      <w:pPr>
        <w:pStyle w:val="afff1"/>
        <w:numPr>
          <w:ilvl w:val="0"/>
          <w:numId w:val="110"/>
        </w:numPr>
        <w:rPr>
          <w:rFonts w:eastAsia="Times CYR"/>
          <w:highlight w:val="lightGray"/>
          <w:lang w:eastAsia="x-none"/>
        </w:rPr>
      </w:pPr>
      <w:r w:rsidRPr="00E4026D">
        <w:rPr>
          <w:rFonts w:eastAsia="Times CYR"/>
          <w:highlight w:val="lightGray"/>
          <w:lang w:eastAsia="x-none"/>
        </w:rPr>
        <w:lastRenderedPageBreak/>
        <w:t>Штучная зона (G1, G2, R)</w:t>
      </w:r>
    </w:p>
    <w:p w14:paraId="00887636" w14:textId="50B8F720" w:rsidR="00700496" w:rsidRPr="00E4026D" w:rsidRDefault="00700496" w:rsidP="00BA1341">
      <w:pPr>
        <w:pStyle w:val="afff1"/>
        <w:numPr>
          <w:ilvl w:val="1"/>
          <w:numId w:val="110"/>
        </w:numPr>
        <w:rPr>
          <w:rFonts w:eastAsia="Times CYR"/>
          <w:highlight w:val="lightGray"/>
          <w:lang w:eastAsia="x-none"/>
        </w:rPr>
      </w:pPr>
      <w:r w:rsidRPr="00E4026D">
        <w:rPr>
          <w:rFonts w:eastAsia="Times CYR"/>
          <w:highlight w:val="lightGray"/>
          <w:lang w:eastAsia="x-none"/>
        </w:rPr>
        <w:t>Штучная</w:t>
      </w:r>
    </w:p>
    <w:p w14:paraId="0E2BAF2A" w14:textId="77777777" w:rsidR="00700496" w:rsidRPr="00E4026D" w:rsidRDefault="00700496" w:rsidP="00700496">
      <w:pPr>
        <w:pStyle w:val="3"/>
        <w:rPr>
          <w:rFonts w:eastAsia="Times CYR"/>
          <w:highlight w:val="lightGray"/>
        </w:rPr>
      </w:pPr>
      <w:proofErr w:type="spellStart"/>
      <w:r w:rsidRPr="00E4026D">
        <w:rPr>
          <w:rFonts w:eastAsia="Times CYR"/>
          <w:highlight w:val="lightGray"/>
        </w:rPr>
        <w:t>Планирование</w:t>
      </w:r>
      <w:proofErr w:type="spellEnd"/>
      <w:r w:rsidRPr="00E4026D">
        <w:rPr>
          <w:rFonts w:eastAsia="Times CYR"/>
          <w:highlight w:val="lightGray"/>
        </w:rPr>
        <w:t xml:space="preserve"> </w:t>
      </w:r>
      <w:proofErr w:type="spellStart"/>
      <w:r w:rsidRPr="00E4026D">
        <w:rPr>
          <w:rFonts w:eastAsia="Times CYR"/>
          <w:highlight w:val="lightGray"/>
        </w:rPr>
        <w:t>ячейки</w:t>
      </w:r>
      <w:proofErr w:type="spellEnd"/>
      <w:r w:rsidRPr="00E4026D">
        <w:rPr>
          <w:rFonts w:eastAsia="Times CYR"/>
          <w:highlight w:val="lightGray"/>
        </w:rPr>
        <w:t xml:space="preserve"> </w:t>
      </w:r>
      <w:proofErr w:type="spellStart"/>
      <w:r w:rsidRPr="00E4026D">
        <w:rPr>
          <w:rFonts w:eastAsia="Times CYR"/>
          <w:highlight w:val="lightGray"/>
        </w:rPr>
        <w:t>отбора</w:t>
      </w:r>
      <w:proofErr w:type="spellEnd"/>
      <w:r w:rsidRPr="00E4026D">
        <w:rPr>
          <w:rFonts w:eastAsia="Times CYR"/>
          <w:highlight w:val="lightGray"/>
        </w:rPr>
        <w:t>.</w:t>
      </w:r>
    </w:p>
    <w:p w14:paraId="3CEBA4EB" w14:textId="0F066958" w:rsidR="00700496" w:rsidRPr="00E4026D" w:rsidRDefault="00700496" w:rsidP="00700496">
      <w:pPr>
        <w:pStyle w:val="afff1"/>
        <w:numPr>
          <w:ilvl w:val="0"/>
          <w:numId w:val="109"/>
        </w:numPr>
        <w:rPr>
          <w:rFonts w:eastAsia="Times CYR"/>
          <w:highlight w:val="lightGray"/>
          <w:lang w:eastAsia="x-none"/>
        </w:rPr>
      </w:pPr>
      <w:r w:rsidRPr="00E4026D">
        <w:rPr>
          <w:rFonts w:eastAsia="Times CYR"/>
          <w:highlight w:val="lightGray"/>
          <w:lang w:eastAsia="x-none"/>
        </w:rPr>
        <w:t>При прочих равных в одной зоне планирования, планирование происходит из ячейки с грузами с минимальным остаточным сроком годности;</w:t>
      </w:r>
    </w:p>
    <w:p w14:paraId="3722955D" w14:textId="168BF26F" w:rsidR="00700496" w:rsidRPr="00E4026D" w:rsidRDefault="00700496" w:rsidP="00700496">
      <w:pPr>
        <w:pStyle w:val="afff1"/>
        <w:numPr>
          <w:ilvl w:val="0"/>
          <w:numId w:val="109"/>
        </w:numPr>
        <w:rPr>
          <w:rFonts w:eastAsia="Times CYR"/>
          <w:highlight w:val="lightGray"/>
          <w:lang w:eastAsia="x-none"/>
        </w:rPr>
      </w:pPr>
      <w:r w:rsidRPr="00E4026D">
        <w:rPr>
          <w:rFonts w:eastAsia="Times CYR"/>
          <w:highlight w:val="lightGray"/>
          <w:lang w:eastAsia="x-none"/>
        </w:rPr>
        <w:t>В штучной зоне у товара может быть выделен канал с коробочной сборкой. В таком случае из него планируются отборы целыми грузами;</w:t>
      </w:r>
    </w:p>
    <w:p w14:paraId="44C8E59B" w14:textId="0C9440B3" w:rsidR="00700496" w:rsidRPr="00E4026D" w:rsidRDefault="00700496" w:rsidP="00700496">
      <w:pPr>
        <w:pStyle w:val="afff1"/>
        <w:numPr>
          <w:ilvl w:val="0"/>
          <w:numId w:val="109"/>
        </w:numPr>
        <w:rPr>
          <w:rFonts w:eastAsia="Times CYR"/>
          <w:highlight w:val="lightGray"/>
          <w:lang w:eastAsia="x-none"/>
        </w:rPr>
      </w:pPr>
      <w:r w:rsidRPr="00E4026D">
        <w:rPr>
          <w:rFonts w:eastAsia="Times CYR"/>
          <w:highlight w:val="lightGray"/>
          <w:lang w:eastAsia="x-none"/>
        </w:rPr>
        <w:t xml:space="preserve">Если товар остался только в штучной зоне, то из штучной зоны может </w:t>
      </w:r>
      <w:proofErr w:type="spellStart"/>
      <w:r w:rsidR="003A1C85">
        <w:rPr>
          <w:rFonts w:eastAsia="Times CYR"/>
          <w:highlight w:val="lightGray"/>
          <w:lang w:eastAsia="x-none"/>
        </w:rPr>
        <w:t>с</w:t>
      </w:r>
      <w:r w:rsidRPr="00E4026D">
        <w:rPr>
          <w:rFonts w:eastAsia="Times CYR"/>
          <w:highlight w:val="lightGray"/>
          <w:lang w:eastAsia="x-none"/>
        </w:rPr>
        <w:t>планироваться</w:t>
      </w:r>
      <w:proofErr w:type="spellEnd"/>
      <w:r w:rsidRPr="00E4026D">
        <w:rPr>
          <w:rFonts w:eastAsia="Times CYR"/>
          <w:highlight w:val="lightGray"/>
          <w:lang w:eastAsia="x-none"/>
        </w:rPr>
        <w:t xml:space="preserve"> любое количество товара;</w:t>
      </w:r>
    </w:p>
    <w:p w14:paraId="381935D1" w14:textId="1195FA3C" w:rsidR="00700496" w:rsidRPr="00E4026D" w:rsidRDefault="00700496" w:rsidP="00700496">
      <w:pPr>
        <w:pStyle w:val="afff1"/>
        <w:numPr>
          <w:ilvl w:val="0"/>
          <w:numId w:val="109"/>
        </w:numPr>
        <w:rPr>
          <w:rFonts w:eastAsia="Times CYR"/>
          <w:highlight w:val="lightGray"/>
          <w:lang w:eastAsia="x-none"/>
        </w:rPr>
      </w:pPr>
      <w:r w:rsidRPr="00E4026D">
        <w:rPr>
          <w:rFonts w:eastAsia="Times CYR"/>
          <w:highlight w:val="lightGray"/>
          <w:lang w:eastAsia="x-none"/>
        </w:rPr>
        <w:t xml:space="preserve">Если в штучной зоне у канала со штучной сборкой недостаточно товара и пополнить его нет возможности, </w:t>
      </w:r>
      <w:commentRangeStart w:id="3168"/>
      <w:r w:rsidRPr="00E4026D">
        <w:rPr>
          <w:rFonts w:eastAsia="Times CYR"/>
          <w:highlight w:val="lightGray"/>
          <w:lang w:eastAsia="x-none"/>
        </w:rPr>
        <w:t xml:space="preserve">то отбор единичными упаковками может </w:t>
      </w:r>
      <w:proofErr w:type="spellStart"/>
      <w:r w:rsidRPr="00E4026D">
        <w:rPr>
          <w:rFonts w:eastAsia="Times CYR"/>
          <w:highlight w:val="lightGray"/>
          <w:lang w:eastAsia="x-none"/>
        </w:rPr>
        <w:t>спланироваться</w:t>
      </w:r>
      <w:proofErr w:type="spellEnd"/>
      <w:r w:rsidRPr="00E4026D">
        <w:rPr>
          <w:rFonts w:eastAsia="Times CYR"/>
          <w:highlight w:val="lightGray"/>
          <w:lang w:eastAsia="x-none"/>
        </w:rPr>
        <w:t xml:space="preserve"> из канала с коробочной сборкой.</w:t>
      </w:r>
      <w:commentRangeEnd w:id="3168"/>
      <w:r w:rsidR="008F73F4">
        <w:rPr>
          <w:rStyle w:val="aff0"/>
          <w:rFonts w:eastAsia="Times New Roman"/>
          <w:lang w:eastAsia="ru-RU"/>
        </w:rPr>
        <w:commentReference w:id="3168"/>
      </w:r>
    </w:p>
    <w:p w14:paraId="460533F1" w14:textId="77777777" w:rsidR="0034381F" w:rsidRPr="00E4026D" w:rsidRDefault="0034381F" w:rsidP="0034381F">
      <w:pPr>
        <w:pStyle w:val="3"/>
        <w:rPr>
          <w:highlight w:val="lightGray"/>
        </w:rPr>
      </w:pPr>
      <w:bookmarkStart w:id="3169" w:name="_Toc529192770"/>
      <w:proofErr w:type="spellStart"/>
      <w:r w:rsidRPr="00E4026D">
        <w:rPr>
          <w:highlight w:val="lightGray"/>
        </w:rPr>
        <w:t>Планирование</w:t>
      </w:r>
      <w:proofErr w:type="spellEnd"/>
      <w:r w:rsidRPr="00E4026D">
        <w:rPr>
          <w:highlight w:val="lightGray"/>
        </w:rPr>
        <w:t xml:space="preserve"> </w:t>
      </w:r>
      <w:proofErr w:type="spellStart"/>
      <w:r w:rsidRPr="00E4026D">
        <w:rPr>
          <w:highlight w:val="lightGray"/>
        </w:rPr>
        <w:t>грузов</w:t>
      </w:r>
      <w:proofErr w:type="spellEnd"/>
      <w:r w:rsidRPr="00E4026D">
        <w:rPr>
          <w:highlight w:val="lightGray"/>
        </w:rPr>
        <w:t xml:space="preserve"> по </w:t>
      </w:r>
      <w:proofErr w:type="spellStart"/>
      <w:r w:rsidRPr="00E4026D">
        <w:rPr>
          <w:highlight w:val="lightGray"/>
        </w:rPr>
        <w:t>фактическому</w:t>
      </w:r>
      <w:proofErr w:type="spellEnd"/>
      <w:r w:rsidRPr="00E4026D">
        <w:rPr>
          <w:highlight w:val="lightGray"/>
        </w:rPr>
        <w:t xml:space="preserve"> </w:t>
      </w:r>
      <w:proofErr w:type="spellStart"/>
      <w:r w:rsidRPr="00E4026D">
        <w:rPr>
          <w:highlight w:val="lightGray"/>
        </w:rPr>
        <w:t>весу</w:t>
      </w:r>
      <w:proofErr w:type="spellEnd"/>
    </w:p>
    <w:p w14:paraId="50A68848" w14:textId="77777777" w:rsidR="0034381F" w:rsidRPr="00E4026D" w:rsidRDefault="0034381F" w:rsidP="0034381F">
      <w:pPr>
        <w:rPr>
          <w:b/>
          <w:highlight w:val="lightGray"/>
        </w:rPr>
      </w:pPr>
      <w:r w:rsidRPr="00E4026D">
        <w:rPr>
          <w:b/>
          <w:highlight w:val="lightGray"/>
        </w:rPr>
        <w:t>Штуками (единицами)</w:t>
      </w:r>
    </w:p>
    <w:p w14:paraId="1FC702EE" w14:textId="77777777" w:rsidR="0034381F" w:rsidRPr="00E4026D" w:rsidRDefault="0034381F" w:rsidP="0034381F">
      <w:pPr>
        <w:pStyle w:val="afff1"/>
        <w:numPr>
          <w:ilvl w:val="0"/>
          <w:numId w:val="112"/>
        </w:numPr>
        <w:rPr>
          <w:highlight w:val="lightGray"/>
        </w:rPr>
      </w:pPr>
      <w:r w:rsidRPr="00E4026D">
        <w:rPr>
          <w:highlight w:val="lightGray"/>
        </w:rPr>
        <w:t>Грузы планируются и отбираются штуками (единицами)</w:t>
      </w:r>
    </w:p>
    <w:p w14:paraId="30C836F5" w14:textId="77777777" w:rsidR="0034381F" w:rsidRPr="00E4026D" w:rsidRDefault="0034381F" w:rsidP="0034381F">
      <w:pPr>
        <w:pStyle w:val="afff1"/>
        <w:numPr>
          <w:ilvl w:val="0"/>
          <w:numId w:val="112"/>
        </w:numPr>
        <w:rPr>
          <w:highlight w:val="lightGray"/>
        </w:rPr>
      </w:pPr>
      <w:commentRangeStart w:id="3170"/>
      <w:r w:rsidRPr="00E4026D">
        <w:rPr>
          <w:highlight w:val="lightGray"/>
        </w:rPr>
        <w:t>Штучные грузы обязательно проводить через сканер при отборе</w:t>
      </w:r>
      <w:commentRangeEnd w:id="3170"/>
      <w:r w:rsidR="008F73F4">
        <w:rPr>
          <w:rStyle w:val="aff0"/>
          <w:rFonts w:eastAsia="Times New Roman"/>
          <w:lang w:eastAsia="ru-RU"/>
        </w:rPr>
        <w:commentReference w:id="3170"/>
      </w:r>
      <w:r w:rsidRPr="00E4026D">
        <w:rPr>
          <w:highlight w:val="lightGray"/>
        </w:rPr>
        <w:t>, если отбор единичными упаковками. При отборе целыми грузами достаточно сканировать штрих-код контейнера</w:t>
      </w:r>
    </w:p>
    <w:p w14:paraId="0BF12E52" w14:textId="77777777" w:rsidR="0034381F" w:rsidRPr="00E4026D" w:rsidRDefault="0034381F" w:rsidP="0034381F">
      <w:pPr>
        <w:rPr>
          <w:b/>
          <w:highlight w:val="lightGray"/>
        </w:rPr>
      </w:pPr>
      <w:r w:rsidRPr="00E4026D">
        <w:rPr>
          <w:b/>
          <w:highlight w:val="lightGray"/>
        </w:rPr>
        <w:t>Весовой номинальный</w:t>
      </w:r>
    </w:p>
    <w:p w14:paraId="3E8AC70C" w14:textId="77777777" w:rsidR="0034381F" w:rsidRPr="00E4026D" w:rsidRDefault="0034381F" w:rsidP="0034381F">
      <w:pPr>
        <w:pStyle w:val="afff1"/>
        <w:numPr>
          <w:ilvl w:val="0"/>
          <w:numId w:val="113"/>
        </w:numPr>
        <w:rPr>
          <w:highlight w:val="lightGray"/>
        </w:rPr>
      </w:pPr>
      <w:r w:rsidRPr="00E4026D">
        <w:rPr>
          <w:highlight w:val="lightGray"/>
        </w:rPr>
        <w:t>Грузы планируются и отбираются штуками (единицами) с учетом отобранного веса.</w:t>
      </w:r>
    </w:p>
    <w:p w14:paraId="6D02E73B" w14:textId="77777777" w:rsidR="0034381F" w:rsidRPr="00E4026D" w:rsidRDefault="0034381F" w:rsidP="0034381F">
      <w:pPr>
        <w:pStyle w:val="afff1"/>
        <w:numPr>
          <w:ilvl w:val="0"/>
          <w:numId w:val="113"/>
        </w:numPr>
        <w:rPr>
          <w:highlight w:val="lightGray"/>
        </w:rPr>
      </w:pPr>
      <w:r w:rsidRPr="00E4026D">
        <w:rPr>
          <w:highlight w:val="lightGray"/>
        </w:rPr>
        <w:t>Штучные грузы обязательно проводить через сканер при отборе, если отбор единичными упаковками. При отборе целыми грузами достаточно сканировать штрих-код контейнера</w:t>
      </w:r>
    </w:p>
    <w:p w14:paraId="236DB467" w14:textId="77777777" w:rsidR="0034381F" w:rsidRPr="00E4026D" w:rsidRDefault="0034381F" w:rsidP="0034381F">
      <w:pPr>
        <w:rPr>
          <w:b/>
          <w:highlight w:val="lightGray"/>
        </w:rPr>
      </w:pPr>
      <w:r w:rsidRPr="00E4026D">
        <w:rPr>
          <w:b/>
          <w:highlight w:val="lightGray"/>
        </w:rPr>
        <w:t>Весовой неноминальный</w:t>
      </w:r>
    </w:p>
    <w:p w14:paraId="42AE9189" w14:textId="77777777" w:rsidR="0034381F" w:rsidRPr="00E4026D" w:rsidRDefault="0034381F" w:rsidP="0034381F">
      <w:pPr>
        <w:pStyle w:val="afff1"/>
        <w:numPr>
          <w:ilvl w:val="0"/>
          <w:numId w:val="114"/>
        </w:numPr>
        <w:rPr>
          <w:highlight w:val="lightGray"/>
        </w:rPr>
      </w:pPr>
      <w:r w:rsidRPr="00E4026D">
        <w:rPr>
          <w:highlight w:val="lightGray"/>
        </w:rPr>
        <w:t>Грузы планируются и отбираются штуками (килограммами) с учетом отобранного веса.</w:t>
      </w:r>
    </w:p>
    <w:p w14:paraId="3E11FE80" w14:textId="77777777" w:rsidR="0034381F" w:rsidRPr="00E4026D" w:rsidRDefault="0034381F" w:rsidP="0034381F">
      <w:pPr>
        <w:pStyle w:val="afff1"/>
        <w:numPr>
          <w:ilvl w:val="0"/>
          <w:numId w:val="114"/>
        </w:numPr>
        <w:rPr>
          <w:highlight w:val="lightGray"/>
        </w:rPr>
      </w:pPr>
      <w:r w:rsidRPr="00E4026D">
        <w:rPr>
          <w:highlight w:val="lightGray"/>
        </w:rPr>
        <w:t>Штучные грузы обязательно проводить через сканер при отборе, если отбор единичными упаковками. При отборе целыми грузами достаточно сканировать штрих-код контейнера</w:t>
      </w:r>
    </w:p>
    <w:p w14:paraId="535D4426" w14:textId="77777777" w:rsidR="0034381F" w:rsidRPr="00F07940" w:rsidRDefault="0034381F" w:rsidP="0034381F">
      <w:pPr>
        <w:rPr>
          <w:highlight w:val="yellow"/>
        </w:rPr>
      </w:pPr>
      <w:r w:rsidRPr="00E4026D">
        <w:rPr>
          <w:highlight w:val="yellow"/>
        </w:rPr>
        <w:t xml:space="preserve">Оператор по запросу работы переходит в форму #421 ОТБОР В КОНТЕЙНЕР. В форме указана ячейка и груз для </w:t>
      </w:r>
      <w:proofErr w:type="gramStart"/>
      <w:r w:rsidRPr="00E4026D">
        <w:rPr>
          <w:highlight w:val="yellow"/>
        </w:rPr>
        <w:t>отбора(</w:t>
      </w:r>
      <w:proofErr w:type="gramEnd"/>
      <w:r w:rsidRPr="00E4026D">
        <w:rPr>
          <w:highlight w:val="yellow"/>
        </w:rPr>
        <w:t xml:space="preserve">номер конкретного лотка). </w:t>
      </w:r>
      <w:commentRangeStart w:id="3171"/>
      <w:r w:rsidRPr="00E4026D">
        <w:rPr>
          <w:highlight w:val="yellow"/>
        </w:rPr>
        <w:t xml:space="preserve">Оператор сканирует ШК груза </w:t>
      </w:r>
      <w:commentRangeEnd w:id="3171"/>
      <w:r w:rsidR="00D2738D">
        <w:rPr>
          <w:rStyle w:val="aff0"/>
        </w:rPr>
        <w:commentReference w:id="3171"/>
      </w:r>
      <w:r w:rsidRPr="00E4026D">
        <w:rPr>
          <w:highlight w:val="yellow"/>
        </w:rPr>
        <w:t xml:space="preserve">(в правилах совместимости необходимо настроить подмену груза) и вводит отобранное количество.  </w:t>
      </w:r>
    </w:p>
    <w:p w14:paraId="3C0C42DE" w14:textId="77777777" w:rsidR="0034381F" w:rsidRDefault="0034381F" w:rsidP="0034381F">
      <w:r w:rsidRPr="00E4026D">
        <w:rPr>
          <w:highlight w:val="yellow"/>
        </w:rPr>
        <w:lastRenderedPageBreak/>
        <w:t>После подтверждения отбора открывается форма #P212 ПЕРЕМЕЩЕНИЕ ГРУЗА в которой указана ячейка выкладки на конвейер CNIT</w:t>
      </w:r>
      <w:proofErr w:type="gramStart"/>
      <w:r w:rsidRPr="00E4026D">
        <w:rPr>
          <w:highlight w:val="yellow"/>
        </w:rPr>
        <w:t>2 .</w:t>
      </w:r>
      <w:proofErr w:type="gramEnd"/>
      <w:r w:rsidRPr="00E4026D">
        <w:rPr>
          <w:highlight w:val="yellow"/>
        </w:rPr>
        <w:t xml:space="preserve"> Оператор подтверждает выкладку лотка на конвейер, сканирую ячей</w:t>
      </w:r>
    </w:p>
    <w:p w14:paraId="3C4D5275" w14:textId="6A00B822" w:rsidR="00146DC6" w:rsidRPr="00E4026D" w:rsidRDefault="00994182">
      <w:pPr>
        <w:pStyle w:val="2"/>
        <w:rPr>
          <w:ins w:id="3172" w:author="Victoria Shilina" w:date="2018-10-25T17:35:00Z"/>
          <w:rFonts w:eastAsia="Times CYR"/>
          <w:highlight w:val="lightGray"/>
        </w:rPr>
        <w:pPrChange w:id="3173" w:author="Victoria Shilina" w:date="2018-10-25T17:35:00Z">
          <w:pPr>
            <w:numPr>
              <w:numId w:val="9"/>
            </w:numPr>
            <w:tabs>
              <w:tab w:val="num" w:pos="1080"/>
            </w:tabs>
            <w:spacing w:before="120" w:after="0"/>
            <w:ind w:left="1080" w:hanging="360"/>
            <w:jc w:val="left"/>
          </w:pPr>
        </w:pPrChange>
      </w:pPr>
      <w:r w:rsidRPr="00E4026D">
        <w:rPr>
          <w:rFonts w:eastAsia="Times CYR"/>
          <w:highlight w:val="lightGray"/>
          <w:lang w:val="ru-RU"/>
        </w:rPr>
        <w:t>Разбиение Заказа на л</w:t>
      </w:r>
      <w:proofErr w:type="spellStart"/>
      <w:ins w:id="3174" w:author="Victoria Shilina" w:date="2018-10-25T17:35:00Z">
        <w:r w:rsidR="00146DC6" w:rsidRPr="00E4026D">
          <w:rPr>
            <w:rFonts w:eastAsia="Times CYR"/>
            <w:highlight w:val="lightGray"/>
          </w:rPr>
          <w:t>ист</w:t>
        </w:r>
      </w:ins>
      <w:r w:rsidRPr="00E4026D">
        <w:rPr>
          <w:rFonts w:eastAsia="Times CYR"/>
          <w:highlight w:val="lightGray"/>
          <w:lang w:val="ru-RU"/>
        </w:rPr>
        <w:t>ы</w:t>
      </w:r>
      <w:proofErr w:type="spellEnd"/>
      <w:ins w:id="3175" w:author="Victoria Shilina" w:date="2018-10-25T17:35:00Z">
        <w:r w:rsidR="00146DC6" w:rsidRPr="00E4026D">
          <w:rPr>
            <w:rFonts w:eastAsia="Times CYR"/>
            <w:highlight w:val="lightGray"/>
          </w:rPr>
          <w:t xml:space="preserve"> </w:t>
        </w:r>
        <w:proofErr w:type="spellStart"/>
        <w:r w:rsidR="00146DC6" w:rsidRPr="00E4026D">
          <w:rPr>
            <w:rFonts w:eastAsia="Times CYR"/>
            <w:highlight w:val="lightGray"/>
          </w:rPr>
          <w:t>Отбора</w:t>
        </w:r>
        <w:proofErr w:type="spellEnd"/>
        <w:r w:rsidR="00146DC6" w:rsidRPr="00E4026D">
          <w:rPr>
            <w:rFonts w:eastAsia="Times CYR"/>
            <w:highlight w:val="lightGray"/>
          </w:rPr>
          <w:t xml:space="preserve"> (ЛО</w:t>
        </w:r>
      </w:ins>
      <w:r w:rsidR="006B1712" w:rsidRPr="00E4026D">
        <w:rPr>
          <w:rFonts w:eastAsia="Times CYR"/>
          <w:highlight w:val="lightGray"/>
          <w:lang w:val="ru-RU"/>
        </w:rPr>
        <w:t>)</w:t>
      </w:r>
      <w:bookmarkEnd w:id="3169"/>
    </w:p>
    <w:p w14:paraId="755083DB" w14:textId="77777777" w:rsidR="00794B7F" w:rsidRPr="00E4026D" w:rsidRDefault="00CF19C8" w:rsidP="009D103C">
      <w:pPr>
        <w:ind w:firstLine="708"/>
        <w:rPr>
          <w:rFonts w:eastAsia="Times CYR"/>
          <w:highlight w:val="lightGray"/>
        </w:rPr>
      </w:pPr>
      <w:ins w:id="3176" w:author="Victoria Shilina" w:date="2018-10-25T17:37:00Z">
        <w:r w:rsidRPr="00E4026D">
          <w:rPr>
            <w:rFonts w:eastAsia="Times CYR"/>
            <w:highlight w:val="lightGray"/>
            <w:rPrChange w:id="3177" w:author="Victoria Shilina" w:date="2018-10-26T11:47:00Z">
              <w:rPr>
                <w:rFonts w:eastAsia="Times CYR"/>
              </w:rPr>
            </w:rPrChange>
          </w:rPr>
          <w:t xml:space="preserve">Лист отбора (ЛО) – электронный документ, содержащий </w:t>
        </w:r>
      </w:ins>
      <w:r w:rsidR="009D103C" w:rsidRPr="00E4026D">
        <w:rPr>
          <w:rFonts w:eastAsia="Times CYR"/>
          <w:highlight w:val="lightGray"/>
        </w:rPr>
        <w:t>задание на отбор Грузов и доставку их в Ячейку сборки Заказа</w:t>
      </w:r>
      <w:ins w:id="3178" w:author="Victoria Shilina" w:date="2018-10-25T17:37:00Z">
        <w:r w:rsidRPr="00E4026D">
          <w:rPr>
            <w:rFonts w:eastAsia="Times CYR"/>
            <w:highlight w:val="lightGray"/>
            <w:rPrChange w:id="3179" w:author="Victoria Shilina" w:date="2018-10-26T11:47:00Z">
              <w:rPr>
                <w:rFonts w:eastAsia="Times CYR"/>
              </w:rPr>
            </w:rPrChange>
          </w:rPr>
          <w:t>.</w:t>
        </w:r>
      </w:ins>
      <w:r w:rsidR="009D103C" w:rsidRPr="00E4026D">
        <w:rPr>
          <w:rFonts w:eastAsia="Times CYR"/>
          <w:highlight w:val="lightGray"/>
        </w:rPr>
        <w:t xml:space="preserve"> </w:t>
      </w:r>
    </w:p>
    <w:p w14:paraId="788F086D" w14:textId="34DD9722" w:rsidR="00794B7F" w:rsidRPr="00E4026D" w:rsidRDefault="00CF19C8" w:rsidP="00794B7F">
      <w:pPr>
        <w:ind w:firstLine="708"/>
        <w:rPr>
          <w:rFonts w:eastAsia="Times CYR"/>
          <w:highlight w:val="lightGray"/>
        </w:rPr>
      </w:pPr>
      <w:ins w:id="3180" w:author="Victoria Shilina" w:date="2018-10-25T17:37:00Z">
        <w:r w:rsidRPr="00E4026D">
          <w:rPr>
            <w:rFonts w:eastAsia="Times CYR"/>
            <w:highlight w:val="lightGray"/>
            <w:rPrChange w:id="3181" w:author="Victoria Shilina" w:date="2018-10-26T11:47:00Z">
              <w:rPr>
                <w:rFonts w:eastAsia="Times CYR"/>
              </w:rPr>
            </w:rPrChange>
          </w:rPr>
          <w:t xml:space="preserve">Листы отбора создаются СУ автоматически, согласно определенным для них Правилам создания ЛО. </w:t>
        </w:r>
      </w:ins>
      <w:r w:rsidR="00794B7F" w:rsidRPr="00E4026D">
        <w:rPr>
          <w:rFonts w:eastAsia="Times CYR"/>
          <w:highlight w:val="lightGray"/>
        </w:rPr>
        <w:t xml:space="preserve">Или их можно создать по команде «Создать работы» СУ создает для каждого ЛО работы на отбор. </w:t>
      </w:r>
    </w:p>
    <w:p w14:paraId="57BF5893" w14:textId="005806C8" w:rsidR="009D103C" w:rsidRPr="00E4026D" w:rsidRDefault="009D103C" w:rsidP="009D103C">
      <w:pPr>
        <w:ind w:firstLine="708"/>
        <w:rPr>
          <w:rFonts w:eastAsia="Times CYR"/>
          <w:highlight w:val="lightGray"/>
        </w:rPr>
      </w:pPr>
      <w:r w:rsidRPr="00E4026D">
        <w:rPr>
          <w:rFonts w:eastAsia="Times CYR"/>
          <w:highlight w:val="lightGray"/>
        </w:rPr>
        <w:t>ЛО</w:t>
      </w:r>
      <w:ins w:id="3182" w:author="Victoria Shilina" w:date="2018-10-25T17:37:00Z">
        <w:r w:rsidRPr="00E4026D">
          <w:rPr>
            <w:rFonts w:eastAsia="Times CYR"/>
            <w:highlight w:val="lightGray"/>
            <w:rPrChange w:id="3183" w:author="Victoria Shilina" w:date="2018-10-26T11:47:00Z">
              <w:rPr>
                <w:rFonts w:eastAsia="Times CYR"/>
              </w:rPr>
            </w:rPrChange>
          </w:rPr>
          <w:t xml:space="preserve"> состоит из заголовка и деталей.</w:t>
        </w:r>
      </w:ins>
      <w:r w:rsidRPr="00E4026D">
        <w:rPr>
          <w:rFonts w:eastAsia="Times CYR"/>
          <w:highlight w:val="lightGray"/>
        </w:rPr>
        <w:t xml:space="preserve"> Каждый ЛО выдается подетально на РДТ. Оператор-сборщик последовательно отбирает все детали ЛО и доставляет собранные Грузы в </w:t>
      </w:r>
      <w:r w:rsidR="00794B7F" w:rsidRPr="00E4026D">
        <w:rPr>
          <w:rFonts w:eastAsia="Times CYR"/>
          <w:highlight w:val="lightGray"/>
        </w:rPr>
        <w:t>Я</w:t>
      </w:r>
      <w:r w:rsidRPr="00E4026D">
        <w:rPr>
          <w:rFonts w:eastAsia="Times CYR"/>
          <w:highlight w:val="lightGray"/>
        </w:rPr>
        <w:t>чейку, которая указывается в заголовке ЛО.</w:t>
      </w:r>
    </w:p>
    <w:p w14:paraId="18AFAB97" w14:textId="41CE6585" w:rsidR="009D103C" w:rsidRPr="00E4026D" w:rsidRDefault="009D103C" w:rsidP="009D103C">
      <w:pPr>
        <w:ind w:firstLine="708"/>
        <w:rPr>
          <w:ins w:id="3184" w:author="Victoria Shilina" w:date="2018-10-25T17:37:00Z"/>
          <w:rFonts w:eastAsia="Times CYR"/>
          <w:highlight w:val="lightGray"/>
          <w:rPrChange w:id="3185" w:author="Victoria Shilina" w:date="2018-10-26T11:47:00Z">
            <w:rPr>
              <w:ins w:id="3186" w:author="Victoria Shilina" w:date="2018-10-25T17:37:00Z"/>
              <w:rFonts w:eastAsia="Times CYR"/>
            </w:rPr>
          </w:rPrChange>
        </w:rPr>
      </w:pPr>
      <w:r w:rsidRPr="00E4026D">
        <w:rPr>
          <w:rFonts w:eastAsia="Times CYR"/>
          <w:highlight w:val="lightGray"/>
        </w:rPr>
        <w:t>Менеджер на экране «Листы отбор</w:t>
      </w:r>
      <w:r w:rsidR="00794B7F" w:rsidRPr="00E4026D">
        <w:rPr>
          <w:rFonts w:eastAsia="Times CYR"/>
          <w:highlight w:val="lightGray"/>
        </w:rPr>
        <w:t>а» может контролировать сборку З</w:t>
      </w:r>
      <w:r w:rsidRPr="00E4026D">
        <w:rPr>
          <w:rFonts w:eastAsia="Times CYR"/>
          <w:highlight w:val="lightGray"/>
        </w:rPr>
        <w:t>аказа – сколько есть листов отбора, в каких они статусах (</w:t>
      </w:r>
      <w:r w:rsidR="003A026D" w:rsidRPr="00E4026D">
        <w:rPr>
          <w:rFonts w:eastAsia="Times CYR"/>
          <w:highlight w:val="lightGray"/>
        </w:rPr>
        <w:t>открыт</w:t>
      </w:r>
      <w:r w:rsidR="00794B7F" w:rsidRPr="00E4026D">
        <w:rPr>
          <w:rFonts w:eastAsia="Times CYR"/>
          <w:highlight w:val="lightGray"/>
        </w:rPr>
        <w:t>, в работе, закрыты), кто из О</w:t>
      </w:r>
      <w:r w:rsidRPr="00E4026D">
        <w:rPr>
          <w:rFonts w:eastAsia="Times CYR"/>
          <w:highlight w:val="lightGray"/>
        </w:rPr>
        <w:t>ператоров работает, какие ЛО закрыты с проблемами.</w:t>
      </w:r>
    </w:p>
    <w:p w14:paraId="3DF427B7" w14:textId="3E3C74A7" w:rsidR="00CF19C8" w:rsidRDefault="00CF19C8">
      <w:pPr>
        <w:rPr>
          <w:rFonts w:eastAsia="Times CYR"/>
        </w:rPr>
        <w:pPrChange w:id="3187" w:author="Victoria Shilina" w:date="2018-10-25T17:35:00Z">
          <w:pPr>
            <w:numPr>
              <w:numId w:val="9"/>
            </w:numPr>
            <w:tabs>
              <w:tab w:val="num" w:pos="1080"/>
            </w:tabs>
            <w:spacing w:before="120" w:after="0"/>
            <w:ind w:left="1080" w:hanging="360"/>
            <w:jc w:val="left"/>
          </w:pPr>
        </w:pPrChange>
      </w:pPr>
      <w:ins w:id="3188" w:author="Victoria Shilina" w:date="2018-10-25T17:37:00Z">
        <w:r w:rsidRPr="00BE5A11">
          <w:rPr>
            <w:rFonts w:eastAsia="Times CYR"/>
            <w:highlight w:val="lightGray"/>
            <w:rPrChange w:id="3189" w:author="Victoria Shilina" w:date="2018-10-26T11:47:00Z">
              <w:rPr>
                <w:rFonts w:eastAsia="Times CYR"/>
              </w:rPr>
            </w:rPrChange>
          </w:rPr>
          <w:t>Возможные значения статусов и переходы состояний ЛО показаны ниже</w:t>
        </w:r>
      </w:ins>
      <w:ins w:id="3190" w:author="Victoria Shilina" w:date="2018-10-25T17:43:00Z">
        <w:r w:rsidR="00350B62" w:rsidRPr="00BE5A11">
          <w:rPr>
            <w:rFonts w:eastAsia="Times CYR"/>
            <w:highlight w:val="lightGray"/>
            <w:rPrChange w:id="3191" w:author="Victoria Shilina" w:date="2018-10-26T11:47:00Z">
              <w:rPr>
                <w:rFonts w:eastAsia="Times CYR"/>
              </w:rPr>
            </w:rPrChange>
          </w:rPr>
          <w:t>:</w:t>
        </w:r>
      </w:ins>
    </w:p>
    <w:p w14:paraId="30540854" w14:textId="495096F4" w:rsidR="00BE5A11" w:rsidRDefault="00732262" w:rsidP="00732262">
      <w:pPr>
        <w:jc w:val="center"/>
        <w:rPr>
          <w:ins w:id="3192" w:author="Victoria Shilina" w:date="2018-10-25T17:37:00Z"/>
          <w:rFonts w:eastAsia="Times CYR"/>
        </w:rPr>
      </w:pPr>
      <w:ins w:id="3193" w:author="Victoria Shilina" w:date="2018-10-25T17:40:00Z">
        <w:r>
          <w:rPr>
            <w:noProof/>
            <w:lang w:val="uk-UA" w:eastAsia="uk-UA"/>
          </w:rPr>
          <w:drawing>
            <wp:inline distT="0" distB="0" distL="0" distR="0" wp14:anchorId="33BBE209" wp14:editId="49DB537A">
              <wp:extent cx="3686860" cy="3014339"/>
              <wp:effectExtent l="0" t="0" r="0" b="0"/>
              <wp:docPr id="46" name="Рисунок 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91985" cy="301852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AC1D0F0" w14:textId="5F800231" w:rsidR="00C85494" w:rsidRDefault="003A026D" w:rsidP="00DA19FC">
      <w:pPr>
        <w:ind w:firstLine="708"/>
        <w:rPr>
          <w:rFonts w:eastAsia="Times CYR"/>
        </w:rPr>
      </w:pPr>
      <w:r w:rsidRPr="005E4AA3">
        <w:rPr>
          <w:rFonts w:eastAsia="Times CYR"/>
          <w:highlight w:val="lightGray"/>
        </w:rPr>
        <w:t xml:space="preserve">В случае неработоспособности сети </w:t>
      </w:r>
      <w:proofErr w:type="spellStart"/>
      <w:r w:rsidRPr="005E4AA3">
        <w:rPr>
          <w:rFonts w:eastAsia="Times CYR"/>
          <w:highlight w:val="lightGray"/>
        </w:rPr>
        <w:t>wi-fi</w:t>
      </w:r>
      <w:proofErr w:type="spellEnd"/>
      <w:r w:rsidRPr="005E4AA3">
        <w:rPr>
          <w:rFonts w:eastAsia="Times CYR"/>
          <w:highlight w:val="lightGray"/>
        </w:rPr>
        <w:t xml:space="preserve"> или иных проблем с функционированием РДТ, ЛО могут быть выданы на бумажном носителе. Для этого менеджер в экране «Листы отбора» выбирает необходимые ЛО и дает команду «Изменить способ выдачи».</w:t>
      </w:r>
    </w:p>
    <w:p w14:paraId="15EEAFDE" w14:textId="3137DFE3" w:rsidR="00E61F4A" w:rsidRPr="005E4AA3" w:rsidRDefault="00E61F4A" w:rsidP="00DA19FC">
      <w:pPr>
        <w:pStyle w:val="3"/>
        <w:rPr>
          <w:rFonts w:eastAsia="Times CYR"/>
          <w:highlight w:val="lightGray"/>
        </w:rPr>
      </w:pPr>
      <w:proofErr w:type="spellStart"/>
      <w:r w:rsidRPr="005E4AA3">
        <w:rPr>
          <w:rFonts w:eastAsia="Times CYR"/>
          <w:highlight w:val="lightGray"/>
        </w:rPr>
        <w:lastRenderedPageBreak/>
        <w:t>Планирование</w:t>
      </w:r>
      <w:proofErr w:type="spellEnd"/>
      <w:r w:rsidRPr="005E4AA3">
        <w:rPr>
          <w:rFonts w:eastAsia="Times CYR"/>
          <w:highlight w:val="lightGray"/>
        </w:rPr>
        <w:t xml:space="preserve"> ЛО</w:t>
      </w:r>
    </w:p>
    <w:p w14:paraId="2BABE0E9" w14:textId="77777777" w:rsidR="00E61F4A" w:rsidRPr="005E4AA3" w:rsidRDefault="00E61F4A" w:rsidP="00C41458">
      <w:pPr>
        <w:pStyle w:val="afff1"/>
        <w:numPr>
          <w:ilvl w:val="0"/>
          <w:numId w:val="111"/>
        </w:numPr>
        <w:rPr>
          <w:highlight w:val="lightGray"/>
        </w:rPr>
      </w:pPr>
      <w:r w:rsidRPr="005E4AA3">
        <w:rPr>
          <w:highlight w:val="lightGray"/>
        </w:rPr>
        <w:t>Если клиент имеет правило создания листов отбора «Максимальное количество деталей =1», то в один ЛО по заказу попадает не более 1 строки</w:t>
      </w:r>
    </w:p>
    <w:p w14:paraId="27FCA813" w14:textId="77777777" w:rsidR="00E61F4A" w:rsidRPr="005E4AA3" w:rsidRDefault="00E61F4A" w:rsidP="00C41458">
      <w:pPr>
        <w:pStyle w:val="afff1"/>
        <w:numPr>
          <w:ilvl w:val="0"/>
          <w:numId w:val="111"/>
        </w:numPr>
        <w:rPr>
          <w:highlight w:val="lightGray"/>
        </w:rPr>
      </w:pPr>
      <w:r w:rsidRPr="005E4AA3">
        <w:rPr>
          <w:highlight w:val="lightGray"/>
        </w:rPr>
        <w:t>Если такое правило не активно, то в 1 ЛО попадет более 1 строки</w:t>
      </w:r>
    </w:p>
    <w:p w14:paraId="057E3665" w14:textId="77777777" w:rsidR="00E61F4A" w:rsidRPr="005E4AA3" w:rsidRDefault="00E61F4A" w:rsidP="00C41458">
      <w:pPr>
        <w:pStyle w:val="afff1"/>
        <w:numPr>
          <w:ilvl w:val="0"/>
          <w:numId w:val="111"/>
        </w:numPr>
        <w:rPr>
          <w:highlight w:val="lightGray"/>
        </w:rPr>
      </w:pPr>
      <w:r w:rsidRPr="005E4AA3">
        <w:rPr>
          <w:highlight w:val="lightGray"/>
        </w:rPr>
        <w:t>Ограничения на формирование листа отбора:</w:t>
      </w:r>
    </w:p>
    <w:p w14:paraId="1240E720" w14:textId="530AC2A6" w:rsidR="00E61F4A" w:rsidRPr="005E4AA3" w:rsidRDefault="00E61F4A" w:rsidP="00C41458">
      <w:pPr>
        <w:pStyle w:val="afff1"/>
        <w:numPr>
          <w:ilvl w:val="1"/>
          <w:numId w:val="111"/>
        </w:numPr>
        <w:rPr>
          <w:highlight w:val="lightGray"/>
        </w:rPr>
      </w:pPr>
      <w:r w:rsidRPr="005E4AA3">
        <w:rPr>
          <w:highlight w:val="lightGray"/>
        </w:rPr>
        <w:t xml:space="preserve"> Правило «Максимальное количество деталей»</w:t>
      </w:r>
    </w:p>
    <w:p w14:paraId="3ADC6CAE" w14:textId="77777777" w:rsidR="00E61F4A" w:rsidRPr="005E4AA3" w:rsidRDefault="00E61F4A" w:rsidP="00C41458">
      <w:pPr>
        <w:pStyle w:val="afff1"/>
        <w:numPr>
          <w:ilvl w:val="1"/>
          <w:numId w:val="111"/>
        </w:numPr>
        <w:rPr>
          <w:highlight w:val="lightGray"/>
        </w:rPr>
      </w:pPr>
      <w:r w:rsidRPr="005E4AA3">
        <w:rPr>
          <w:highlight w:val="lightGray"/>
        </w:rPr>
        <w:t xml:space="preserve"> Вес</w:t>
      </w:r>
    </w:p>
    <w:p w14:paraId="4794C85A" w14:textId="3F300F83" w:rsidR="00E61F4A" w:rsidRPr="005E4AA3" w:rsidRDefault="00E61F4A" w:rsidP="00C41458">
      <w:pPr>
        <w:pStyle w:val="afff1"/>
        <w:numPr>
          <w:ilvl w:val="1"/>
          <w:numId w:val="111"/>
        </w:numPr>
        <w:rPr>
          <w:highlight w:val="lightGray"/>
        </w:rPr>
      </w:pPr>
      <w:r w:rsidRPr="005E4AA3">
        <w:rPr>
          <w:highlight w:val="lightGray"/>
        </w:rPr>
        <w:t>Объем</w:t>
      </w:r>
    </w:p>
    <w:p w14:paraId="6325A743" w14:textId="3F39E132" w:rsidR="00DA19FC" w:rsidRPr="005E4AA3" w:rsidRDefault="00DA19FC" w:rsidP="00DA19FC">
      <w:pPr>
        <w:pStyle w:val="3"/>
        <w:rPr>
          <w:highlight w:val="lightGray"/>
        </w:rPr>
      </w:pPr>
      <w:r w:rsidRPr="005E4AA3">
        <w:rPr>
          <w:highlight w:val="lightGray"/>
        </w:rPr>
        <w:t xml:space="preserve">Правила </w:t>
      </w:r>
      <w:proofErr w:type="spellStart"/>
      <w:r w:rsidRPr="005E4AA3">
        <w:rPr>
          <w:highlight w:val="lightGray"/>
        </w:rPr>
        <w:t>создания</w:t>
      </w:r>
      <w:proofErr w:type="spellEnd"/>
      <w:r w:rsidRPr="005E4AA3">
        <w:rPr>
          <w:highlight w:val="lightGray"/>
        </w:rPr>
        <w:t xml:space="preserve"> </w:t>
      </w:r>
      <w:r w:rsidRPr="005E4AA3">
        <w:rPr>
          <w:highlight w:val="lightGray"/>
          <w:lang w:val="ru-RU"/>
        </w:rPr>
        <w:t xml:space="preserve">штучного </w:t>
      </w:r>
      <w:r w:rsidRPr="005E4AA3">
        <w:rPr>
          <w:highlight w:val="lightGray"/>
        </w:rPr>
        <w:t>лист</w:t>
      </w:r>
      <w:r w:rsidRPr="005E4AA3">
        <w:rPr>
          <w:highlight w:val="lightGray"/>
          <w:lang w:val="ru-RU"/>
        </w:rPr>
        <w:t>а</w:t>
      </w:r>
      <w:r w:rsidRPr="005E4AA3">
        <w:rPr>
          <w:highlight w:val="lightGray"/>
        </w:rPr>
        <w:t xml:space="preserve"> </w:t>
      </w:r>
      <w:proofErr w:type="spellStart"/>
      <w:r w:rsidRPr="005E4AA3">
        <w:rPr>
          <w:highlight w:val="lightGray"/>
        </w:rPr>
        <w:t>отбора</w:t>
      </w:r>
      <w:proofErr w:type="spellEnd"/>
      <w:r w:rsidRPr="005E4AA3">
        <w:rPr>
          <w:highlight w:val="lightGray"/>
        </w:rPr>
        <w:t>.</w:t>
      </w:r>
    </w:p>
    <w:p w14:paraId="1B41EDE5" w14:textId="77777777" w:rsidR="00DA19FC" w:rsidRPr="005E4AA3" w:rsidRDefault="00DA19FC" w:rsidP="00DA19FC">
      <w:pPr>
        <w:rPr>
          <w:highlight w:val="lightGray"/>
        </w:rPr>
      </w:pPr>
      <w:r w:rsidRPr="005E4AA3">
        <w:rPr>
          <w:highlight w:val="lightGray"/>
        </w:rPr>
        <w:t>Тип груза – коробки;</w:t>
      </w:r>
    </w:p>
    <w:p w14:paraId="4B5033B2" w14:textId="77777777" w:rsidR="00DA19FC" w:rsidRPr="005E4AA3" w:rsidRDefault="00DA19FC" w:rsidP="00DA19FC">
      <w:pPr>
        <w:rPr>
          <w:highlight w:val="lightGray"/>
        </w:rPr>
      </w:pPr>
      <w:r w:rsidRPr="005E4AA3">
        <w:rPr>
          <w:highlight w:val="lightGray"/>
        </w:rPr>
        <w:t>Тип отбора – единичными упаковками;</w:t>
      </w:r>
    </w:p>
    <w:p w14:paraId="5EDC14C5" w14:textId="77777777" w:rsidR="00DA19FC" w:rsidRPr="005E4AA3" w:rsidRDefault="00DA19FC" w:rsidP="00DA19FC">
      <w:pPr>
        <w:rPr>
          <w:highlight w:val="lightGray"/>
        </w:rPr>
      </w:pPr>
      <w:r w:rsidRPr="005E4AA3">
        <w:rPr>
          <w:highlight w:val="lightGray"/>
        </w:rPr>
        <w:t>Контейнер – TOTE;</w:t>
      </w:r>
    </w:p>
    <w:p w14:paraId="3C15B2FE" w14:textId="77777777" w:rsidR="00DA19FC" w:rsidRPr="005E4AA3" w:rsidRDefault="00DA19FC" w:rsidP="00DA19FC">
      <w:pPr>
        <w:rPr>
          <w:highlight w:val="lightGray"/>
        </w:rPr>
      </w:pPr>
      <w:r w:rsidRPr="005E4AA3">
        <w:rPr>
          <w:highlight w:val="lightGray"/>
        </w:rPr>
        <w:t xml:space="preserve">Способ выполнения – конвейер. </w:t>
      </w:r>
    </w:p>
    <w:p w14:paraId="2780838E" w14:textId="77777777" w:rsidR="00DA19FC" w:rsidRPr="005E4AA3" w:rsidRDefault="00DA19FC" w:rsidP="00DA19FC">
      <w:pPr>
        <w:rPr>
          <w:highlight w:val="lightGray"/>
        </w:rPr>
      </w:pPr>
      <w:commentRangeStart w:id="3194"/>
      <w:r w:rsidRPr="005E4AA3">
        <w:rPr>
          <w:highlight w:val="lightGray"/>
        </w:rPr>
        <w:t>Максимальное количество деталей в ЛО – в зависимости от правила.</w:t>
      </w:r>
      <w:commentRangeEnd w:id="3194"/>
      <w:r w:rsidR="009562D3">
        <w:rPr>
          <w:rStyle w:val="aff0"/>
        </w:rPr>
        <w:commentReference w:id="3194"/>
      </w:r>
    </w:p>
    <w:p w14:paraId="0843AACB" w14:textId="77777777" w:rsidR="00DA19FC" w:rsidRPr="005E4AA3" w:rsidRDefault="00DA19FC" w:rsidP="00DA19FC">
      <w:pPr>
        <w:pStyle w:val="3"/>
        <w:rPr>
          <w:highlight w:val="lightGray"/>
        </w:rPr>
      </w:pPr>
      <w:r w:rsidRPr="005E4AA3">
        <w:rPr>
          <w:highlight w:val="lightGray"/>
        </w:rPr>
        <w:t xml:space="preserve">Правила </w:t>
      </w:r>
      <w:proofErr w:type="spellStart"/>
      <w:r w:rsidRPr="005E4AA3">
        <w:rPr>
          <w:highlight w:val="lightGray"/>
        </w:rPr>
        <w:t>создания</w:t>
      </w:r>
      <w:proofErr w:type="spellEnd"/>
      <w:r w:rsidRPr="005E4AA3">
        <w:rPr>
          <w:highlight w:val="lightGray"/>
        </w:rPr>
        <w:t xml:space="preserve"> коробочного листа </w:t>
      </w:r>
      <w:proofErr w:type="spellStart"/>
      <w:r w:rsidRPr="005E4AA3">
        <w:rPr>
          <w:highlight w:val="lightGray"/>
        </w:rPr>
        <w:t>отбора</w:t>
      </w:r>
      <w:proofErr w:type="spellEnd"/>
    </w:p>
    <w:p w14:paraId="26FBD6CF" w14:textId="77777777" w:rsidR="00DA19FC" w:rsidRPr="005E4AA3" w:rsidRDefault="00DA19FC" w:rsidP="00DA19FC">
      <w:pPr>
        <w:rPr>
          <w:highlight w:val="lightGray"/>
        </w:rPr>
      </w:pPr>
      <w:r w:rsidRPr="005E4AA3">
        <w:rPr>
          <w:highlight w:val="lightGray"/>
        </w:rPr>
        <w:t>Тип груза – коробки;</w:t>
      </w:r>
    </w:p>
    <w:p w14:paraId="266C8B5B" w14:textId="77777777" w:rsidR="00DA19FC" w:rsidRPr="005E4AA3" w:rsidRDefault="00DA19FC" w:rsidP="00DA19FC">
      <w:pPr>
        <w:rPr>
          <w:highlight w:val="lightGray"/>
        </w:rPr>
      </w:pPr>
      <w:r w:rsidRPr="005E4AA3">
        <w:rPr>
          <w:highlight w:val="lightGray"/>
        </w:rPr>
        <w:t>Тип отбора – целыми грузами;</w:t>
      </w:r>
    </w:p>
    <w:p w14:paraId="2D2AF8D4" w14:textId="77777777" w:rsidR="00DA19FC" w:rsidRPr="005E4AA3" w:rsidRDefault="00DA19FC" w:rsidP="00DA19FC">
      <w:pPr>
        <w:rPr>
          <w:highlight w:val="lightGray"/>
        </w:rPr>
      </w:pPr>
      <w:r w:rsidRPr="005E4AA3">
        <w:rPr>
          <w:highlight w:val="lightGray"/>
        </w:rPr>
        <w:t>Способ выполнения – конвейер, работа;</w:t>
      </w:r>
    </w:p>
    <w:p w14:paraId="64989D87" w14:textId="77777777" w:rsidR="00DA19FC" w:rsidRPr="005E4AA3" w:rsidRDefault="00DA19FC" w:rsidP="00DA19FC">
      <w:pPr>
        <w:rPr>
          <w:highlight w:val="lightGray"/>
        </w:rPr>
      </w:pPr>
      <w:r w:rsidRPr="005E4AA3">
        <w:rPr>
          <w:highlight w:val="lightGray"/>
        </w:rPr>
        <w:t>Максимальное количество деталей в ЛО – 1.</w:t>
      </w:r>
    </w:p>
    <w:p w14:paraId="4DE02CF1" w14:textId="77777777" w:rsidR="00DA19FC" w:rsidRPr="005E4AA3" w:rsidRDefault="00DA19FC" w:rsidP="00DA19FC">
      <w:pPr>
        <w:pStyle w:val="3"/>
        <w:rPr>
          <w:highlight w:val="lightGray"/>
        </w:rPr>
      </w:pPr>
      <w:r w:rsidRPr="005E4AA3">
        <w:rPr>
          <w:highlight w:val="lightGray"/>
        </w:rPr>
        <w:t xml:space="preserve">Правила </w:t>
      </w:r>
      <w:proofErr w:type="spellStart"/>
      <w:r w:rsidRPr="005E4AA3">
        <w:rPr>
          <w:highlight w:val="lightGray"/>
        </w:rPr>
        <w:t>создания</w:t>
      </w:r>
      <w:proofErr w:type="spellEnd"/>
      <w:r w:rsidRPr="005E4AA3">
        <w:rPr>
          <w:highlight w:val="lightGray"/>
        </w:rPr>
        <w:t xml:space="preserve"> </w:t>
      </w:r>
      <w:proofErr w:type="spellStart"/>
      <w:r w:rsidRPr="005E4AA3">
        <w:rPr>
          <w:highlight w:val="lightGray"/>
        </w:rPr>
        <w:t>паллетного</w:t>
      </w:r>
      <w:proofErr w:type="spellEnd"/>
      <w:r w:rsidRPr="005E4AA3">
        <w:rPr>
          <w:highlight w:val="lightGray"/>
        </w:rPr>
        <w:t xml:space="preserve"> листа </w:t>
      </w:r>
      <w:proofErr w:type="spellStart"/>
      <w:r w:rsidRPr="005E4AA3">
        <w:rPr>
          <w:highlight w:val="lightGray"/>
        </w:rPr>
        <w:t>отбора</w:t>
      </w:r>
      <w:proofErr w:type="spellEnd"/>
      <w:r w:rsidRPr="005E4AA3">
        <w:rPr>
          <w:highlight w:val="lightGray"/>
        </w:rPr>
        <w:t xml:space="preserve"> </w:t>
      </w:r>
    </w:p>
    <w:p w14:paraId="2C28FEC8" w14:textId="77777777" w:rsidR="00DA19FC" w:rsidRPr="005E4AA3" w:rsidRDefault="00DA19FC" w:rsidP="00DA19FC">
      <w:pPr>
        <w:rPr>
          <w:highlight w:val="lightGray"/>
        </w:rPr>
      </w:pPr>
      <w:r w:rsidRPr="005E4AA3">
        <w:rPr>
          <w:highlight w:val="lightGray"/>
        </w:rPr>
        <w:t>Тип груза – паллета;</w:t>
      </w:r>
    </w:p>
    <w:p w14:paraId="3BC30158" w14:textId="77777777" w:rsidR="00DA19FC" w:rsidRPr="005E4AA3" w:rsidRDefault="00DA19FC" w:rsidP="00DA19FC">
      <w:pPr>
        <w:rPr>
          <w:highlight w:val="lightGray"/>
        </w:rPr>
      </w:pPr>
      <w:r w:rsidRPr="005E4AA3">
        <w:rPr>
          <w:highlight w:val="lightGray"/>
        </w:rPr>
        <w:t>Тип отбора – целыми грузами.</w:t>
      </w:r>
    </w:p>
    <w:p w14:paraId="431759C5" w14:textId="77777777" w:rsidR="00DA19FC" w:rsidRPr="005E4AA3" w:rsidRDefault="00DA19FC" w:rsidP="00DA19FC">
      <w:pPr>
        <w:rPr>
          <w:highlight w:val="lightGray"/>
        </w:rPr>
      </w:pPr>
      <w:r w:rsidRPr="005E4AA3">
        <w:rPr>
          <w:highlight w:val="lightGray"/>
        </w:rPr>
        <w:t>Способ выполнения – работа;</w:t>
      </w:r>
    </w:p>
    <w:p w14:paraId="31CFE0B8" w14:textId="7C90F1B1" w:rsidR="00E61F4A" w:rsidRDefault="00DA19FC" w:rsidP="00DA19FC">
      <w:r w:rsidRPr="005E4AA3">
        <w:rPr>
          <w:highlight w:val="lightGray"/>
        </w:rPr>
        <w:t xml:space="preserve">Максимальное количество деталей </w:t>
      </w:r>
      <w:r w:rsidR="005E4AA3">
        <w:rPr>
          <w:highlight w:val="lightGray"/>
        </w:rPr>
        <w:t xml:space="preserve">в ЛО </w:t>
      </w:r>
      <w:r w:rsidRPr="005E4AA3">
        <w:rPr>
          <w:highlight w:val="lightGray"/>
        </w:rPr>
        <w:t>– 1.</w:t>
      </w:r>
    </w:p>
    <w:p w14:paraId="67A12F5A" w14:textId="35ACD7B0" w:rsidR="00BC3B0B" w:rsidRDefault="00BC3B0B" w:rsidP="00FA1419"/>
    <w:p w14:paraId="42DB5AEC" w14:textId="77777777" w:rsidR="00FA1419" w:rsidRDefault="00FA1419">
      <w:pPr>
        <w:rPr>
          <w:ins w:id="3195" w:author="cc-sed63" w:date="2018-09-04T10:38:00Z"/>
        </w:rPr>
        <w:pPrChange w:id="3196" w:author="cc-sed63" w:date="2018-08-31T13:12:00Z">
          <w:pPr>
            <w:pStyle w:val="3"/>
          </w:pPr>
        </w:pPrChange>
      </w:pPr>
    </w:p>
    <w:p w14:paraId="5C6C3E44" w14:textId="22D61858" w:rsidR="002A12FB" w:rsidRPr="00016CD7" w:rsidRDefault="002A12FB" w:rsidP="002A12FB">
      <w:pPr>
        <w:pStyle w:val="2"/>
        <w:rPr>
          <w:ins w:id="3197" w:author="cc-sed63" w:date="2018-09-04T10:38:00Z"/>
          <w:highlight w:val="lightGray"/>
          <w:lang w:val="ru-RU"/>
        </w:rPr>
      </w:pPr>
      <w:bookmarkStart w:id="3198" w:name="_Toc529192783"/>
      <w:ins w:id="3199" w:author="cc-sed63" w:date="2018-09-04T10:38:00Z">
        <w:r w:rsidRPr="00016CD7">
          <w:rPr>
            <w:highlight w:val="lightGray"/>
            <w:lang w:val="ru-RU"/>
          </w:rPr>
          <w:lastRenderedPageBreak/>
          <w:t>Весовой контроль</w:t>
        </w:r>
      </w:ins>
      <w:r w:rsidR="00FA1419" w:rsidRPr="00016CD7">
        <w:rPr>
          <w:highlight w:val="lightGray"/>
          <w:lang w:val="en-US"/>
        </w:rPr>
        <w:t xml:space="preserve"> </w:t>
      </w:r>
      <w:r w:rsidR="00FA1419" w:rsidRPr="00016CD7">
        <w:rPr>
          <w:highlight w:val="lightGray"/>
          <w:lang w:val="ru-RU"/>
        </w:rPr>
        <w:t>ТПР №3</w:t>
      </w:r>
      <w:bookmarkEnd w:id="3198"/>
    </w:p>
    <w:p w14:paraId="4A1AA8C5" w14:textId="77777777" w:rsidR="00732262" w:rsidRPr="00846CEF" w:rsidRDefault="0053103C">
      <w:pPr>
        <w:ind w:firstLine="708"/>
        <w:rPr>
          <w:highlight w:val="yellow"/>
        </w:rPr>
        <w:pPrChange w:id="3200" w:author="cc-sed63" w:date="2018-08-31T13:12:00Z">
          <w:pPr>
            <w:pStyle w:val="3"/>
          </w:pPr>
        </w:pPrChange>
      </w:pPr>
      <w:ins w:id="3201" w:author="cc-sed63" w:date="2018-09-04T10:57:00Z">
        <w:r w:rsidRPr="00846CEF">
          <w:rPr>
            <w:highlight w:val="yellow"/>
            <w:lang w:eastAsia="x-none"/>
          </w:rPr>
          <w:t xml:space="preserve">Все лотки, выкладываемые в ячейку </w:t>
        </w:r>
        <w:proofErr w:type="gramStart"/>
        <w:r w:rsidRPr="00846CEF">
          <w:rPr>
            <w:highlight w:val="yellow"/>
            <w:lang w:val="en-US" w:eastAsia="x-none"/>
          </w:rPr>
          <w:t>CNPT</w:t>
        </w:r>
        <w:proofErr w:type="gramEnd"/>
        <w:r w:rsidRPr="00846CEF">
          <w:rPr>
            <w:highlight w:val="yellow"/>
            <w:lang w:eastAsia="x-none"/>
            <w:rPrChange w:id="3202" w:author="cc-sed63" w:date="2018-09-04T10:57:00Z">
              <w:rPr>
                <w:b w:val="0"/>
                <w:bCs w:val="0"/>
                <w:lang w:val="en-US"/>
              </w:rPr>
            </w:rPrChange>
          </w:rPr>
          <w:t xml:space="preserve"> </w:t>
        </w:r>
        <w:r w:rsidRPr="00846CEF">
          <w:rPr>
            <w:highlight w:val="yellow"/>
            <w:lang w:eastAsia="x-none"/>
          </w:rPr>
          <w:t xml:space="preserve">проходят весовой контроль. </w:t>
        </w:r>
      </w:ins>
    </w:p>
    <w:p w14:paraId="2DFC493E" w14:textId="2213D7BE" w:rsidR="00732262" w:rsidRPr="00846CEF" w:rsidRDefault="0053103C" w:rsidP="00732262">
      <w:pPr>
        <w:pStyle w:val="afff1"/>
        <w:numPr>
          <w:ilvl w:val="0"/>
          <w:numId w:val="115"/>
        </w:numPr>
        <w:rPr>
          <w:highlight w:val="yellow"/>
        </w:rPr>
      </w:pPr>
      <w:commentRangeStart w:id="3203"/>
      <w:ins w:id="3204" w:author="cc-sed63" w:date="2018-09-04T10:58:00Z">
        <w:r w:rsidRPr="00846CEF">
          <w:rPr>
            <w:highlight w:val="yellow"/>
            <w:lang w:eastAsia="x-none"/>
          </w:rPr>
          <w:t xml:space="preserve">Если весовой контроль пройден, </w:t>
        </w:r>
      </w:ins>
      <w:r w:rsidR="00732262" w:rsidRPr="00846CEF">
        <w:rPr>
          <w:highlight w:val="yellow"/>
          <w:lang w:eastAsia="x-none"/>
        </w:rPr>
        <w:t>лоток</w:t>
      </w:r>
      <w:ins w:id="3205" w:author="cc-sed63" w:date="2018-09-04T10:58:00Z">
        <w:r w:rsidRPr="00846CEF">
          <w:rPr>
            <w:highlight w:val="yellow"/>
            <w:lang w:eastAsia="x-none"/>
          </w:rPr>
          <w:t xml:space="preserve"> направляется в </w:t>
        </w:r>
      </w:ins>
      <w:r w:rsidR="00016CD7" w:rsidRPr="00846CEF">
        <w:rPr>
          <w:highlight w:val="yellow"/>
          <w:lang w:eastAsia="x-none"/>
        </w:rPr>
        <w:t xml:space="preserve">ячейку </w:t>
      </w:r>
      <w:r w:rsidR="00016CD7" w:rsidRPr="00846CEF">
        <w:rPr>
          <w:highlight w:val="yellow"/>
          <w:lang w:val="en-US" w:eastAsia="x-none"/>
        </w:rPr>
        <w:t>RG</w:t>
      </w:r>
      <w:r w:rsidR="00016CD7" w:rsidRPr="00846CEF">
        <w:rPr>
          <w:highlight w:val="yellow"/>
          <w:lang w:eastAsia="x-none"/>
        </w:rPr>
        <w:t>3</w:t>
      </w:r>
      <w:r w:rsidR="00732262" w:rsidRPr="00846CEF">
        <w:rPr>
          <w:highlight w:val="yellow"/>
          <w:lang w:eastAsia="x-none"/>
        </w:rPr>
        <w:t>, ЛО получает статус «Закрыт», а Груз «Отобран»;</w:t>
      </w:r>
      <w:commentRangeEnd w:id="3203"/>
      <w:r w:rsidR="009562D3">
        <w:rPr>
          <w:rStyle w:val="aff0"/>
          <w:rFonts w:eastAsia="Times New Roman"/>
          <w:lang w:eastAsia="ru-RU"/>
        </w:rPr>
        <w:commentReference w:id="3203"/>
      </w:r>
    </w:p>
    <w:p w14:paraId="39D93252" w14:textId="15060711" w:rsidR="002A12FB" w:rsidRPr="00846CEF" w:rsidRDefault="0053103C" w:rsidP="00732262">
      <w:pPr>
        <w:pStyle w:val="afff1"/>
        <w:numPr>
          <w:ilvl w:val="0"/>
          <w:numId w:val="115"/>
        </w:numPr>
        <w:rPr>
          <w:ins w:id="3206" w:author="cc-sed63" w:date="2018-08-31T13:26:00Z"/>
          <w:highlight w:val="yellow"/>
        </w:rPr>
      </w:pPr>
      <w:ins w:id="3207" w:author="cc-sed63" w:date="2018-09-04T10:58:00Z">
        <w:r w:rsidRPr="00846CEF">
          <w:rPr>
            <w:highlight w:val="yellow"/>
            <w:lang w:eastAsia="x-none"/>
          </w:rPr>
          <w:t xml:space="preserve">Если весовой контроль не пройден лоток направляется в </w:t>
        </w:r>
        <w:commentRangeStart w:id="3208"/>
        <w:commentRangeStart w:id="3209"/>
        <w:r w:rsidRPr="00846CEF">
          <w:rPr>
            <w:highlight w:val="yellow"/>
            <w:lang w:eastAsia="x-none"/>
          </w:rPr>
          <w:t xml:space="preserve">ячейку </w:t>
        </w:r>
        <w:r w:rsidRPr="00846CEF">
          <w:rPr>
            <w:highlight w:val="yellow"/>
            <w:lang w:val="en-US" w:eastAsia="x-none"/>
          </w:rPr>
          <w:t>CNCS</w:t>
        </w:r>
      </w:ins>
      <w:r w:rsidR="00732262" w:rsidRPr="00846CEF">
        <w:rPr>
          <w:highlight w:val="yellow"/>
          <w:lang w:eastAsia="x-none"/>
        </w:rPr>
        <w:t>, ЛО остается в статусе «В работе, а Груз получает статус «Проблема»</w:t>
      </w:r>
      <w:ins w:id="3210" w:author="cc-sed63" w:date="2018-09-04T10:59:00Z">
        <w:r w:rsidRPr="00846CEF">
          <w:rPr>
            <w:highlight w:val="yellow"/>
            <w:lang w:eastAsia="x-none"/>
            <w:rPrChange w:id="3211" w:author="WannaKilla" w:date="2018-09-05T23:06:00Z">
              <w:rPr>
                <w:lang w:val="en-US"/>
              </w:rPr>
            </w:rPrChange>
          </w:rPr>
          <w:t>.</w:t>
        </w:r>
      </w:ins>
      <w:commentRangeEnd w:id="3208"/>
      <w:r w:rsidR="00905552" w:rsidRPr="00846CEF">
        <w:rPr>
          <w:rStyle w:val="aff0"/>
          <w:highlight w:val="yellow"/>
        </w:rPr>
        <w:commentReference w:id="3208"/>
      </w:r>
      <w:commentRangeEnd w:id="3209"/>
      <w:r w:rsidR="00846CEF">
        <w:rPr>
          <w:rStyle w:val="aff0"/>
          <w:rFonts w:eastAsia="Times New Roman"/>
          <w:lang w:eastAsia="ru-RU"/>
        </w:rPr>
        <w:commentReference w:id="3209"/>
      </w:r>
    </w:p>
    <w:p w14:paraId="225C1841" w14:textId="50E68CA5" w:rsidR="0014515F" w:rsidRDefault="0014515F">
      <w:pPr>
        <w:rPr>
          <w:ins w:id="3212" w:author="Victoria Shilina" w:date="2018-10-25T17:19:00Z"/>
        </w:rPr>
        <w:pPrChange w:id="3213" w:author="cc-sed63" w:date="2018-08-31T13:12:00Z">
          <w:pPr>
            <w:pStyle w:val="3"/>
          </w:pPr>
        </w:pPrChange>
      </w:pPr>
    </w:p>
    <w:p w14:paraId="472E4320" w14:textId="0B2065B5" w:rsidR="0014515F" w:rsidRPr="00A6781F" w:rsidRDefault="0014515F" w:rsidP="0014515F">
      <w:pPr>
        <w:pStyle w:val="1"/>
        <w:rPr>
          <w:highlight w:val="lightGray"/>
        </w:rPr>
      </w:pPr>
      <w:bookmarkStart w:id="3214" w:name="_Toc529192784"/>
      <w:ins w:id="3215" w:author="Victoria Shilina" w:date="2018-10-25T17:19:00Z">
        <w:r w:rsidRPr="00A6781F">
          <w:rPr>
            <w:highlight w:val="lightGray"/>
          </w:rPr>
          <w:lastRenderedPageBreak/>
          <w:t>Маркировка и Упаковка</w:t>
        </w:r>
      </w:ins>
      <w:r w:rsidR="00CC752D" w:rsidRPr="00A6781F">
        <w:rPr>
          <w:highlight w:val="lightGray"/>
        </w:rPr>
        <w:t xml:space="preserve"> </w:t>
      </w:r>
      <w:r w:rsidR="00B61025" w:rsidRPr="00A6781F">
        <w:rPr>
          <w:highlight w:val="lightGray"/>
          <w:lang w:val="en-US"/>
        </w:rPr>
        <w:t>RG</w:t>
      </w:r>
      <w:r w:rsidR="00B61025" w:rsidRPr="00A6781F">
        <w:rPr>
          <w:highlight w:val="lightGray"/>
        </w:rPr>
        <w:t>3-</w:t>
      </w:r>
      <w:r w:rsidR="00FA1419" w:rsidRPr="00A6781F">
        <w:rPr>
          <w:highlight w:val="lightGray"/>
          <w:lang w:val="en-US"/>
        </w:rPr>
        <w:t>G</w:t>
      </w:r>
      <w:r w:rsidR="00FA1419" w:rsidRPr="00A6781F">
        <w:rPr>
          <w:highlight w:val="lightGray"/>
        </w:rPr>
        <w:t>3-</w:t>
      </w:r>
      <w:r w:rsidR="00C16A28" w:rsidRPr="00A6781F">
        <w:rPr>
          <w:highlight w:val="lightGray"/>
          <w:lang w:val="en-US"/>
        </w:rPr>
        <w:t>U</w:t>
      </w:r>
      <w:bookmarkEnd w:id="3214"/>
    </w:p>
    <w:p w14:paraId="74EA81C1" w14:textId="1B5111B6" w:rsidR="00B61025" w:rsidRPr="00A6781F" w:rsidRDefault="00B61025" w:rsidP="00B61025">
      <w:pPr>
        <w:rPr>
          <w:highlight w:val="lightGray"/>
        </w:rPr>
      </w:pPr>
      <w:r w:rsidRPr="00A6781F">
        <w:rPr>
          <w:highlight w:val="lightGray"/>
        </w:rPr>
        <w:t xml:space="preserve">Все заказы собираются в зоне </w:t>
      </w:r>
      <w:r w:rsidRPr="00A6781F">
        <w:rPr>
          <w:highlight w:val="lightGray"/>
          <w:lang w:val="en-US"/>
        </w:rPr>
        <w:t>RG</w:t>
      </w:r>
      <w:r w:rsidRPr="00A6781F">
        <w:rPr>
          <w:highlight w:val="lightGray"/>
        </w:rPr>
        <w:t xml:space="preserve">3 (кроме товара «тушенка», она собирается в зоне </w:t>
      </w:r>
      <w:proofErr w:type="gramStart"/>
      <w:r w:rsidRPr="00A6781F">
        <w:rPr>
          <w:highlight w:val="lightGray"/>
        </w:rPr>
        <w:t>О</w:t>
      </w:r>
      <w:proofErr w:type="gramEnd"/>
      <w:r w:rsidRPr="00A6781F">
        <w:rPr>
          <w:highlight w:val="lightGray"/>
        </w:rPr>
        <w:t>).</w:t>
      </w:r>
    </w:p>
    <w:p w14:paraId="10212C84" w14:textId="234ED116" w:rsidR="00B61025" w:rsidRPr="00A6781F" w:rsidRDefault="00B61025" w:rsidP="00B61025">
      <w:pPr>
        <w:rPr>
          <w:i/>
          <w:highlight w:val="lightGray"/>
          <w:lang w:eastAsia="x-none"/>
        </w:rPr>
      </w:pPr>
      <w:ins w:id="3216" w:author="cc-sed63" w:date="2018-08-31T14:54:00Z">
        <w:r w:rsidRPr="00A6781F">
          <w:rPr>
            <w:highlight w:val="lightGray"/>
            <w:lang w:eastAsia="x-none"/>
          </w:rPr>
          <w:t xml:space="preserve">В зоне </w:t>
        </w:r>
        <w:r w:rsidRPr="00A6781F">
          <w:rPr>
            <w:highlight w:val="lightGray"/>
            <w:lang w:val="en-US" w:eastAsia="x-none"/>
          </w:rPr>
          <w:t>G</w:t>
        </w:r>
        <w:r w:rsidRPr="00A6781F">
          <w:rPr>
            <w:highlight w:val="lightGray"/>
            <w:lang w:eastAsia="x-none"/>
            <w:rPrChange w:id="3217" w:author="cc-sed63" w:date="2018-08-31T14:55:00Z">
              <w:rPr>
                <w:rFonts w:ascii="Arial" w:hAnsi="Arial"/>
                <w:sz w:val="36"/>
                <w:szCs w:val="28"/>
                <w:lang w:val="en-US" w:eastAsia="x-none"/>
              </w:rPr>
            </w:rPrChange>
          </w:rPr>
          <w:t xml:space="preserve">3 </w:t>
        </w:r>
      </w:ins>
      <w:ins w:id="3218" w:author="cc-sed63" w:date="2018-08-31T14:55:00Z">
        <w:r w:rsidRPr="00A6781F">
          <w:rPr>
            <w:highlight w:val="lightGray"/>
            <w:lang w:eastAsia="x-none"/>
          </w:rPr>
          <w:t>одна секция гравитации является одной ячейкой</w:t>
        </w:r>
      </w:ins>
      <w:r w:rsidR="006803FF" w:rsidRPr="00A6781F">
        <w:rPr>
          <w:highlight w:val="lightGray"/>
          <w:lang w:eastAsia="x-none"/>
        </w:rPr>
        <w:t xml:space="preserve"> с вместимостью </w:t>
      </w:r>
      <w:r w:rsidR="00C93E59" w:rsidRPr="00A6781F">
        <w:rPr>
          <w:highlight w:val="lightGray"/>
          <w:lang w:eastAsia="x-none"/>
        </w:rPr>
        <w:t>4-</w:t>
      </w:r>
      <w:r w:rsidR="006803FF" w:rsidRPr="00A6781F">
        <w:rPr>
          <w:highlight w:val="lightGray"/>
          <w:lang w:eastAsia="x-none"/>
        </w:rPr>
        <w:t>5 лотков.</w:t>
      </w:r>
    </w:p>
    <w:p w14:paraId="067B8879" w14:textId="1E2CC1BD" w:rsidR="0090406D" w:rsidRPr="00A6781F" w:rsidRDefault="0090406D" w:rsidP="00B61025">
      <w:p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 xml:space="preserve">После </w:t>
      </w:r>
      <w:r w:rsidR="00C93E59" w:rsidRPr="00A6781F">
        <w:rPr>
          <w:highlight w:val="lightGray"/>
          <w:lang w:eastAsia="x-none"/>
        </w:rPr>
        <w:t>консолидации</w:t>
      </w:r>
      <w:r w:rsidRPr="00A6781F">
        <w:rPr>
          <w:highlight w:val="lightGray"/>
          <w:lang w:eastAsia="x-none"/>
        </w:rPr>
        <w:t xml:space="preserve"> Заказ-Артикул в </w:t>
      </w:r>
      <w:r w:rsidRPr="00A6781F">
        <w:rPr>
          <w:highlight w:val="lightGray"/>
          <w:lang w:val="en-US" w:eastAsia="x-none"/>
        </w:rPr>
        <w:t>G</w:t>
      </w:r>
      <w:r w:rsidRPr="00A6781F">
        <w:rPr>
          <w:highlight w:val="lightGray"/>
          <w:lang w:eastAsia="x-none"/>
        </w:rPr>
        <w:t>3 происходит отбор Грузов для Маркировки</w:t>
      </w:r>
      <w:r w:rsidR="006803FF" w:rsidRPr="00A6781F">
        <w:rPr>
          <w:highlight w:val="lightGray"/>
          <w:lang w:eastAsia="x-none"/>
        </w:rPr>
        <w:t xml:space="preserve"> и Упаковки в зону</w:t>
      </w:r>
      <w:r w:rsidRPr="00A6781F">
        <w:rPr>
          <w:highlight w:val="lightGray"/>
          <w:lang w:eastAsia="x-none"/>
        </w:rPr>
        <w:t xml:space="preserve"> </w:t>
      </w:r>
      <w:r w:rsidRPr="00A6781F">
        <w:rPr>
          <w:highlight w:val="lightGray"/>
          <w:lang w:val="en-US" w:eastAsia="x-none"/>
        </w:rPr>
        <w:t>U</w:t>
      </w:r>
      <w:r w:rsidR="006803FF" w:rsidRPr="00A6781F">
        <w:rPr>
          <w:highlight w:val="lightGray"/>
          <w:lang w:eastAsia="x-none"/>
        </w:rPr>
        <w:t>.</w:t>
      </w:r>
    </w:p>
    <w:p w14:paraId="7CF20456" w14:textId="54DAC1C8" w:rsidR="00FA1419" w:rsidRPr="00A6781F" w:rsidRDefault="00FA1419" w:rsidP="00FA1419">
      <w:pPr>
        <w:pStyle w:val="2"/>
        <w:rPr>
          <w:ins w:id="3219" w:author="cc-sed63" w:date="2018-08-31T13:27:00Z"/>
          <w:highlight w:val="lightGray"/>
          <w:lang w:val="ru-RU"/>
        </w:rPr>
      </w:pPr>
      <w:bookmarkStart w:id="3220" w:name="_Toc529192785"/>
      <w:ins w:id="3221" w:author="cc-sed63" w:date="2018-08-31T13:27:00Z">
        <w:r w:rsidRPr="00A6781F">
          <w:rPr>
            <w:highlight w:val="lightGray"/>
            <w:lang w:val="ru-RU"/>
          </w:rPr>
          <w:t>Выбор ячейки сборки заказа</w:t>
        </w:r>
      </w:ins>
      <w:ins w:id="3222" w:author="Victoria Shilina" w:date="2018-10-26T10:37:00Z">
        <w:r w:rsidRPr="00A6781F">
          <w:rPr>
            <w:highlight w:val="lightGray"/>
            <w:lang w:val="ru-RU"/>
          </w:rPr>
          <w:t xml:space="preserve"> </w:t>
        </w:r>
      </w:ins>
      <w:r w:rsidR="00BA31C1" w:rsidRPr="00A6781F">
        <w:rPr>
          <w:highlight w:val="lightGray"/>
          <w:lang w:val="en-US"/>
        </w:rPr>
        <w:t>RG</w:t>
      </w:r>
      <w:r w:rsidR="00BA31C1" w:rsidRPr="00A6781F">
        <w:rPr>
          <w:highlight w:val="lightGray"/>
        </w:rPr>
        <w:t>3-</w:t>
      </w:r>
      <w:ins w:id="3223" w:author="Victoria Shilina" w:date="2018-10-26T10:37:00Z">
        <w:r w:rsidRPr="00A6781F">
          <w:rPr>
            <w:highlight w:val="lightGray"/>
            <w:lang w:val="en-US"/>
          </w:rPr>
          <w:t>G</w:t>
        </w:r>
        <w:r w:rsidRPr="00A6781F">
          <w:rPr>
            <w:highlight w:val="lightGray"/>
            <w:lang w:val="ru-RU"/>
          </w:rPr>
          <w:t>3</w:t>
        </w:r>
      </w:ins>
      <w:bookmarkEnd w:id="3220"/>
    </w:p>
    <w:p w14:paraId="6B9D599D" w14:textId="09C12B0E" w:rsidR="00FA1419" w:rsidRPr="00A6781F" w:rsidRDefault="00BA31C1">
      <w:pPr>
        <w:rPr>
          <w:ins w:id="3224" w:author="cc-sed63" w:date="2018-08-31T14:45:00Z"/>
          <w:highlight w:val="lightGray"/>
        </w:rPr>
        <w:pPrChange w:id="3225" w:author="cc-sed63" w:date="2018-08-31T13:27:00Z">
          <w:pPr>
            <w:pStyle w:val="2"/>
          </w:pPr>
        </w:pPrChange>
      </w:pPr>
      <w:ins w:id="3226" w:author="cc-sed63" w:date="2018-08-31T14:44:00Z">
        <w:r w:rsidRPr="00A6781F">
          <w:rPr>
            <w:highlight w:val="lightGray"/>
            <w:lang w:eastAsia="x-none"/>
          </w:rPr>
          <w:t xml:space="preserve">Выбор ячейки </w:t>
        </w:r>
      </w:ins>
      <w:r w:rsidRPr="00A6781F">
        <w:rPr>
          <w:highlight w:val="lightGray"/>
          <w:lang w:val="en-US" w:eastAsia="x-none"/>
        </w:rPr>
        <w:t>G</w:t>
      </w:r>
      <w:r w:rsidRPr="00A6781F">
        <w:rPr>
          <w:highlight w:val="lightGray"/>
          <w:lang w:eastAsia="x-none"/>
        </w:rPr>
        <w:t xml:space="preserve">3 </w:t>
      </w:r>
      <w:ins w:id="3227" w:author="cc-sed63" w:date="2018-08-31T14:44:00Z">
        <w:r w:rsidRPr="00A6781F">
          <w:rPr>
            <w:highlight w:val="lightGray"/>
            <w:lang w:eastAsia="x-none"/>
          </w:rPr>
          <w:t xml:space="preserve">сборки заказа регулируется </w:t>
        </w:r>
      </w:ins>
      <w:r w:rsidRPr="00A6781F">
        <w:rPr>
          <w:highlight w:val="lightGray"/>
          <w:lang w:eastAsia="x-none"/>
        </w:rPr>
        <w:fldChar w:fldCharType="begin"/>
      </w:r>
      <w:r w:rsidRPr="00A6781F">
        <w:rPr>
          <w:highlight w:val="lightGray"/>
          <w:lang w:eastAsia="x-none"/>
        </w:rPr>
        <w:instrText xml:space="preserve"> HYPERLINK  \l "_Правилами_размещения_грузов" </w:instrText>
      </w:r>
      <w:r w:rsidRPr="00A6781F">
        <w:rPr>
          <w:highlight w:val="lightGray"/>
          <w:lang w:eastAsia="x-none"/>
        </w:rPr>
        <w:fldChar w:fldCharType="separate"/>
      </w:r>
      <w:r w:rsidRPr="00A6781F">
        <w:rPr>
          <w:rStyle w:val="a5"/>
          <w:highlight w:val="lightGray"/>
          <w:lang w:eastAsia="x-none"/>
        </w:rPr>
        <w:t>5.5. Правилами размещения грузов G3</w:t>
      </w:r>
      <w:r w:rsidRPr="00A6781F">
        <w:rPr>
          <w:highlight w:val="lightGray"/>
          <w:lang w:eastAsia="x-none"/>
        </w:rPr>
        <w:fldChar w:fldCharType="end"/>
      </w:r>
      <w:ins w:id="3228" w:author="cc-sed63" w:date="2018-08-31T14:45:00Z">
        <w:r w:rsidRPr="00A6781F">
          <w:rPr>
            <w:highlight w:val="lightGray"/>
            <w:lang w:eastAsia="x-none"/>
          </w:rPr>
          <w:t>.</w:t>
        </w:r>
        <w:r w:rsidR="00FA1419" w:rsidRPr="00A6781F">
          <w:rPr>
            <w:highlight w:val="lightGray"/>
            <w:lang w:eastAsia="x-none"/>
          </w:rPr>
          <w:t xml:space="preserve"> </w:t>
        </w:r>
      </w:ins>
    </w:p>
    <w:p w14:paraId="17CE9DAE" w14:textId="1F4BFF1F" w:rsidR="00335B97" w:rsidRPr="00A6781F" w:rsidRDefault="00E335BB" w:rsidP="0090406D">
      <w:pPr>
        <w:pStyle w:val="2"/>
        <w:rPr>
          <w:highlight w:val="lightGray"/>
          <w:lang w:val="ru-RU"/>
        </w:rPr>
      </w:pPr>
      <w:bookmarkStart w:id="3229" w:name="_Отбор_груза_G3-Ui"/>
      <w:bookmarkStart w:id="3230" w:name="_Toc529192786"/>
      <w:bookmarkEnd w:id="3229"/>
      <w:commentRangeStart w:id="3231"/>
      <w:proofErr w:type="spellStart"/>
      <w:r w:rsidRPr="00A6781F">
        <w:rPr>
          <w:highlight w:val="lightGray"/>
        </w:rPr>
        <w:t>Отбор</w:t>
      </w:r>
      <w:proofErr w:type="spellEnd"/>
      <w:r w:rsidRPr="00A6781F">
        <w:rPr>
          <w:highlight w:val="lightGray"/>
        </w:rPr>
        <w:t xml:space="preserve"> </w:t>
      </w:r>
      <w:r w:rsidR="00F34D05" w:rsidRPr="00A6781F">
        <w:rPr>
          <w:highlight w:val="lightGray"/>
          <w:lang w:val="ru-RU"/>
        </w:rPr>
        <w:t xml:space="preserve">грузов по </w:t>
      </w:r>
      <w:r w:rsidR="00F34D05" w:rsidRPr="00A6781F">
        <w:rPr>
          <w:highlight w:val="lightGray"/>
        </w:rPr>
        <w:t>заказу</w:t>
      </w:r>
      <w:r w:rsidR="0090406D" w:rsidRPr="00A6781F">
        <w:rPr>
          <w:highlight w:val="lightGray"/>
        </w:rPr>
        <w:t xml:space="preserve"> </w:t>
      </w:r>
      <w:r w:rsidR="0090406D" w:rsidRPr="00A6781F">
        <w:rPr>
          <w:highlight w:val="lightGray"/>
          <w:lang w:val="en-US"/>
        </w:rPr>
        <w:t>G</w:t>
      </w:r>
      <w:r w:rsidR="0090406D" w:rsidRPr="00A6781F">
        <w:rPr>
          <w:highlight w:val="lightGray"/>
          <w:lang w:val="ru-RU"/>
        </w:rPr>
        <w:t>3-</w:t>
      </w:r>
      <w:proofErr w:type="spellStart"/>
      <w:r w:rsidR="0090406D" w:rsidRPr="00A6781F">
        <w:rPr>
          <w:highlight w:val="lightGray"/>
          <w:lang w:val="en-US"/>
        </w:rPr>
        <w:t>Ui</w:t>
      </w:r>
      <w:bookmarkEnd w:id="3230"/>
      <w:commentRangeEnd w:id="3231"/>
      <w:proofErr w:type="spellEnd"/>
      <w:r w:rsidR="009562D3">
        <w:rPr>
          <w:rStyle w:val="aff0"/>
          <w:rFonts w:ascii="Times New Roman" w:hAnsi="Times New Roman"/>
          <w:b w:val="0"/>
          <w:bCs w:val="0"/>
          <w:iCs w:val="0"/>
          <w:lang w:val="ru-RU" w:eastAsia="ru-RU"/>
        </w:rPr>
        <w:commentReference w:id="3231"/>
      </w:r>
    </w:p>
    <w:p w14:paraId="72A75550" w14:textId="49A25995" w:rsidR="0090406D" w:rsidRPr="00A6781F" w:rsidRDefault="00F34D05" w:rsidP="0090406D">
      <w:pPr>
        <w:rPr>
          <w:highlight w:val="lightGray"/>
          <w:lang w:eastAsia="x-none"/>
        </w:rPr>
      </w:pPr>
      <w:commentRangeStart w:id="3232"/>
      <w:r w:rsidRPr="00A6781F">
        <w:rPr>
          <w:highlight w:val="lightGray"/>
          <w:lang w:eastAsia="x-none"/>
        </w:rPr>
        <w:t>Отбор грузов по заказу</w:t>
      </w:r>
      <w:r w:rsidR="0090406D" w:rsidRPr="00A6781F">
        <w:rPr>
          <w:highlight w:val="lightGray"/>
          <w:lang w:eastAsia="x-none"/>
        </w:rPr>
        <w:t xml:space="preserve"> из </w:t>
      </w:r>
      <w:r w:rsidR="0090406D" w:rsidRPr="00A6781F">
        <w:rPr>
          <w:highlight w:val="lightGray"/>
          <w:lang w:val="en-US" w:eastAsia="x-none"/>
        </w:rPr>
        <w:t>G</w:t>
      </w:r>
      <w:r w:rsidR="0090406D" w:rsidRPr="00A6781F">
        <w:rPr>
          <w:highlight w:val="lightGray"/>
          <w:lang w:eastAsia="x-none"/>
        </w:rPr>
        <w:t xml:space="preserve">3 происходит через </w:t>
      </w:r>
      <w:r w:rsidR="000D0C42" w:rsidRPr="00A6781F">
        <w:rPr>
          <w:highlight w:val="lightGray"/>
          <w:lang w:eastAsia="x-none"/>
        </w:rPr>
        <w:t>СТ</w:t>
      </w:r>
      <w:r w:rsidR="0090406D" w:rsidRPr="00A6781F">
        <w:rPr>
          <w:highlight w:val="lightGray"/>
          <w:lang w:eastAsia="x-none"/>
        </w:rPr>
        <w:t xml:space="preserve"> </w:t>
      </w:r>
      <w:r w:rsidRPr="00A6781F">
        <w:rPr>
          <w:highlight w:val="lightGray"/>
          <w:lang w:eastAsia="x-none"/>
        </w:rPr>
        <w:t>по статусу Заказа</w:t>
      </w:r>
      <w:r w:rsidR="000D0C42" w:rsidRPr="00A6781F">
        <w:rPr>
          <w:highlight w:val="lightGray"/>
          <w:lang w:eastAsia="x-none"/>
        </w:rPr>
        <w:t xml:space="preserve"> «Готов к комплектации»</w:t>
      </w:r>
      <w:r w:rsidR="0090406D" w:rsidRPr="00A6781F">
        <w:rPr>
          <w:highlight w:val="lightGray"/>
          <w:lang w:eastAsia="x-none"/>
        </w:rPr>
        <w:t>:</w:t>
      </w:r>
      <w:commentRangeEnd w:id="3232"/>
      <w:r w:rsidR="009562D3">
        <w:rPr>
          <w:rStyle w:val="aff0"/>
        </w:rPr>
        <w:commentReference w:id="3232"/>
      </w:r>
    </w:p>
    <w:p w14:paraId="683A4EEB" w14:textId="0C827389" w:rsidR="0090406D" w:rsidRPr="00A6781F" w:rsidRDefault="00BE5A11" w:rsidP="00F34D05">
      <w:pPr>
        <w:pStyle w:val="afff1"/>
        <w:numPr>
          <w:ilvl w:val="0"/>
          <w:numId w:val="82"/>
        </w:num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 xml:space="preserve">Менеджер СУ определяет заказ в статусе </w:t>
      </w:r>
      <w:r w:rsidR="00F34D05" w:rsidRPr="00A6781F">
        <w:rPr>
          <w:highlight w:val="lightGray"/>
          <w:lang w:eastAsia="x-none"/>
        </w:rPr>
        <w:t>«Готов к комплектации»;</w:t>
      </w:r>
    </w:p>
    <w:p w14:paraId="653B37B6" w14:textId="02724A49" w:rsidR="0090406D" w:rsidRPr="00A6781F" w:rsidRDefault="00F34D05" w:rsidP="0090406D">
      <w:pPr>
        <w:pStyle w:val="afff1"/>
        <w:numPr>
          <w:ilvl w:val="0"/>
          <w:numId w:val="82"/>
        </w:num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 xml:space="preserve">Менеджер СУ </w:t>
      </w:r>
      <w:r w:rsidR="0090406D" w:rsidRPr="00A6781F">
        <w:rPr>
          <w:highlight w:val="lightGray"/>
          <w:lang w:eastAsia="x-none"/>
        </w:rPr>
        <w:t>переме</w:t>
      </w:r>
      <w:r w:rsidRPr="00A6781F">
        <w:rPr>
          <w:highlight w:val="lightGray"/>
          <w:lang w:eastAsia="x-none"/>
        </w:rPr>
        <w:t>щает</w:t>
      </w:r>
      <w:r w:rsidR="0090406D" w:rsidRPr="00A6781F">
        <w:rPr>
          <w:highlight w:val="lightGray"/>
          <w:lang w:eastAsia="x-none"/>
        </w:rPr>
        <w:t xml:space="preserve"> все Грузы</w:t>
      </w:r>
      <w:r w:rsidRPr="00A6781F">
        <w:rPr>
          <w:highlight w:val="lightGray"/>
          <w:lang w:eastAsia="x-none"/>
        </w:rPr>
        <w:t xml:space="preserve"> по заказу</w:t>
      </w:r>
      <w:r w:rsidR="0090406D" w:rsidRPr="00A6781F">
        <w:rPr>
          <w:highlight w:val="lightGray"/>
          <w:lang w:eastAsia="x-none"/>
        </w:rPr>
        <w:t xml:space="preserve"> из ячейки</w:t>
      </w:r>
      <w:r w:rsidRPr="00A6781F">
        <w:rPr>
          <w:highlight w:val="lightGray"/>
          <w:lang w:eastAsia="x-none"/>
        </w:rPr>
        <w:t xml:space="preserve"> (ячеек)</w:t>
      </w:r>
      <w:r w:rsidR="0090406D" w:rsidRPr="00A6781F">
        <w:rPr>
          <w:highlight w:val="lightGray"/>
          <w:lang w:eastAsia="x-none"/>
        </w:rPr>
        <w:t xml:space="preserve"> </w:t>
      </w:r>
      <w:r w:rsidR="0090406D" w:rsidRPr="00A6781F">
        <w:rPr>
          <w:highlight w:val="lightGray"/>
          <w:lang w:val="en-US" w:eastAsia="x-none"/>
        </w:rPr>
        <w:t>G</w:t>
      </w:r>
      <w:r w:rsidR="0090406D" w:rsidRPr="00A6781F">
        <w:rPr>
          <w:highlight w:val="lightGray"/>
          <w:lang w:eastAsia="x-none"/>
        </w:rPr>
        <w:t xml:space="preserve">3 в ячейку </w:t>
      </w:r>
      <w:proofErr w:type="spellStart"/>
      <w:r w:rsidR="0090406D" w:rsidRPr="00A6781F">
        <w:rPr>
          <w:highlight w:val="lightGray"/>
          <w:lang w:val="en-US" w:eastAsia="x-none"/>
        </w:rPr>
        <w:t>Ui</w:t>
      </w:r>
      <w:proofErr w:type="spellEnd"/>
      <w:r w:rsidR="0027503D" w:rsidRPr="00A6781F">
        <w:rPr>
          <w:highlight w:val="lightGray"/>
          <w:lang w:eastAsia="x-none"/>
        </w:rPr>
        <w:t xml:space="preserve">, смена статуса Груза </w:t>
      </w:r>
      <w:r w:rsidR="006803FF" w:rsidRPr="00A6781F">
        <w:rPr>
          <w:highlight w:val="lightGray"/>
          <w:lang w:eastAsia="x-none"/>
        </w:rPr>
        <w:t xml:space="preserve">на </w:t>
      </w:r>
      <w:r w:rsidR="0027503D" w:rsidRPr="00A6781F">
        <w:rPr>
          <w:highlight w:val="lightGray"/>
          <w:lang w:eastAsia="x-none"/>
        </w:rPr>
        <w:t>«</w:t>
      </w:r>
      <w:r w:rsidR="000D0C42" w:rsidRPr="00A6781F">
        <w:rPr>
          <w:highlight w:val="lightGray"/>
          <w:lang w:eastAsia="x-none"/>
        </w:rPr>
        <w:t>Комплектация</w:t>
      </w:r>
      <w:r w:rsidR="0027503D" w:rsidRPr="00A6781F">
        <w:rPr>
          <w:highlight w:val="lightGray"/>
          <w:lang w:eastAsia="x-none"/>
        </w:rPr>
        <w:t>»</w:t>
      </w:r>
      <w:r w:rsidR="000D0C42" w:rsidRPr="00A6781F">
        <w:rPr>
          <w:highlight w:val="lightGray"/>
          <w:lang w:eastAsia="x-none"/>
        </w:rPr>
        <w:t>.</w:t>
      </w:r>
    </w:p>
    <w:p w14:paraId="324E42EB" w14:textId="77777777" w:rsidR="00F60374" w:rsidRPr="00A6781F" w:rsidRDefault="00F60374" w:rsidP="00F60374">
      <w:p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 xml:space="preserve">Порядок работы: </w:t>
      </w:r>
    </w:p>
    <w:p w14:paraId="0A9E9617" w14:textId="2EF289FE" w:rsidR="00F60374" w:rsidRPr="00A6781F" w:rsidRDefault="00F60374" w:rsidP="00F60374">
      <w:pPr>
        <w:pStyle w:val="afff1"/>
        <w:numPr>
          <w:ilvl w:val="0"/>
          <w:numId w:val="84"/>
        </w:num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>Оператор запрашивает работу</w:t>
      </w:r>
      <w:r w:rsidR="000D0C42" w:rsidRPr="00A6781F">
        <w:rPr>
          <w:highlight w:val="lightGray"/>
          <w:lang w:eastAsia="x-none"/>
        </w:rPr>
        <w:t xml:space="preserve"> – визуально проверяет статус Груза из списка и отбирает «Готов к комплектации»;</w:t>
      </w:r>
    </w:p>
    <w:p w14:paraId="285118D1" w14:textId="56D19334" w:rsidR="00F60374" w:rsidRPr="00A6781F" w:rsidRDefault="00F60374" w:rsidP="00F60374">
      <w:pPr>
        <w:pStyle w:val="afff1"/>
        <w:numPr>
          <w:ilvl w:val="0"/>
          <w:numId w:val="84"/>
        </w:numPr>
        <w:rPr>
          <w:highlight w:val="lightGray"/>
          <w:lang w:eastAsia="x-none"/>
        </w:rPr>
      </w:pPr>
      <w:commentRangeStart w:id="3233"/>
      <w:r w:rsidRPr="00A6781F">
        <w:rPr>
          <w:highlight w:val="lightGray"/>
          <w:lang w:eastAsia="x-none"/>
        </w:rPr>
        <w:t xml:space="preserve">При получении работы Оператор перемещает все </w:t>
      </w:r>
      <w:r w:rsidR="000A5EEE" w:rsidRPr="00A6781F">
        <w:rPr>
          <w:highlight w:val="lightGray"/>
          <w:lang w:eastAsia="x-none"/>
        </w:rPr>
        <w:t>Г</w:t>
      </w:r>
      <w:r w:rsidRPr="00A6781F">
        <w:rPr>
          <w:highlight w:val="lightGray"/>
          <w:lang w:eastAsia="x-none"/>
        </w:rPr>
        <w:t xml:space="preserve">рузы из Ячейки </w:t>
      </w:r>
      <w:r w:rsidRPr="00A6781F">
        <w:rPr>
          <w:highlight w:val="lightGray"/>
          <w:lang w:val="en-US" w:eastAsia="x-none"/>
        </w:rPr>
        <w:t>G</w:t>
      </w:r>
      <w:r w:rsidR="000D0C42" w:rsidRPr="00A6781F">
        <w:rPr>
          <w:highlight w:val="lightGray"/>
          <w:lang w:eastAsia="x-none"/>
        </w:rPr>
        <w:t>3 в сво</w:t>
      </w:r>
      <w:r w:rsidR="00A30D70" w:rsidRPr="00A6781F">
        <w:rPr>
          <w:highlight w:val="lightGray"/>
          <w:lang w:eastAsia="x-none"/>
        </w:rPr>
        <w:t>ю</w:t>
      </w:r>
      <w:r w:rsidR="000D0C42" w:rsidRPr="00A6781F">
        <w:rPr>
          <w:highlight w:val="lightGray"/>
          <w:lang w:eastAsia="x-none"/>
        </w:rPr>
        <w:t xml:space="preserve"> закрепленную ячейку </w:t>
      </w:r>
      <w:proofErr w:type="spellStart"/>
      <w:r w:rsidR="000D0C42" w:rsidRPr="00A6781F">
        <w:rPr>
          <w:highlight w:val="lightGray"/>
          <w:lang w:val="en-US" w:eastAsia="x-none"/>
        </w:rPr>
        <w:t>Ui</w:t>
      </w:r>
      <w:commentRangeEnd w:id="3233"/>
      <w:proofErr w:type="spellEnd"/>
      <w:r w:rsidR="00097682" w:rsidRPr="00A6781F">
        <w:rPr>
          <w:rStyle w:val="aff0"/>
          <w:rFonts w:eastAsia="Times New Roman"/>
          <w:highlight w:val="lightGray"/>
          <w:lang w:eastAsia="ru-RU"/>
        </w:rPr>
        <w:commentReference w:id="3233"/>
      </w:r>
      <w:r w:rsidR="000D0C42" w:rsidRPr="00A6781F">
        <w:rPr>
          <w:highlight w:val="lightGray"/>
          <w:lang w:eastAsia="x-none"/>
        </w:rPr>
        <w:t>;</w:t>
      </w:r>
    </w:p>
    <w:p w14:paraId="01D0DBFE" w14:textId="187BE1CA" w:rsidR="00F60374" w:rsidRPr="00A6781F" w:rsidRDefault="00F60374" w:rsidP="00F60374">
      <w:pPr>
        <w:pStyle w:val="afff1"/>
        <w:numPr>
          <w:ilvl w:val="0"/>
          <w:numId w:val="84"/>
        </w:num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>Груз</w:t>
      </w:r>
      <w:r w:rsidR="000D0C42" w:rsidRPr="00A6781F">
        <w:rPr>
          <w:highlight w:val="lightGray"/>
          <w:lang w:val="en-US" w:eastAsia="x-none"/>
        </w:rPr>
        <w:t xml:space="preserve"> </w:t>
      </w:r>
      <w:r w:rsidRPr="00A6781F">
        <w:rPr>
          <w:highlight w:val="lightGray"/>
          <w:lang w:eastAsia="x-none"/>
        </w:rPr>
        <w:t>получает статус «</w:t>
      </w:r>
      <w:r w:rsidR="000D0C42" w:rsidRPr="00A6781F">
        <w:rPr>
          <w:highlight w:val="lightGray"/>
          <w:lang w:eastAsia="x-none"/>
        </w:rPr>
        <w:t>Комплектация</w:t>
      </w:r>
      <w:r w:rsidRPr="00A6781F">
        <w:rPr>
          <w:highlight w:val="lightGray"/>
          <w:lang w:eastAsia="x-none"/>
        </w:rPr>
        <w:t>»</w:t>
      </w:r>
      <w:r w:rsidR="000D0C42" w:rsidRPr="00A6781F">
        <w:rPr>
          <w:highlight w:val="lightGray"/>
          <w:lang w:eastAsia="x-none"/>
        </w:rPr>
        <w:t>.</w:t>
      </w:r>
    </w:p>
    <w:p w14:paraId="0D114A89" w14:textId="77777777" w:rsidR="0090406D" w:rsidRPr="00A6781F" w:rsidRDefault="0090406D" w:rsidP="0090406D">
      <w:pPr>
        <w:pStyle w:val="2"/>
        <w:rPr>
          <w:highlight w:val="lightGray"/>
          <w:lang w:val="en-US"/>
        </w:rPr>
      </w:pPr>
      <w:bookmarkStart w:id="3234" w:name="_Toc529192787"/>
      <w:commentRangeStart w:id="3235"/>
      <w:r w:rsidRPr="00A6781F">
        <w:rPr>
          <w:highlight w:val="lightGray"/>
        </w:rPr>
        <w:t xml:space="preserve">Упаковка и </w:t>
      </w:r>
      <w:proofErr w:type="spellStart"/>
      <w:r w:rsidRPr="00A6781F">
        <w:rPr>
          <w:highlight w:val="lightGray"/>
        </w:rPr>
        <w:t>маркировка</w:t>
      </w:r>
      <w:proofErr w:type="spellEnd"/>
      <w:r w:rsidRPr="00A6781F">
        <w:rPr>
          <w:highlight w:val="lightGray"/>
        </w:rPr>
        <w:t xml:space="preserve"> </w:t>
      </w:r>
      <w:proofErr w:type="spellStart"/>
      <w:r w:rsidRPr="00A6781F">
        <w:rPr>
          <w:highlight w:val="lightGray"/>
          <w:lang w:val="en-US"/>
        </w:rPr>
        <w:t>Ui</w:t>
      </w:r>
      <w:proofErr w:type="spellEnd"/>
      <w:r w:rsidRPr="00A6781F">
        <w:rPr>
          <w:highlight w:val="lightGray"/>
          <w:lang w:val="en-US"/>
        </w:rPr>
        <w:t>-CNOT</w:t>
      </w:r>
      <w:bookmarkEnd w:id="3234"/>
      <w:commentRangeEnd w:id="3235"/>
      <w:r w:rsidR="009562D3">
        <w:rPr>
          <w:rStyle w:val="aff0"/>
          <w:rFonts w:ascii="Times New Roman" w:hAnsi="Times New Roman"/>
          <w:b w:val="0"/>
          <w:bCs w:val="0"/>
          <w:iCs w:val="0"/>
          <w:lang w:val="ru-RU" w:eastAsia="ru-RU"/>
        </w:rPr>
        <w:commentReference w:id="3235"/>
      </w:r>
    </w:p>
    <w:p w14:paraId="1EE5FB1A" w14:textId="3B88B42E" w:rsidR="005E388B" w:rsidRPr="00A6781F" w:rsidRDefault="005E388B" w:rsidP="0090406D">
      <w:p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 xml:space="preserve">В зоне </w:t>
      </w:r>
      <w:proofErr w:type="spellStart"/>
      <w:r w:rsidRPr="00A6781F">
        <w:rPr>
          <w:highlight w:val="lightGray"/>
          <w:lang w:val="en-US" w:eastAsia="x-none"/>
        </w:rPr>
        <w:t>Ui</w:t>
      </w:r>
      <w:proofErr w:type="spellEnd"/>
      <w:r w:rsidRPr="00A6781F">
        <w:rPr>
          <w:highlight w:val="lightGray"/>
          <w:lang w:eastAsia="x-none"/>
        </w:rPr>
        <w:t xml:space="preserve"> работают </w:t>
      </w:r>
      <w:r w:rsidR="00D76FEF" w:rsidRPr="00A6781F">
        <w:rPr>
          <w:highlight w:val="lightGray"/>
          <w:lang w:eastAsia="x-none"/>
        </w:rPr>
        <w:t>по два</w:t>
      </w:r>
      <w:r w:rsidRPr="00A6781F">
        <w:rPr>
          <w:highlight w:val="lightGray"/>
          <w:lang w:eastAsia="x-none"/>
        </w:rPr>
        <w:t xml:space="preserve"> оператора</w:t>
      </w:r>
      <w:r w:rsidR="00D76FEF" w:rsidRPr="00A6781F">
        <w:rPr>
          <w:highlight w:val="lightGray"/>
          <w:lang w:eastAsia="x-none"/>
        </w:rPr>
        <w:t xml:space="preserve"> на каждую </w:t>
      </w:r>
      <w:proofErr w:type="spellStart"/>
      <w:r w:rsidR="00D76FEF" w:rsidRPr="00A6781F">
        <w:rPr>
          <w:highlight w:val="lightGray"/>
          <w:lang w:eastAsia="x-none"/>
        </w:rPr>
        <w:t>Бицербу</w:t>
      </w:r>
      <w:proofErr w:type="spellEnd"/>
      <w:r w:rsidR="00A30D70" w:rsidRPr="00A6781F">
        <w:rPr>
          <w:highlight w:val="lightGray"/>
          <w:lang w:eastAsia="x-none"/>
        </w:rPr>
        <w:t xml:space="preserve"> и по одному оператору на стол комплектации и маркировки</w:t>
      </w:r>
      <w:r w:rsidRPr="00A6781F">
        <w:rPr>
          <w:highlight w:val="lightGray"/>
          <w:lang w:eastAsia="x-none"/>
        </w:rPr>
        <w:t>:</w:t>
      </w:r>
    </w:p>
    <w:p w14:paraId="6D6ABB92" w14:textId="084D33A7" w:rsidR="005E388B" w:rsidRPr="00A6781F" w:rsidRDefault="005E388B" w:rsidP="005E388B">
      <w:pPr>
        <w:pStyle w:val="afff1"/>
        <w:numPr>
          <w:ilvl w:val="0"/>
          <w:numId w:val="85"/>
        </w:num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>Оператор №</w:t>
      </w:r>
      <w:proofErr w:type="spellStart"/>
      <w:r w:rsidR="00D76FEF" w:rsidRPr="00A6781F">
        <w:rPr>
          <w:highlight w:val="lightGray"/>
          <w:lang w:val="en-US" w:eastAsia="x-none"/>
        </w:rPr>
        <w:t>Ui</w:t>
      </w:r>
      <w:proofErr w:type="spellEnd"/>
      <w:r w:rsidR="00D76FEF" w:rsidRPr="00A6781F">
        <w:rPr>
          <w:highlight w:val="lightGray"/>
          <w:lang w:eastAsia="x-none"/>
        </w:rPr>
        <w:t>-</w:t>
      </w:r>
      <w:r w:rsidRPr="00A6781F">
        <w:rPr>
          <w:highlight w:val="lightGray"/>
          <w:lang w:eastAsia="x-none"/>
        </w:rPr>
        <w:t>1 работает в СУ</w:t>
      </w:r>
      <w:r w:rsidR="00D76FEF" w:rsidRPr="00A6781F">
        <w:rPr>
          <w:highlight w:val="lightGray"/>
          <w:lang w:eastAsia="x-none"/>
        </w:rPr>
        <w:t xml:space="preserve"> </w:t>
      </w:r>
      <w:r w:rsidR="00A30D70" w:rsidRPr="00A6781F">
        <w:rPr>
          <w:highlight w:val="lightGray"/>
          <w:lang w:eastAsia="x-none"/>
        </w:rPr>
        <w:t>через СТ</w:t>
      </w:r>
      <w:r w:rsidRPr="00A6781F">
        <w:rPr>
          <w:highlight w:val="lightGray"/>
          <w:lang w:eastAsia="x-none"/>
        </w:rPr>
        <w:t xml:space="preserve">, проводит настройку </w:t>
      </w:r>
      <w:proofErr w:type="spellStart"/>
      <w:r w:rsidRPr="00A6781F">
        <w:rPr>
          <w:highlight w:val="lightGray"/>
          <w:lang w:eastAsia="x-none"/>
        </w:rPr>
        <w:t>Бицербы</w:t>
      </w:r>
      <w:proofErr w:type="spellEnd"/>
      <w:r w:rsidRPr="00A6781F">
        <w:rPr>
          <w:highlight w:val="lightGray"/>
          <w:lang w:eastAsia="x-none"/>
        </w:rPr>
        <w:t xml:space="preserve"> и маркировку Товара</w:t>
      </w:r>
      <w:r w:rsidR="00E365A8" w:rsidRPr="00A6781F">
        <w:rPr>
          <w:highlight w:val="lightGray"/>
          <w:lang w:eastAsia="x-none"/>
        </w:rPr>
        <w:t xml:space="preserve"> Клиентск</w:t>
      </w:r>
      <w:r w:rsidR="00A30D70" w:rsidRPr="00A6781F">
        <w:rPr>
          <w:highlight w:val="lightGray"/>
          <w:lang w:eastAsia="x-none"/>
        </w:rPr>
        <w:t xml:space="preserve">ой </w:t>
      </w:r>
      <w:proofErr w:type="spellStart"/>
      <w:r w:rsidR="00A30D70" w:rsidRPr="00A6781F">
        <w:rPr>
          <w:highlight w:val="lightGray"/>
          <w:lang w:eastAsia="x-none"/>
        </w:rPr>
        <w:t>термоэтикеткой</w:t>
      </w:r>
      <w:proofErr w:type="spellEnd"/>
      <w:r w:rsidR="00A30D70" w:rsidRPr="00A6781F">
        <w:rPr>
          <w:highlight w:val="lightGray"/>
          <w:lang w:eastAsia="x-none"/>
        </w:rPr>
        <w:t>;</w:t>
      </w:r>
    </w:p>
    <w:p w14:paraId="3127A54D" w14:textId="0480BAC4" w:rsidR="0027503D" w:rsidRPr="00A6781F" w:rsidRDefault="005E388B" w:rsidP="005E388B">
      <w:pPr>
        <w:pStyle w:val="afff1"/>
        <w:numPr>
          <w:ilvl w:val="0"/>
          <w:numId w:val="85"/>
        </w:num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>Оператор №</w:t>
      </w:r>
      <w:proofErr w:type="spellStart"/>
      <w:r w:rsidR="00D76FEF" w:rsidRPr="00A6781F">
        <w:rPr>
          <w:highlight w:val="lightGray"/>
          <w:lang w:val="en-US" w:eastAsia="x-none"/>
        </w:rPr>
        <w:t>Ui</w:t>
      </w:r>
      <w:proofErr w:type="spellEnd"/>
      <w:r w:rsidR="00D76FEF" w:rsidRPr="00A6781F">
        <w:rPr>
          <w:highlight w:val="lightGray"/>
          <w:lang w:eastAsia="x-none"/>
        </w:rPr>
        <w:t>-</w:t>
      </w:r>
      <w:r w:rsidRPr="00A6781F">
        <w:rPr>
          <w:highlight w:val="lightGray"/>
          <w:lang w:eastAsia="x-none"/>
        </w:rPr>
        <w:t>2 проводит</w:t>
      </w:r>
      <w:r w:rsidR="0034782F" w:rsidRPr="00A6781F">
        <w:rPr>
          <w:highlight w:val="lightGray"/>
          <w:lang w:eastAsia="x-none"/>
        </w:rPr>
        <w:t xml:space="preserve"> упаковку Товара в </w:t>
      </w:r>
      <w:proofErr w:type="spellStart"/>
      <w:r w:rsidR="0034782F" w:rsidRPr="00A6781F">
        <w:rPr>
          <w:highlight w:val="lightGray"/>
          <w:lang w:eastAsia="x-none"/>
        </w:rPr>
        <w:t>Гофро</w:t>
      </w:r>
      <w:proofErr w:type="spellEnd"/>
      <w:r w:rsidR="0034782F" w:rsidRPr="00A6781F">
        <w:rPr>
          <w:highlight w:val="lightGray"/>
          <w:lang w:eastAsia="x-none"/>
        </w:rPr>
        <w:t>-ящик</w:t>
      </w:r>
      <w:r w:rsidR="00D76FEF" w:rsidRPr="00A6781F">
        <w:rPr>
          <w:highlight w:val="lightGray"/>
          <w:lang w:eastAsia="x-none"/>
        </w:rPr>
        <w:t xml:space="preserve"> </w:t>
      </w:r>
      <w:r w:rsidR="0027503D" w:rsidRPr="00A6781F">
        <w:rPr>
          <w:highlight w:val="lightGray"/>
          <w:lang w:eastAsia="x-none"/>
        </w:rPr>
        <w:t xml:space="preserve">или в </w:t>
      </w:r>
      <w:r w:rsidR="0034782F" w:rsidRPr="00A6781F">
        <w:rPr>
          <w:highlight w:val="lightGray"/>
          <w:lang w:eastAsia="x-none"/>
        </w:rPr>
        <w:t>Транспортный ящик</w:t>
      </w:r>
      <w:r w:rsidR="0027503D" w:rsidRPr="00A6781F">
        <w:rPr>
          <w:highlight w:val="lightGray"/>
          <w:lang w:eastAsia="x-none"/>
        </w:rPr>
        <w:t>, маркировку Клиентской и</w:t>
      </w:r>
      <w:r w:rsidR="0034782F" w:rsidRPr="00A6781F">
        <w:rPr>
          <w:highlight w:val="lightGray"/>
          <w:lang w:eastAsia="x-none"/>
        </w:rPr>
        <w:t>/или</w:t>
      </w:r>
      <w:r w:rsidR="0027503D" w:rsidRPr="00A6781F">
        <w:rPr>
          <w:highlight w:val="lightGray"/>
          <w:lang w:eastAsia="x-none"/>
        </w:rPr>
        <w:t xml:space="preserve"> </w:t>
      </w:r>
      <w:r w:rsidR="00953B6E" w:rsidRPr="00A6781F">
        <w:rPr>
          <w:highlight w:val="lightGray"/>
          <w:lang w:eastAsia="x-none"/>
        </w:rPr>
        <w:t>Транспортной</w:t>
      </w:r>
      <w:r w:rsidR="0034782F" w:rsidRPr="00A6781F">
        <w:rPr>
          <w:highlight w:val="lightGray"/>
          <w:lang w:eastAsia="x-none"/>
        </w:rPr>
        <w:t xml:space="preserve"> этикеткой</w:t>
      </w:r>
      <w:r w:rsidR="00A30D70" w:rsidRPr="00A6781F">
        <w:rPr>
          <w:highlight w:val="lightGray"/>
          <w:lang w:eastAsia="x-none"/>
        </w:rPr>
        <w:t>.</w:t>
      </w:r>
    </w:p>
    <w:p w14:paraId="62BE1B80" w14:textId="098E3DA1" w:rsidR="00D76FEF" w:rsidRPr="00A6781F" w:rsidRDefault="00A6781F" w:rsidP="00EA6476">
      <w:pPr>
        <w:ind w:firstLine="360"/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>Оператор №3 работает с</w:t>
      </w:r>
      <w:r w:rsidR="00D76FEF" w:rsidRPr="00A6781F">
        <w:rPr>
          <w:highlight w:val="lightGray"/>
          <w:lang w:eastAsia="x-none"/>
        </w:rPr>
        <w:t xml:space="preserve"> РДТ</w:t>
      </w:r>
      <w:r w:rsidR="00AE635D" w:rsidRPr="00A6781F">
        <w:rPr>
          <w:highlight w:val="lightGray"/>
          <w:lang w:eastAsia="x-none"/>
        </w:rPr>
        <w:t xml:space="preserve"> по всей зоне </w:t>
      </w:r>
      <w:r w:rsidR="00AE635D" w:rsidRPr="00A6781F">
        <w:rPr>
          <w:highlight w:val="lightGray"/>
          <w:lang w:val="en-US" w:eastAsia="x-none"/>
        </w:rPr>
        <w:t>U</w:t>
      </w:r>
      <w:r w:rsidRPr="00A6781F">
        <w:rPr>
          <w:highlight w:val="lightGray"/>
          <w:lang w:eastAsia="x-none"/>
        </w:rPr>
        <w:t>,</w:t>
      </w:r>
      <w:r w:rsidR="00D76FEF" w:rsidRPr="00A6781F">
        <w:rPr>
          <w:highlight w:val="lightGray"/>
          <w:lang w:eastAsia="x-none"/>
        </w:rPr>
        <w:t xml:space="preserve"> он </w:t>
      </w:r>
      <w:r w:rsidR="00F34D05" w:rsidRPr="00A6781F">
        <w:rPr>
          <w:highlight w:val="lightGray"/>
          <w:lang w:eastAsia="x-none"/>
        </w:rPr>
        <w:t>размещает Транспортную тару</w:t>
      </w:r>
      <w:r w:rsidR="008E48BF" w:rsidRPr="00A6781F">
        <w:rPr>
          <w:highlight w:val="lightGray"/>
          <w:lang w:eastAsia="x-none"/>
        </w:rPr>
        <w:t xml:space="preserve"> на платформу</w:t>
      </w:r>
      <w:r w:rsidR="00D76FEF" w:rsidRPr="00A6781F">
        <w:rPr>
          <w:highlight w:val="lightGray"/>
          <w:lang w:eastAsia="x-none"/>
        </w:rPr>
        <w:t xml:space="preserve"> </w:t>
      </w:r>
      <w:r w:rsidR="00D76FEF" w:rsidRPr="00A6781F">
        <w:rPr>
          <w:highlight w:val="lightGray"/>
          <w:lang w:val="en-US" w:eastAsia="x-none"/>
        </w:rPr>
        <w:t>CNOT</w:t>
      </w:r>
      <w:r w:rsidR="00D76FEF" w:rsidRPr="00A6781F">
        <w:rPr>
          <w:highlight w:val="lightGray"/>
          <w:lang w:eastAsia="x-none"/>
        </w:rPr>
        <w:t>.</w:t>
      </w:r>
      <w:r w:rsidR="008E48BF" w:rsidRPr="00A6781F">
        <w:rPr>
          <w:highlight w:val="lightGray"/>
          <w:lang w:eastAsia="x-none"/>
        </w:rPr>
        <w:t xml:space="preserve"> Статус Груза устанавливается «</w:t>
      </w:r>
      <w:r w:rsidR="00D05778" w:rsidRPr="00A6781F">
        <w:rPr>
          <w:highlight w:val="lightGray"/>
          <w:lang w:eastAsia="x-none"/>
        </w:rPr>
        <w:t>Укомплектован</w:t>
      </w:r>
      <w:r w:rsidR="008E48BF" w:rsidRPr="00A6781F">
        <w:rPr>
          <w:highlight w:val="lightGray"/>
          <w:lang w:eastAsia="x-none"/>
        </w:rPr>
        <w:t>».</w:t>
      </w:r>
    </w:p>
    <w:p w14:paraId="1346DAB0" w14:textId="422208BA" w:rsidR="0090406D" w:rsidRPr="00A6781F" w:rsidRDefault="0090406D" w:rsidP="0090406D">
      <w:p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 xml:space="preserve">Порядок </w:t>
      </w:r>
      <w:r w:rsidR="00C73B92" w:rsidRPr="00A6781F">
        <w:rPr>
          <w:highlight w:val="lightGray"/>
          <w:lang w:eastAsia="x-none"/>
        </w:rPr>
        <w:t>обработки</w:t>
      </w:r>
      <w:r w:rsidRPr="00A6781F">
        <w:rPr>
          <w:highlight w:val="lightGray"/>
          <w:lang w:eastAsia="x-none"/>
        </w:rPr>
        <w:t>:</w:t>
      </w:r>
    </w:p>
    <w:p w14:paraId="05C0BA89" w14:textId="4D84275A" w:rsidR="0090406D" w:rsidRPr="00A6781F" w:rsidRDefault="005E388B" w:rsidP="0090406D">
      <w:pPr>
        <w:pStyle w:val="afff1"/>
        <w:numPr>
          <w:ilvl w:val="0"/>
          <w:numId w:val="83"/>
        </w:num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lastRenderedPageBreak/>
        <w:t xml:space="preserve">Операторы обрабатывают </w:t>
      </w:r>
      <w:r w:rsidR="003A69EB" w:rsidRPr="00A6781F">
        <w:rPr>
          <w:highlight w:val="lightGray"/>
          <w:lang w:eastAsia="x-none"/>
        </w:rPr>
        <w:t xml:space="preserve">все по очереди </w:t>
      </w:r>
      <w:r w:rsidRPr="00A6781F">
        <w:rPr>
          <w:highlight w:val="lightGray"/>
          <w:lang w:eastAsia="x-none"/>
        </w:rPr>
        <w:t>отобранные Лотки с Грузом в статусе «</w:t>
      </w:r>
      <w:r w:rsidR="00D05778" w:rsidRPr="00A6781F">
        <w:rPr>
          <w:highlight w:val="lightGray"/>
          <w:lang w:eastAsia="x-none"/>
        </w:rPr>
        <w:t>Комплектация</w:t>
      </w:r>
      <w:r w:rsidRPr="00A6781F">
        <w:rPr>
          <w:highlight w:val="lightGray"/>
          <w:lang w:eastAsia="x-none"/>
        </w:rPr>
        <w:t>»</w:t>
      </w:r>
      <w:r w:rsidR="00124964" w:rsidRPr="00A6781F">
        <w:rPr>
          <w:highlight w:val="lightGray"/>
          <w:lang w:eastAsia="x-none"/>
        </w:rPr>
        <w:t xml:space="preserve"> на </w:t>
      </w:r>
      <w:hyperlink w:anchor="_Отбор_груза_G3-Ui" w:history="1">
        <w:r w:rsidR="00124964" w:rsidRPr="00A6781F">
          <w:rPr>
            <w:rStyle w:val="a5"/>
            <w:highlight w:val="lightGray"/>
            <w:lang w:eastAsia="x-none"/>
          </w:rPr>
          <w:t>этапе 8.2.</w:t>
        </w:r>
        <w:r w:rsidR="00D05778" w:rsidRPr="00A6781F">
          <w:rPr>
            <w:rStyle w:val="a5"/>
            <w:highlight w:val="lightGray"/>
            <w:lang w:eastAsia="x-none"/>
          </w:rPr>
          <w:t xml:space="preserve">Отбор груза </w:t>
        </w:r>
        <w:r w:rsidR="00D05778" w:rsidRPr="00A6781F">
          <w:rPr>
            <w:rStyle w:val="a5"/>
            <w:highlight w:val="lightGray"/>
            <w:lang w:val="en-US" w:eastAsia="x-none"/>
          </w:rPr>
          <w:t>G</w:t>
        </w:r>
        <w:r w:rsidR="00D05778" w:rsidRPr="00A6781F">
          <w:rPr>
            <w:rStyle w:val="a5"/>
            <w:highlight w:val="lightGray"/>
            <w:lang w:eastAsia="x-none"/>
          </w:rPr>
          <w:t>3-</w:t>
        </w:r>
        <w:proofErr w:type="spellStart"/>
        <w:r w:rsidR="00D05778" w:rsidRPr="00A6781F">
          <w:rPr>
            <w:rStyle w:val="a5"/>
            <w:highlight w:val="lightGray"/>
            <w:lang w:val="en-US" w:eastAsia="x-none"/>
          </w:rPr>
          <w:t>Ui</w:t>
        </w:r>
        <w:proofErr w:type="spellEnd"/>
      </w:hyperlink>
    </w:p>
    <w:p w14:paraId="2A44FC66" w14:textId="049F4E50" w:rsidR="00E47A2E" w:rsidRPr="00A6781F" w:rsidRDefault="005E388B" w:rsidP="0090406D">
      <w:pPr>
        <w:pStyle w:val="afff1"/>
        <w:numPr>
          <w:ilvl w:val="0"/>
          <w:numId w:val="83"/>
        </w:num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 xml:space="preserve">Проводят маркировку Товара </w:t>
      </w:r>
      <w:proofErr w:type="spellStart"/>
      <w:r w:rsidR="00E47A2E" w:rsidRPr="00A6781F">
        <w:rPr>
          <w:highlight w:val="lightGray"/>
          <w:lang w:eastAsia="x-none"/>
        </w:rPr>
        <w:t>термо</w:t>
      </w:r>
      <w:proofErr w:type="spellEnd"/>
      <w:r w:rsidR="00E47A2E" w:rsidRPr="00A6781F">
        <w:rPr>
          <w:highlight w:val="lightGray"/>
          <w:lang w:eastAsia="x-none"/>
        </w:rPr>
        <w:t>-этикетками для Клиента</w:t>
      </w:r>
      <w:r w:rsidR="00D05778" w:rsidRPr="00A6781F">
        <w:rPr>
          <w:highlight w:val="lightGray"/>
          <w:lang w:eastAsia="x-none"/>
        </w:rPr>
        <w:t xml:space="preserve"> (</w:t>
      </w:r>
      <w:r w:rsidR="00FE5096" w:rsidRPr="00A6781F">
        <w:rPr>
          <w:highlight w:val="lightGray"/>
          <w:lang w:eastAsia="x-none"/>
        </w:rPr>
        <w:t>процесс</w:t>
      </w:r>
      <w:r w:rsidR="00D05778" w:rsidRPr="00A6781F">
        <w:rPr>
          <w:highlight w:val="lightGray"/>
          <w:lang w:eastAsia="x-none"/>
        </w:rPr>
        <w:t xml:space="preserve"> вне СУ</w:t>
      </w:r>
      <w:r w:rsidR="00FE5096" w:rsidRPr="00A6781F">
        <w:rPr>
          <w:highlight w:val="lightGray"/>
          <w:lang w:eastAsia="x-none"/>
        </w:rPr>
        <w:t>)</w:t>
      </w:r>
    </w:p>
    <w:p w14:paraId="0EC5EFFC" w14:textId="4BD6AE5D" w:rsidR="00B83FFE" w:rsidRPr="00A6781F" w:rsidRDefault="003A69EB" w:rsidP="00B83FFE">
      <w:pPr>
        <w:pStyle w:val="afff1"/>
        <w:numPr>
          <w:ilvl w:val="0"/>
          <w:numId w:val="83"/>
        </w:num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>При н</w:t>
      </w:r>
      <w:r w:rsidR="005B02BE" w:rsidRPr="00A6781F">
        <w:rPr>
          <w:highlight w:val="lightGray"/>
          <w:lang w:eastAsia="x-none"/>
        </w:rPr>
        <w:t>аличии соответствующих настроек формируют новые Грузы:</w:t>
      </w:r>
    </w:p>
    <w:p w14:paraId="05EBFDC1" w14:textId="46C93E81" w:rsidR="005B02BE" w:rsidRPr="00A6781F" w:rsidRDefault="005B02BE" w:rsidP="005B02BE">
      <w:pPr>
        <w:pStyle w:val="afff1"/>
        <w:numPr>
          <w:ilvl w:val="1"/>
          <w:numId w:val="83"/>
        </w:numPr>
        <w:rPr>
          <w:highlight w:val="lightGray"/>
          <w:lang w:eastAsia="x-none"/>
        </w:rPr>
      </w:pPr>
      <w:proofErr w:type="spellStart"/>
      <w:r w:rsidRPr="00A6781F">
        <w:rPr>
          <w:highlight w:val="lightGray"/>
          <w:lang w:eastAsia="x-none"/>
        </w:rPr>
        <w:t>Гофро</w:t>
      </w:r>
      <w:proofErr w:type="spellEnd"/>
      <w:r w:rsidRPr="00A6781F">
        <w:rPr>
          <w:highlight w:val="lightGray"/>
          <w:lang w:eastAsia="x-none"/>
        </w:rPr>
        <w:t>-ящики</w:t>
      </w:r>
    </w:p>
    <w:p w14:paraId="17436DDC" w14:textId="64D368C7" w:rsidR="005B02BE" w:rsidRPr="00A6781F" w:rsidRDefault="005B02BE" w:rsidP="005B02BE">
      <w:pPr>
        <w:pStyle w:val="afff1"/>
        <w:numPr>
          <w:ilvl w:val="1"/>
          <w:numId w:val="83"/>
        </w:num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>Транспортный ящик</w:t>
      </w:r>
    </w:p>
    <w:p w14:paraId="4F3BE178" w14:textId="1D5FE724" w:rsidR="005B02BE" w:rsidRPr="00A6781F" w:rsidRDefault="005B02BE" w:rsidP="005B02BE">
      <w:pPr>
        <w:pStyle w:val="afff1"/>
        <w:numPr>
          <w:ilvl w:val="0"/>
          <w:numId w:val="83"/>
        </w:num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>Проводят маркировку новых грузов из п.</w:t>
      </w:r>
      <w:r w:rsidR="00C73B92" w:rsidRPr="00A6781F">
        <w:rPr>
          <w:highlight w:val="lightGray"/>
          <w:lang w:eastAsia="x-none"/>
        </w:rPr>
        <w:t>3</w:t>
      </w:r>
      <w:r w:rsidRPr="00A6781F">
        <w:rPr>
          <w:highlight w:val="lightGray"/>
          <w:lang w:eastAsia="x-none"/>
        </w:rPr>
        <w:t xml:space="preserve"> Транспортными Этикетками</w:t>
      </w:r>
    </w:p>
    <w:p w14:paraId="689A4041" w14:textId="50CB2AC3" w:rsidR="005B02BE" w:rsidRPr="00A6781F" w:rsidRDefault="00C73B92" w:rsidP="005B02BE">
      <w:pPr>
        <w:pStyle w:val="afff1"/>
        <w:numPr>
          <w:ilvl w:val="0"/>
          <w:numId w:val="83"/>
        </w:num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 xml:space="preserve">В системе оформляют новые Грузы </w:t>
      </w:r>
      <w:proofErr w:type="spellStart"/>
      <w:r w:rsidRPr="00A6781F">
        <w:rPr>
          <w:highlight w:val="lightGray"/>
          <w:lang w:eastAsia="x-none"/>
        </w:rPr>
        <w:t>Гофро</w:t>
      </w:r>
      <w:proofErr w:type="spellEnd"/>
      <w:r w:rsidRPr="00A6781F">
        <w:rPr>
          <w:highlight w:val="lightGray"/>
          <w:lang w:eastAsia="x-none"/>
        </w:rPr>
        <w:t>-ящики на Платформе или Транспортный Ящик</w:t>
      </w:r>
    </w:p>
    <w:p w14:paraId="31026C1A" w14:textId="34713543" w:rsidR="00C73B92" w:rsidRPr="00A6781F" w:rsidRDefault="00C73B92" w:rsidP="00C73B92">
      <w:pPr>
        <w:pStyle w:val="afff1"/>
        <w:numPr>
          <w:ilvl w:val="0"/>
          <w:numId w:val="83"/>
        </w:num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>Грузу присваивается статус «</w:t>
      </w:r>
      <w:r w:rsidR="00D05778" w:rsidRPr="00A6781F">
        <w:rPr>
          <w:highlight w:val="lightGray"/>
          <w:lang w:eastAsia="x-none"/>
        </w:rPr>
        <w:t>Укомплектован</w:t>
      </w:r>
      <w:r w:rsidRPr="00A6781F">
        <w:rPr>
          <w:highlight w:val="lightGray"/>
          <w:lang w:eastAsia="x-none"/>
        </w:rPr>
        <w:t xml:space="preserve">» и происходит сброс на </w:t>
      </w:r>
      <w:r w:rsidRPr="00A6781F">
        <w:rPr>
          <w:highlight w:val="lightGray"/>
          <w:lang w:val="en-US" w:eastAsia="x-none"/>
        </w:rPr>
        <w:t>CNOT</w:t>
      </w:r>
    </w:p>
    <w:p w14:paraId="7936C4AF" w14:textId="3B5BF792" w:rsidR="00C73B92" w:rsidRPr="00A6781F" w:rsidRDefault="00C73B92" w:rsidP="00C73B92">
      <w:p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>Правила работы:</w:t>
      </w:r>
    </w:p>
    <w:p w14:paraId="52355F79" w14:textId="1E2C2BD9" w:rsidR="00C73B92" w:rsidRPr="00A6781F" w:rsidRDefault="0023302F" w:rsidP="00C73B92">
      <w:pPr>
        <w:pStyle w:val="afff1"/>
        <w:numPr>
          <w:ilvl w:val="0"/>
          <w:numId w:val="89"/>
        </w:num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>Оператор №</w:t>
      </w:r>
      <w:proofErr w:type="spellStart"/>
      <w:r w:rsidR="007C33FA" w:rsidRPr="00A6781F">
        <w:rPr>
          <w:highlight w:val="lightGray"/>
          <w:lang w:val="en-US" w:eastAsia="x-none"/>
        </w:rPr>
        <w:t>Ui</w:t>
      </w:r>
      <w:proofErr w:type="spellEnd"/>
      <w:r w:rsidR="007C33FA" w:rsidRPr="00A6781F">
        <w:rPr>
          <w:highlight w:val="lightGray"/>
          <w:lang w:eastAsia="x-none"/>
        </w:rPr>
        <w:t>-</w:t>
      </w:r>
      <w:r w:rsidRPr="00A6781F">
        <w:rPr>
          <w:highlight w:val="lightGray"/>
          <w:lang w:eastAsia="x-none"/>
        </w:rPr>
        <w:t>1 открывает</w:t>
      </w:r>
      <w:r w:rsidR="00C73B92" w:rsidRPr="00A6781F">
        <w:rPr>
          <w:highlight w:val="lightGray"/>
          <w:lang w:eastAsia="x-none"/>
        </w:rPr>
        <w:t xml:space="preserve"> </w:t>
      </w:r>
      <w:r w:rsidR="007C33FA" w:rsidRPr="00A6781F">
        <w:rPr>
          <w:highlight w:val="lightGray"/>
          <w:lang w:eastAsia="x-none"/>
        </w:rPr>
        <w:t>Контейнер</w:t>
      </w:r>
      <w:r w:rsidRPr="00A6781F">
        <w:rPr>
          <w:highlight w:val="lightGray"/>
          <w:lang w:eastAsia="x-none"/>
        </w:rPr>
        <w:t xml:space="preserve"> в режиме «Упаковка», считывает</w:t>
      </w:r>
      <w:r w:rsidR="00C73B92" w:rsidRPr="00A6781F">
        <w:rPr>
          <w:highlight w:val="lightGray"/>
          <w:lang w:eastAsia="x-none"/>
        </w:rPr>
        <w:t xml:space="preserve"> информацию о </w:t>
      </w:r>
      <w:r w:rsidRPr="00A6781F">
        <w:rPr>
          <w:highlight w:val="lightGray"/>
          <w:lang w:eastAsia="x-none"/>
        </w:rPr>
        <w:t xml:space="preserve">Артикуле </w:t>
      </w:r>
      <w:r w:rsidR="00C73B92" w:rsidRPr="00A6781F">
        <w:rPr>
          <w:highlight w:val="lightGray"/>
          <w:lang w:eastAsia="x-none"/>
        </w:rPr>
        <w:t>Товар</w:t>
      </w:r>
      <w:r w:rsidRPr="00A6781F">
        <w:rPr>
          <w:highlight w:val="lightGray"/>
          <w:lang w:eastAsia="x-none"/>
        </w:rPr>
        <w:t>а</w:t>
      </w:r>
      <w:r w:rsidR="00C73B92" w:rsidRPr="00A6781F">
        <w:rPr>
          <w:highlight w:val="lightGray"/>
          <w:lang w:eastAsia="x-none"/>
        </w:rPr>
        <w:t xml:space="preserve"> – про</w:t>
      </w:r>
      <w:r w:rsidRPr="00A6781F">
        <w:rPr>
          <w:highlight w:val="lightGray"/>
          <w:lang w:eastAsia="x-none"/>
        </w:rPr>
        <w:t>водит</w:t>
      </w:r>
      <w:r w:rsidR="00C73B92" w:rsidRPr="00A6781F">
        <w:rPr>
          <w:highlight w:val="lightGray"/>
          <w:lang w:eastAsia="x-none"/>
        </w:rPr>
        <w:t xml:space="preserve"> настройку </w:t>
      </w:r>
      <w:proofErr w:type="spellStart"/>
      <w:r w:rsidR="00C73B92" w:rsidRPr="00A6781F">
        <w:rPr>
          <w:highlight w:val="lightGray"/>
          <w:lang w:eastAsia="x-none"/>
        </w:rPr>
        <w:t>Бицербы</w:t>
      </w:r>
      <w:proofErr w:type="spellEnd"/>
    </w:p>
    <w:p w14:paraId="188D7AF5" w14:textId="368F505F" w:rsidR="00C73B92" w:rsidRPr="00A6781F" w:rsidRDefault="0023302F" w:rsidP="00C73B92">
      <w:pPr>
        <w:pStyle w:val="afff1"/>
        <w:numPr>
          <w:ilvl w:val="0"/>
          <w:numId w:val="89"/>
        </w:num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 xml:space="preserve">По очереди проводит выемку Товара из Лотка, сканирует и отправляет на </w:t>
      </w:r>
      <w:proofErr w:type="spellStart"/>
      <w:r w:rsidRPr="00A6781F">
        <w:rPr>
          <w:highlight w:val="lightGray"/>
          <w:lang w:eastAsia="x-none"/>
        </w:rPr>
        <w:t>Бицербу</w:t>
      </w:r>
      <w:proofErr w:type="spellEnd"/>
      <w:r w:rsidRPr="00A6781F">
        <w:rPr>
          <w:highlight w:val="lightGray"/>
          <w:lang w:eastAsia="x-none"/>
        </w:rPr>
        <w:t xml:space="preserve"> для поклейки Клиентской </w:t>
      </w:r>
      <w:proofErr w:type="spellStart"/>
      <w:r w:rsidRPr="00A6781F">
        <w:rPr>
          <w:highlight w:val="lightGray"/>
          <w:lang w:eastAsia="x-none"/>
        </w:rPr>
        <w:t>термоэтикетки</w:t>
      </w:r>
      <w:proofErr w:type="spellEnd"/>
    </w:p>
    <w:p w14:paraId="326A2026" w14:textId="0C381EC6" w:rsidR="0023302F" w:rsidRPr="00A6781F" w:rsidRDefault="0023302F" w:rsidP="00C73B92">
      <w:pPr>
        <w:pStyle w:val="afff1"/>
        <w:numPr>
          <w:ilvl w:val="0"/>
          <w:numId w:val="89"/>
        </w:num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>Оператор №</w:t>
      </w:r>
      <w:proofErr w:type="spellStart"/>
      <w:r w:rsidR="007C33FA" w:rsidRPr="00A6781F">
        <w:rPr>
          <w:highlight w:val="lightGray"/>
          <w:lang w:val="en-US" w:eastAsia="x-none"/>
        </w:rPr>
        <w:t>Ui</w:t>
      </w:r>
      <w:proofErr w:type="spellEnd"/>
      <w:r w:rsidR="007C33FA" w:rsidRPr="00A6781F">
        <w:rPr>
          <w:highlight w:val="lightGray"/>
          <w:lang w:eastAsia="x-none"/>
        </w:rPr>
        <w:t>-</w:t>
      </w:r>
      <w:r w:rsidRPr="00A6781F">
        <w:rPr>
          <w:highlight w:val="lightGray"/>
          <w:lang w:eastAsia="x-none"/>
        </w:rPr>
        <w:t xml:space="preserve">2 проводит согласно информации из Заказа упаковку Товара в </w:t>
      </w:r>
      <w:proofErr w:type="spellStart"/>
      <w:r w:rsidRPr="00A6781F">
        <w:rPr>
          <w:highlight w:val="lightGray"/>
          <w:lang w:eastAsia="x-none"/>
        </w:rPr>
        <w:t>Гофро</w:t>
      </w:r>
      <w:proofErr w:type="spellEnd"/>
      <w:r w:rsidRPr="00A6781F">
        <w:rPr>
          <w:highlight w:val="lightGray"/>
          <w:lang w:eastAsia="x-none"/>
        </w:rPr>
        <w:t>-ящики или в Т</w:t>
      </w:r>
      <w:r w:rsidR="00DD0B84" w:rsidRPr="00A6781F">
        <w:rPr>
          <w:highlight w:val="lightGray"/>
          <w:lang w:eastAsia="x-none"/>
        </w:rPr>
        <w:t>ранспортный ящик</w:t>
      </w:r>
    </w:p>
    <w:p w14:paraId="2EE0B30D" w14:textId="5E5129BF" w:rsidR="007B1176" w:rsidRPr="003716C6" w:rsidRDefault="007B1176" w:rsidP="007B1176">
      <w:pPr>
        <w:pStyle w:val="afff1"/>
        <w:numPr>
          <w:ilvl w:val="0"/>
          <w:numId w:val="89"/>
        </w:numPr>
        <w:rPr>
          <w:highlight w:val="yellow"/>
          <w:lang w:eastAsia="x-none"/>
        </w:rPr>
      </w:pPr>
      <w:commentRangeStart w:id="3236"/>
      <w:commentRangeStart w:id="3237"/>
      <w:r w:rsidRPr="003716C6">
        <w:rPr>
          <w:highlight w:val="yellow"/>
          <w:lang w:eastAsia="x-none"/>
        </w:rPr>
        <w:t xml:space="preserve">Когда весь Товар из </w:t>
      </w:r>
      <w:r w:rsidR="007C33FA" w:rsidRPr="003716C6">
        <w:rPr>
          <w:highlight w:val="yellow"/>
          <w:lang w:eastAsia="x-none"/>
        </w:rPr>
        <w:t>Контейнера</w:t>
      </w:r>
      <w:r w:rsidRPr="003716C6">
        <w:rPr>
          <w:highlight w:val="yellow"/>
          <w:lang w:eastAsia="x-none"/>
        </w:rPr>
        <w:t xml:space="preserve"> обработан Оператор №</w:t>
      </w:r>
      <w:proofErr w:type="spellStart"/>
      <w:r w:rsidR="007C33FA" w:rsidRPr="003716C6">
        <w:rPr>
          <w:highlight w:val="yellow"/>
          <w:lang w:val="en-US" w:eastAsia="x-none"/>
        </w:rPr>
        <w:t>Ui</w:t>
      </w:r>
      <w:proofErr w:type="spellEnd"/>
      <w:r w:rsidR="007C33FA" w:rsidRPr="003716C6">
        <w:rPr>
          <w:highlight w:val="yellow"/>
          <w:lang w:eastAsia="x-none"/>
        </w:rPr>
        <w:t>-</w:t>
      </w:r>
      <w:r w:rsidRPr="003716C6">
        <w:rPr>
          <w:highlight w:val="yellow"/>
          <w:lang w:eastAsia="x-none"/>
        </w:rPr>
        <w:t xml:space="preserve">2 сообщает какое количество необходимо печатать Транспортных Этикеток в зависимости сколько получилось </w:t>
      </w:r>
      <w:proofErr w:type="spellStart"/>
      <w:r w:rsidRPr="003716C6">
        <w:rPr>
          <w:highlight w:val="yellow"/>
          <w:lang w:eastAsia="x-none"/>
        </w:rPr>
        <w:t>гофро</w:t>
      </w:r>
      <w:proofErr w:type="spellEnd"/>
      <w:r w:rsidRPr="003716C6">
        <w:rPr>
          <w:highlight w:val="yellow"/>
          <w:lang w:eastAsia="x-none"/>
        </w:rPr>
        <w:t>-ящиков или транспортных ящиков</w:t>
      </w:r>
      <w:commentRangeEnd w:id="3236"/>
      <w:r w:rsidR="00EA6476" w:rsidRPr="003716C6">
        <w:rPr>
          <w:rStyle w:val="aff0"/>
          <w:rFonts w:eastAsia="Times New Roman"/>
          <w:highlight w:val="yellow"/>
          <w:lang w:eastAsia="ru-RU"/>
        </w:rPr>
        <w:commentReference w:id="3236"/>
      </w:r>
      <w:commentRangeEnd w:id="3237"/>
      <w:r w:rsidR="00B937A2">
        <w:rPr>
          <w:rStyle w:val="aff0"/>
          <w:rFonts w:eastAsia="Times New Roman"/>
          <w:lang w:eastAsia="ru-RU"/>
        </w:rPr>
        <w:commentReference w:id="3237"/>
      </w:r>
    </w:p>
    <w:p w14:paraId="2B965C88" w14:textId="63F3B8D1" w:rsidR="007C33FA" w:rsidRPr="00A6781F" w:rsidRDefault="00DD0B84" w:rsidP="007B1176">
      <w:pPr>
        <w:pStyle w:val="afff1"/>
        <w:numPr>
          <w:ilvl w:val="0"/>
          <w:numId w:val="89"/>
        </w:num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>Оператор №</w:t>
      </w:r>
      <w:proofErr w:type="spellStart"/>
      <w:r w:rsidR="007C33FA" w:rsidRPr="00A6781F">
        <w:rPr>
          <w:highlight w:val="lightGray"/>
          <w:lang w:val="en-US" w:eastAsia="x-none"/>
        </w:rPr>
        <w:t>Ui</w:t>
      </w:r>
      <w:proofErr w:type="spellEnd"/>
      <w:r w:rsidR="007C33FA" w:rsidRPr="00A6781F">
        <w:rPr>
          <w:highlight w:val="lightGray"/>
          <w:lang w:eastAsia="x-none"/>
        </w:rPr>
        <w:t>-</w:t>
      </w:r>
      <w:r w:rsidRPr="00A6781F">
        <w:rPr>
          <w:highlight w:val="lightGray"/>
          <w:lang w:eastAsia="x-none"/>
        </w:rPr>
        <w:t xml:space="preserve">1 закрывает </w:t>
      </w:r>
      <w:r w:rsidR="007C33FA" w:rsidRPr="00A6781F">
        <w:rPr>
          <w:highlight w:val="lightGray"/>
          <w:lang w:eastAsia="x-none"/>
        </w:rPr>
        <w:t>Контейнер</w:t>
      </w:r>
      <w:r w:rsidR="00864F33" w:rsidRPr="00A6781F">
        <w:rPr>
          <w:highlight w:val="lightGray"/>
          <w:lang w:eastAsia="x-none"/>
        </w:rPr>
        <w:t xml:space="preserve"> с статусом «</w:t>
      </w:r>
      <w:r w:rsidR="00864F33" w:rsidRPr="00A6781F">
        <w:rPr>
          <w:highlight w:val="lightGray"/>
          <w:lang w:val="en-US" w:eastAsia="x-none"/>
        </w:rPr>
        <w:t>empty</w:t>
      </w:r>
      <w:r w:rsidR="00864F33" w:rsidRPr="00A6781F">
        <w:rPr>
          <w:highlight w:val="lightGray"/>
          <w:lang w:eastAsia="x-none"/>
        </w:rPr>
        <w:t>»</w:t>
      </w:r>
      <w:r w:rsidRPr="00A6781F">
        <w:rPr>
          <w:highlight w:val="lightGray"/>
          <w:lang w:eastAsia="x-none"/>
        </w:rPr>
        <w:t xml:space="preserve">, </w:t>
      </w:r>
      <w:r w:rsidR="007C33FA" w:rsidRPr="00A6781F">
        <w:rPr>
          <w:highlight w:val="lightGray"/>
          <w:lang w:eastAsia="x-none"/>
        </w:rPr>
        <w:t xml:space="preserve">проводится </w:t>
      </w:r>
      <w:proofErr w:type="gramStart"/>
      <w:r w:rsidR="007C33FA" w:rsidRPr="00A6781F">
        <w:rPr>
          <w:highlight w:val="lightGray"/>
          <w:lang w:eastAsia="x-none"/>
        </w:rPr>
        <w:t>печать Транспортных Этикеток</w:t>
      </w:r>
      <w:proofErr w:type="gramEnd"/>
      <w:r w:rsidR="007C33FA" w:rsidRPr="00A6781F">
        <w:rPr>
          <w:highlight w:val="lightGray"/>
          <w:lang w:eastAsia="x-none"/>
        </w:rPr>
        <w:t xml:space="preserve"> и Оператор №</w:t>
      </w:r>
      <w:proofErr w:type="spellStart"/>
      <w:r w:rsidR="007C33FA" w:rsidRPr="00A6781F">
        <w:rPr>
          <w:highlight w:val="lightGray"/>
          <w:lang w:val="en-US" w:eastAsia="x-none"/>
        </w:rPr>
        <w:t>Ui</w:t>
      </w:r>
      <w:proofErr w:type="spellEnd"/>
      <w:r w:rsidR="007C33FA" w:rsidRPr="00A6781F">
        <w:rPr>
          <w:highlight w:val="lightGray"/>
          <w:lang w:eastAsia="x-none"/>
        </w:rPr>
        <w:t>-2 проводит оклейку</w:t>
      </w:r>
    </w:p>
    <w:p w14:paraId="0F9497EA" w14:textId="3DB846FC" w:rsidR="007B1176" w:rsidRPr="00A6781F" w:rsidRDefault="00DD0B84" w:rsidP="00666F17">
      <w:pPr>
        <w:pStyle w:val="afff1"/>
        <w:numPr>
          <w:ilvl w:val="0"/>
          <w:numId w:val="89"/>
        </w:num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 xml:space="preserve"> </w:t>
      </w:r>
      <w:r w:rsidR="00666F17" w:rsidRPr="00A6781F">
        <w:rPr>
          <w:highlight w:val="lightGray"/>
          <w:lang w:eastAsia="x-none"/>
        </w:rPr>
        <w:t>Оператор №</w:t>
      </w:r>
      <w:proofErr w:type="spellStart"/>
      <w:r w:rsidR="00666F17" w:rsidRPr="00A6781F">
        <w:rPr>
          <w:highlight w:val="lightGray"/>
          <w:lang w:val="en-US" w:eastAsia="x-none"/>
        </w:rPr>
        <w:t>Ui</w:t>
      </w:r>
      <w:proofErr w:type="spellEnd"/>
      <w:r w:rsidR="00666F17" w:rsidRPr="00A6781F">
        <w:rPr>
          <w:highlight w:val="lightGray"/>
          <w:lang w:eastAsia="x-none"/>
        </w:rPr>
        <w:t xml:space="preserve">-1 сообщает Оператора №3 что обработка Контейнера закончена, и переходит к п1. в разделе </w:t>
      </w:r>
      <w:hyperlink w:anchor="_Отбор_груза_G3-Ui" w:history="1">
        <w:r w:rsidR="00666F17" w:rsidRPr="00A6781F">
          <w:rPr>
            <w:rStyle w:val="a5"/>
            <w:highlight w:val="lightGray"/>
            <w:lang w:eastAsia="x-none"/>
          </w:rPr>
          <w:t xml:space="preserve">8.2. «отбор груза </w:t>
        </w:r>
        <w:r w:rsidR="00666F17" w:rsidRPr="00A6781F">
          <w:rPr>
            <w:rStyle w:val="a5"/>
            <w:highlight w:val="lightGray"/>
            <w:lang w:val="en-US" w:eastAsia="x-none"/>
          </w:rPr>
          <w:t>G</w:t>
        </w:r>
        <w:r w:rsidR="00666F17" w:rsidRPr="00A6781F">
          <w:rPr>
            <w:rStyle w:val="a5"/>
            <w:highlight w:val="lightGray"/>
            <w:lang w:eastAsia="x-none"/>
          </w:rPr>
          <w:t>3-</w:t>
        </w:r>
        <w:proofErr w:type="spellStart"/>
        <w:r w:rsidR="00666F17" w:rsidRPr="00A6781F">
          <w:rPr>
            <w:rStyle w:val="a5"/>
            <w:highlight w:val="lightGray"/>
            <w:lang w:val="en-US" w:eastAsia="x-none"/>
          </w:rPr>
          <w:t>Ui</w:t>
        </w:r>
        <w:proofErr w:type="spellEnd"/>
        <w:r w:rsidR="00666F17" w:rsidRPr="00A6781F">
          <w:rPr>
            <w:rStyle w:val="a5"/>
            <w:highlight w:val="lightGray"/>
            <w:lang w:eastAsia="x-none"/>
          </w:rPr>
          <w:t>»</w:t>
        </w:r>
      </w:hyperlink>
    </w:p>
    <w:p w14:paraId="705028FB" w14:textId="007A4188" w:rsidR="00864F33" w:rsidRPr="00A6781F" w:rsidRDefault="00864F33" w:rsidP="00864F33">
      <w:pPr>
        <w:ind w:left="360"/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>Оператор №</w:t>
      </w:r>
      <w:proofErr w:type="gramStart"/>
      <w:r w:rsidRPr="00A6781F">
        <w:rPr>
          <w:highlight w:val="lightGray"/>
          <w:lang w:eastAsia="x-none"/>
        </w:rPr>
        <w:t>3  по</w:t>
      </w:r>
      <w:proofErr w:type="gramEnd"/>
      <w:r w:rsidRPr="00A6781F">
        <w:rPr>
          <w:highlight w:val="lightGray"/>
          <w:lang w:eastAsia="x-none"/>
        </w:rPr>
        <w:t xml:space="preserve"> сигналу подходит к Рабочему Месту </w:t>
      </w:r>
      <w:proofErr w:type="spellStart"/>
      <w:r w:rsidRPr="00A6781F">
        <w:rPr>
          <w:highlight w:val="lightGray"/>
          <w:lang w:val="en-US" w:eastAsia="x-none"/>
        </w:rPr>
        <w:t>Ui</w:t>
      </w:r>
      <w:proofErr w:type="spellEnd"/>
      <w:r w:rsidRPr="00A6781F">
        <w:rPr>
          <w:highlight w:val="lightGray"/>
          <w:lang w:eastAsia="x-none"/>
        </w:rPr>
        <w:t xml:space="preserve"> и проводит сброс Груза на </w:t>
      </w:r>
      <w:r w:rsidRPr="00A6781F">
        <w:rPr>
          <w:highlight w:val="lightGray"/>
          <w:lang w:val="en-US" w:eastAsia="x-none"/>
        </w:rPr>
        <w:t>CNOT</w:t>
      </w:r>
    </w:p>
    <w:p w14:paraId="2CD8FD43" w14:textId="4592ACF0" w:rsidR="00864F33" w:rsidRPr="00A6781F" w:rsidRDefault="00BD51B0" w:rsidP="00864F33">
      <w:pPr>
        <w:pStyle w:val="afff1"/>
        <w:numPr>
          <w:ilvl w:val="0"/>
          <w:numId w:val="90"/>
        </w:num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 xml:space="preserve">В случае Транспортного-Ящика просто поставить на </w:t>
      </w:r>
      <w:r w:rsidRPr="00A6781F">
        <w:rPr>
          <w:highlight w:val="lightGray"/>
          <w:lang w:val="en-US" w:eastAsia="x-none"/>
        </w:rPr>
        <w:t>CNOT</w:t>
      </w:r>
    </w:p>
    <w:p w14:paraId="27015139" w14:textId="60B433CC" w:rsidR="00BD51B0" w:rsidRPr="00A6781F" w:rsidRDefault="00BD51B0" w:rsidP="00864F33">
      <w:pPr>
        <w:pStyle w:val="afff1"/>
        <w:numPr>
          <w:ilvl w:val="0"/>
          <w:numId w:val="90"/>
        </w:numPr>
        <w:rPr>
          <w:highlight w:val="lightGray"/>
          <w:lang w:eastAsia="x-none"/>
        </w:rPr>
      </w:pPr>
      <w:commentRangeStart w:id="3238"/>
      <w:r w:rsidRPr="00A6781F">
        <w:rPr>
          <w:highlight w:val="lightGray"/>
          <w:lang w:eastAsia="x-none"/>
        </w:rPr>
        <w:t xml:space="preserve">В случае </w:t>
      </w:r>
      <w:proofErr w:type="spellStart"/>
      <w:r w:rsidRPr="00A6781F">
        <w:rPr>
          <w:highlight w:val="lightGray"/>
          <w:lang w:eastAsia="x-none"/>
        </w:rPr>
        <w:t>Гофро</w:t>
      </w:r>
      <w:proofErr w:type="spellEnd"/>
      <w:r w:rsidRPr="00A6781F">
        <w:rPr>
          <w:highlight w:val="lightGray"/>
          <w:lang w:eastAsia="x-none"/>
        </w:rPr>
        <w:t>-Ящиков:</w:t>
      </w:r>
      <w:commentRangeEnd w:id="3238"/>
      <w:r w:rsidR="00B937A2">
        <w:rPr>
          <w:rStyle w:val="aff0"/>
          <w:rFonts w:eastAsia="Times New Roman"/>
          <w:lang w:eastAsia="ru-RU"/>
        </w:rPr>
        <w:commentReference w:id="3238"/>
      </w:r>
    </w:p>
    <w:p w14:paraId="7C340E38" w14:textId="4A3AF0BB" w:rsidR="00BD51B0" w:rsidRPr="00A6781F" w:rsidRDefault="00BD51B0" w:rsidP="00BD51B0">
      <w:pPr>
        <w:pStyle w:val="afff1"/>
        <w:numPr>
          <w:ilvl w:val="1"/>
          <w:numId w:val="90"/>
        </w:num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>Отсканировать Платформу</w:t>
      </w:r>
    </w:p>
    <w:p w14:paraId="52322188" w14:textId="3DCD99DA" w:rsidR="00BD51B0" w:rsidRPr="00A6781F" w:rsidRDefault="00BD51B0" w:rsidP="00BD51B0">
      <w:pPr>
        <w:pStyle w:val="afff1"/>
        <w:numPr>
          <w:ilvl w:val="1"/>
          <w:numId w:val="90"/>
        </w:num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 xml:space="preserve">Разместить на ней согласно норматива </w:t>
      </w:r>
      <w:proofErr w:type="spellStart"/>
      <w:r w:rsidRPr="00A6781F">
        <w:rPr>
          <w:highlight w:val="lightGray"/>
          <w:lang w:eastAsia="x-none"/>
        </w:rPr>
        <w:t>Гофро</w:t>
      </w:r>
      <w:proofErr w:type="spellEnd"/>
      <w:r w:rsidRPr="00A6781F">
        <w:rPr>
          <w:highlight w:val="lightGray"/>
          <w:lang w:eastAsia="x-none"/>
        </w:rPr>
        <w:t>-Ящики</w:t>
      </w:r>
    </w:p>
    <w:p w14:paraId="1394232E" w14:textId="08428DD3" w:rsidR="00BD51B0" w:rsidRPr="00A6781F" w:rsidRDefault="00BD51B0" w:rsidP="00BD51B0">
      <w:pPr>
        <w:pStyle w:val="afff1"/>
        <w:numPr>
          <w:ilvl w:val="1"/>
          <w:numId w:val="90"/>
        </w:num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>Закрыть Платформу</w:t>
      </w:r>
    </w:p>
    <w:p w14:paraId="7C479624" w14:textId="3D18E5D8" w:rsidR="00BD51B0" w:rsidRPr="00A6781F" w:rsidRDefault="00BD51B0" w:rsidP="00BD51B0">
      <w:pPr>
        <w:pStyle w:val="afff1"/>
        <w:numPr>
          <w:ilvl w:val="1"/>
          <w:numId w:val="90"/>
        </w:num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 xml:space="preserve">Поставить на </w:t>
      </w:r>
      <w:r w:rsidRPr="00A6781F">
        <w:rPr>
          <w:highlight w:val="lightGray"/>
          <w:lang w:val="en-US" w:eastAsia="x-none"/>
        </w:rPr>
        <w:t>CNOT</w:t>
      </w:r>
    </w:p>
    <w:p w14:paraId="7F365CB7" w14:textId="269BEEDF" w:rsidR="00885897" w:rsidRDefault="00BE09FD" w:rsidP="00BE09FD">
      <w:pPr>
        <w:pStyle w:val="1"/>
      </w:pPr>
      <w:bookmarkStart w:id="3239" w:name="_Toc529192788"/>
      <w:r>
        <w:lastRenderedPageBreak/>
        <w:t>Отгрузка</w:t>
      </w:r>
      <w:bookmarkEnd w:id="3239"/>
      <w:r>
        <w:t xml:space="preserve"> </w:t>
      </w:r>
    </w:p>
    <w:p w14:paraId="758F3018" w14:textId="7D6E75B2" w:rsidR="00BE09FD" w:rsidRPr="00A6781F" w:rsidRDefault="00BE09FD" w:rsidP="00BE09FD">
      <w:pPr>
        <w:pStyle w:val="2"/>
        <w:rPr>
          <w:highlight w:val="lightGray"/>
          <w:lang w:val="ru-RU"/>
        </w:rPr>
      </w:pPr>
      <w:bookmarkStart w:id="3240" w:name="_Toc529192789"/>
      <w:proofErr w:type="spellStart"/>
      <w:r w:rsidRPr="00A6781F">
        <w:rPr>
          <w:highlight w:val="lightGray"/>
        </w:rPr>
        <w:t>Агрегирование</w:t>
      </w:r>
      <w:proofErr w:type="spellEnd"/>
      <w:r w:rsidRPr="00A6781F">
        <w:rPr>
          <w:highlight w:val="lightGray"/>
        </w:rPr>
        <w:t xml:space="preserve"> </w:t>
      </w:r>
      <w:proofErr w:type="spellStart"/>
      <w:r w:rsidRPr="00A6781F">
        <w:rPr>
          <w:highlight w:val="lightGray"/>
        </w:rPr>
        <w:t>Грузов</w:t>
      </w:r>
      <w:proofErr w:type="spellEnd"/>
      <w:r w:rsidRPr="00A6781F">
        <w:rPr>
          <w:highlight w:val="lightGray"/>
        </w:rPr>
        <w:t xml:space="preserve"> </w:t>
      </w:r>
      <w:r w:rsidRPr="00A6781F">
        <w:rPr>
          <w:highlight w:val="lightGray"/>
          <w:lang w:val="en-US"/>
        </w:rPr>
        <w:t>RG</w:t>
      </w:r>
      <w:r w:rsidRPr="00A6781F">
        <w:rPr>
          <w:highlight w:val="lightGray"/>
          <w:lang w:val="ru-RU"/>
        </w:rPr>
        <w:t>4-</w:t>
      </w:r>
      <w:r w:rsidRPr="00A6781F">
        <w:rPr>
          <w:highlight w:val="lightGray"/>
          <w:lang w:val="en-US"/>
        </w:rPr>
        <w:t>G</w:t>
      </w:r>
      <w:r w:rsidRPr="00A6781F">
        <w:rPr>
          <w:highlight w:val="lightGray"/>
          <w:lang w:val="ru-RU"/>
        </w:rPr>
        <w:t>4</w:t>
      </w:r>
      <w:bookmarkEnd w:id="3240"/>
    </w:p>
    <w:p w14:paraId="11A62793" w14:textId="24D16B39" w:rsidR="00DE14DA" w:rsidRPr="00A6781F" w:rsidRDefault="00DE14DA" w:rsidP="00DE14DA">
      <w:p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 xml:space="preserve">Задача </w:t>
      </w:r>
      <w:r w:rsidRPr="00A6781F">
        <w:rPr>
          <w:highlight w:val="lightGray"/>
          <w:lang w:val="en-US" w:eastAsia="x-none"/>
        </w:rPr>
        <w:t>G</w:t>
      </w:r>
      <w:r w:rsidRPr="00A6781F">
        <w:rPr>
          <w:highlight w:val="lightGray"/>
          <w:lang w:eastAsia="x-none"/>
        </w:rPr>
        <w:t>4 это агрегирование всех Грузов Заказа по принципу 1 ячейка=1 заказ для дальнейшей передачи в Зону Экспедиции О.</w:t>
      </w:r>
    </w:p>
    <w:p w14:paraId="110B3FBA" w14:textId="14278295" w:rsidR="00541624" w:rsidRPr="00541624" w:rsidRDefault="00541624" w:rsidP="00DE14DA">
      <w:pPr>
        <w:rPr>
          <w:lang w:val="en-US" w:eastAsia="x-none"/>
        </w:rPr>
      </w:pPr>
      <w:commentRangeStart w:id="3241"/>
      <w:r w:rsidRPr="00A6781F">
        <w:rPr>
          <w:highlight w:val="lightGray"/>
          <w:lang w:eastAsia="x-none"/>
        </w:rPr>
        <w:t xml:space="preserve">Правила размещения в  </w:t>
      </w:r>
      <w:r w:rsidRPr="00A6781F">
        <w:rPr>
          <w:highlight w:val="lightGray"/>
          <w:lang w:val="en-US" w:eastAsia="x-none"/>
        </w:rPr>
        <w:t>G</w:t>
      </w:r>
      <w:r w:rsidRPr="00A6781F">
        <w:rPr>
          <w:highlight w:val="lightGray"/>
          <w:lang w:eastAsia="x-none"/>
        </w:rPr>
        <w:t xml:space="preserve">4 описаны в </w:t>
      </w:r>
      <w:hyperlink w:anchor="_Правила_размещения_грузов" w:history="1">
        <w:r w:rsidRPr="00A6781F">
          <w:rPr>
            <w:rStyle w:val="a5"/>
            <w:highlight w:val="lightGray"/>
            <w:lang w:eastAsia="x-none"/>
          </w:rPr>
          <w:t xml:space="preserve">р.5.6. Правила размещения грузов в </w:t>
        </w:r>
        <w:r w:rsidRPr="00A6781F">
          <w:rPr>
            <w:rStyle w:val="a5"/>
            <w:highlight w:val="lightGray"/>
            <w:lang w:val="en-US" w:eastAsia="x-none"/>
          </w:rPr>
          <w:t>G4</w:t>
        </w:r>
      </w:hyperlink>
      <w:commentRangeEnd w:id="3241"/>
      <w:r w:rsidR="00B937A2">
        <w:rPr>
          <w:rStyle w:val="aff0"/>
        </w:rPr>
        <w:commentReference w:id="3241"/>
      </w:r>
    </w:p>
    <w:p w14:paraId="693DF5D3" w14:textId="092C9E7A" w:rsidR="00BE09FD" w:rsidRDefault="00BE09FD" w:rsidP="00BE09FD">
      <w:pPr>
        <w:pStyle w:val="2"/>
        <w:rPr>
          <w:highlight w:val="yellow"/>
          <w:lang w:val="en-US"/>
        </w:rPr>
      </w:pPr>
      <w:bookmarkStart w:id="3242" w:name="_Toc529192790"/>
      <w:r w:rsidRPr="00A6781F">
        <w:rPr>
          <w:highlight w:val="yellow"/>
        </w:rPr>
        <w:t xml:space="preserve">Упаковка </w:t>
      </w:r>
      <w:proofErr w:type="spellStart"/>
      <w:r w:rsidRPr="00A6781F">
        <w:rPr>
          <w:highlight w:val="yellow"/>
        </w:rPr>
        <w:t>Грузов</w:t>
      </w:r>
      <w:proofErr w:type="spellEnd"/>
      <w:r w:rsidRPr="00A6781F">
        <w:rPr>
          <w:highlight w:val="yellow"/>
        </w:rPr>
        <w:t xml:space="preserve"> </w:t>
      </w:r>
      <w:r w:rsidRPr="00A6781F">
        <w:rPr>
          <w:highlight w:val="yellow"/>
          <w:lang w:val="en-US"/>
        </w:rPr>
        <w:t>G4-O</w:t>
      </w:r>
      <w:bookmarkEnd w:id="3242"/>
    </w:p>
    <w:p w14:paraId="7F58C903" w14:textId="77777777" w:rsidR="00B4531D" w:rsidRDefault="00B4531D" w:rsidP="00B4531D">
      <w:pPr>
        <w:rPr>
          <w:highlight w:val="yellow"/>
          <w:lang w:eastAsia="x-none"/>
        </w:rPr>
      </w:pPr>
      <w:r>
        <w:rPr>
          <w:highlight w:val="yellow"/>
          <w:lang w:eastAsia="x-none"/>
        </w:rPr>
        <w:t xml:space="preserve">После агрегации всех грузов по заказу в зоне </w:t>
      </w:r>
      <w:r>
        <w:rPr>
          <w:highlight w:val="yellow"/>
          <w:lang w:val="en-US" w:eastAsia="x-none"/>
        </w:rPr>
        <w:t>G</w:t>
      </w:r>
      <w:r w:rsidRPr="000D4C74">
        <w:rPr>
          <w:highlight w:val="yellow"/>
          <w:lang w:eastAsia="x-none"/>
        </w:rPr>
        <w:t>4</w:t>
      </w:r>
      <w:r>
        <w:rPr>
          <w:highlight w:val="yellow"/>
          <w:lang w:eastAsia="x-none"/>
        </w:rPr>
        <w:t xml:space="preserve"> заказ переходит в статус «Готов к упаковке». С этого момента грузы заказа доступны к работам по упаковке.</w:t>
      </w:r>
    </w:p>
    <w:p w14:paraId="0C24717A" w14:textId="77777777" w:rsidR="00B4531D" w:rsidRDefault="00B4531D" w:rsidP="00B4531D">
      <w:pPr>
        <w:rPr>
          <w:highlight w:val="yellow"/>
          <w:lang w:eastAsia="x-none"/>
        </w:rPr>
      </w:pPr>
      <w:r>
        <w:rPr>
          <w:highlight w:val="yellow"/>
          <w:lang w:eastAsia="x-none"/>
        </w:rPr>
        <w:t>Цель упаковки – сформировать поддоны для отгрузки и упаковочный лист на каждый поддон с расшифровкой по содержимому.</w:t>
      </w:r>
    </w:p>
    <w:p w14:paraId="6D2212AF" w14:textId="77777777" w:rsidR="00B4531D" w:rsidRDefault="00B4531D" w:rsidP="00B4531D">
      <w:pPr>
        <w:rPr>
          <w:highlight w:val="yellow"/>
          <w:lang w:eastAsia="x-none"/>
        </w:rPr>
      </w:pPr>
      <w:r>
        <w:rPr>
          <w:highlight w:val="yellow"/>
          <w:lang w:eastAsia="x-none"/>
        </w:rPr>
        <w:t xml:space="preserve">Упаковка проводится оператором с помощью РДТ. Оператор получает задание на упаковку готового к упаковке заказа в виде последовательного ряда задач на перемещение контейнеров из каналов </w:t>
      </w:r>
      <w:r>
        <w:rPr>
          <w:highlight w:val="yellow"/>
          <w:lang w:val="en-US" w:eastAsia="x-none"/>
        </w:rPr>
        <w:t>G</w:t>
      </w:r>
      <w:r w:rsidRPr="004F2963">
        <w:rPr>
          <w:highlight w:val="yellow"/>
          <w:lang w:eastAsia="x-none"/>
        </w:rPr>
        <w:t>4</w:t>
      </w:r>
      <w:r>
        <w:rPr>
          <w:highlight w:val="yellow"/>
          <w:lang w:eastAsia="x-none"/>
        </w:rPr>
        <w:t xml:space="preserve"> в отгрузочный контейнер в зоне О.</w:t>
      </w:r>
    </w:p>
    <w:p w14:paraId="4F33BAB6" w14:textId="77777777" w:rsidR="00B4531D" w:rsidRDefault="00B4531D" w:rsidP="00B4531D">
      <w:pPr>
        <w:rPr>
          <w:highlight w:val="yellow"/>
          <w:lang w:eastAsia="x-none"/>
        </w:rPr>
      </w:pPr>
      <w:r>
        <w:rPr>
          <w:highlight w:val="yellow"/>
          <w:lang w:eastAsia="x-none"/>
        </w:rPr>
        <w:t xml:space="preserve">Каждый контейнер и заказ привязан к отгрузочному доку, таким образом достигается выбор корректного контейнера в экспедиции. Заполнение отгрузочного контейнера регулируется размерами самого контейнера. Разделение поддонов на пластиковую тару и </w:t>
      </w:r>
      <w:proofErr w:type="spellStart"/>
      <w:r>
        <w:rPr>
          <w:highlight w:val="yellow"/>
          <w:lang w:eastAsia="x-none"/>
        </w:rPr>
        <w:t>гофро</w:t>
      </w:r>
      <w:proofErr w:type="spellEnd"/>
      <w:r>
        <w:rPr>
          <w:highlight w:val="yellow"/>
          <w:lang w:eastAsia="x-none"/>
        </w:rPr>
        <w:t>-тару достигается путем совместимости грузов.</w:t>
      </w:r>
    </w:p>
    <w:p w14:paraId="0E8EAAC4" w14:textId="77777777" w:rsidR="00B4531D" w:rsidRDefault="00B4531D" w:rsidP="00B4531D">
      <w:pPr>
        <w:rPr>
          <w:highlight w:val="yellow"/>
          <w:lang w:eastAsia="x-none"/>
        </w:rPr>
      </w:pPr>
      <w:r>
        <w:rPr>
          <w:highlight w:val="yellow"/>
          <w:lang w:eastAsia="x-none"/>
        </w:rPr>
        <w:t>После упаковки всех грузов заказ автоматически переходит в статус «Упакован»</w:t>
      </w:r>
    </w:p>
    <w:p w14:paraId="6AB75612" w14:textId="77777777" w:rsidR="00B4531D" w:rsidRDefault="00B4531D" w:rsidP="00B4531D">
      <w:pPr>
        <w:pStyle w:val="2"/>
        <w:rPr>
          <w:highlight w:val="yellow"/>
          <w:lang w:val="en-US"/>
        </w:rPr>
      </w:pPr>
      <w:r>
        <w:rPr>
          <w:highlight w:val="yellow"/>
          <w:lang w:val="ru-RU"/>
        </w:rPr>
        <w:t>Погрузка</w:t>
      </w:r>
      <w:r w:rsidRPr="00A6781F">
        <w:rPr>
          <w:highlight w:val="yellow"/>
        </w:rPr>
        <w:t xml:space="preserve"> </w:t>
      </w:r>
      <w:proofErr w:type="spellStart"/>
      <w:r w:rsidRPr="00A6781F">
        <w:rPr>
          <w:highlight w:val="yellow"/>
        </w:rPr>
        <w:t>Грузов</w:t>
      </w:r>
      <w:proofErr w:type="spellEnd"/>
      <w:r w:rsidRPr="00A6781F">
        <w:rPr>
          <w:highlight w:val="yellow"/>
        </w:rPr>
        <w:t xml:space="preserve"> </w:t>
      </w:r>
      <w:r w:rsidRPr="00A6781F">
        <w:rPr>
          <w:highlight w:val="yellow"/>
          <w:lang w:val="en-US"/>
        </w:rPr>
        <w:t>O</w:t>
      </w:r>
      <w:r>
        <w:rPr>
          <w:highlight w:val="yellow"/>
          <w:lang w:val="ru-RU"/>
        </w:rPr>
        <w:t>-</w:t>
      </w:r>
      <w:r>
        <w:rPr>
          <w:highlight w:val="yellow"/>
          <w:lang w:val="en-US"/>
        </w:rPr>
        <w:t>DOCK</w:t>
      </w:r>
    </w:p>
    <w:p w14:paraId="166DCD9A" w14:textId="77777777" w:rsidR="00B4531D" w:rsidRDefault="00B4531D" w:rsidP="00B4531D">
      <w:pPr>
        <w:rPr>
          <w:highlight w:val="yellow"/>
          <w:lang w:eastAsia="x-none"/>
        </w:rPr>
      </w:pPr>
      <w:r>
        <w:rPr>
          <w:highlight w:val="yellow"/>
          <w:lang w:eastAsia="x-none"/>
        </w:rPr>
        <w:t>После упаковки всех заказов по отправке и после фактического прихода авто под погрузку менеджер системы вручную переводит всю отправку в статус «Готов к отгрузке». С этого момента грузы заказов по отправке доступны к работам по погрузке.</w:t>
      </w:r>
    </w:p>
    <w:p w14:paraId="0D75575A" w14:textId="77777777" w:rsidR="00B4531D" w:rsidRDefault="00B4531D" w:rsidP="00B4531D">
      <w:pPr>
        <w:rPr>
          <w:highlight w:val="yellow"/>
          <w:lang w:eastAsia="x-none"/>
        </w:rPr>
      </w:pPr>
      <w:r>
        <w:rPr>
          <w:highlight w:val="yellow"/>
          <w:lang w:eastAsia="x-none"/>
        </w:rPr>
        <w:t>Цель погрузки – переместить грузы в транспортное средство для отправки.</w:t>
      </w:r>
    </w:p>
    <w:p w14:paraId="69A4D955" w14:textId="77777777" w:rsidR="00B4531D" w:rsidRDefault="00B4531D" w:rsidP="00B4531D">
      <w:pPr>
        <w:rPr>
          <w:highlight w:val="yellow"/>
          <w:lang w:eastAsia="x-none"/>
        </w:rPr>
      </w:pPr>
      <w:r>
        <w:rPr>
          <w:highlight w:val="yellow"/>
          <w:lang w:eastAsia="x-none"/>
        </w:rPr>
        <w:t xml:space="preserve">Погрузка проводится оператором с помощью РДТ. Оператор перемещает по системе отгрузочный контейнер в ячейку </w:t>
      </w:r>
      <w:r>
        <w:rPr>
          <w:highlight w:val="yellow"/>
          <w:lang w:val="en-US" w:eastAsia="x-none"/>
        </w:rPr>
        <w:t>DOCK</w:t>
      </w:r>
      <w:r>
        <w:rPr>
          <w:highlight w:val="yellow"/>
          <w:lang w:eastAsia="x-none"/>
        </w:rPr>
        <w:t xml:space="preserve">. Физически товар погружается в машину. </w:t>
      </w:r>
    </w:p>
    <w:p w14:paraId="74327036" w14:textId="77777777" w:rsidR="00B4531D" w:rsidRDefault="00B4531D" w:rsidP="00B4531D">
      <w:pPr>
        <w:rPr>
          <w:highlight w:val="yellow"/>
          <w:lang w:eastAsia="x-none"/>
        </w:rPr>
      </w:pPr>
      <w:r>
        <w:rPr>
          <w:highlight w:val="yellow"/>
          <w:lang w:eastAsia="x-none"/>
        </w:rPr>
        <w:t>После упаковки всех грузов заказ автоматически переходит в статус «Погружен».</w:t>
      </w:r>
    </w:p>
    <w:p w14:paraId="4E07BBC1" w14:textId="77777777" w:rsidR="00B4531D" w:rsidRDefault="00B4531D" w:rsidP="00B4531D">
      <w:pPr>
        <w:rPr>
          <w:highlight w:val="yellow"/>
          <w:lang w:eastAsia="x-none"/>
        </w:rPr>
      </w:pPr>
      <w:r>
        <w:rPr>
          <w:highlight w:val="yellow"/>
          <w:lang w:eastAsia="x-none"/>
        </w:rPr>
        <w:t>После физической отправки машины менеджер системы переводит заказы по отправке в статус «Отгружен»</w:t>
      </w:r>
    </w:p>
    <w:p w14:paraId="0FC86E16" w14:textId="77777777" w:rsidR="00B4531D" w:rsidRPr="00B4531D" w:rsidRDefault="00B4531D" w:rsidP="00B4531D">
      <w:pPr>
        <w:rPr>
          <w:highlight w:val="yellow"/>
          <w:lang w:eastAsia="x-none"/>
        </w:rPr>
      </w:pPr>
      <w:bookmarkStart w:id="3243" w:name="_GoBack"/>
      <w:bookmarkEnd w:id="3243"/>
    </w:p>
    <w:p w14:paraId="0825224D" w14:textId="6C995265" w:rsidR="005B0D6F" w:rsidRPr="00A6781F" w:rsidDel="00BC1438" w:rsidRDefault="005B0D6F">
      <w:pPr>
        <w:pStyle w:val="1"/>
        <w:rPr>
          <w:ins w:id="3244" w:author="cc-sed63" w:date="2018-08-31T12:45:00Z"/>
          <w:del w:id="3245" w:author="Victoria Shilina" w:date="2018-10-25T16:54:00Z"/>
          <w:highlight w:val="lightGray"/>
        </w:rPr>
        <w:pPrChange w:id="3246" w:author="Victoria Shilina" w:date="2018-10-25T16:55:00Z">
          <w:pPr>
            <w:pStyle w:val="3"/>
          </w:pPr>
        </w:pPrChange>
      </w:pPr>
      <w:bookmarkStart w:id="3247" w:name="_Toc528318449"/>
      <w:bookmarkStart w:id="3248" w:name="_Toc528685187"/>
      <w:bookmarkStart w:id="3249" w:name="_Toc529192791"/>
      <w:bookmarkEnd w:id="3247"/>
      <w:bookmarkEnd w:id="3248"/>
      <w:bookmarkEnd w:id="3249"/>
    </w:p>
    <w:p w14:paraId="541C717B" w14:textId="18877D12" w:rsidR="003E2C33" w:rsidRPr="00A6781F" w:rsidDel="00BC1438" w:rsidRDefault="003E2C33">
      <w:pPr>
        <w:pStyle w:val="1"/>
        <w:rPr>
          <w:del w:id="3250" w:author="Victoria Shilina" w:date="2018-10-25T16:54:00Z"/>
          <w:highlight w:val="lightGray"/>
        </w:rPr>
        <w:pPrChange w:id="3251" w:author="Victoria Shilina" w:date="2018-10-25T16:55:00Z">
          <w:pPr>
            <w:pStyle w:val="3"/>
            <w:spacing w:before="0" w:after="100"/>
          </w:pPr>
        </w:pPrChange>
      </w:pPr>
      <w:bookmarkStart w:id="3252" w:name="_Toc528318450"/>
      <w:bookmarkStart w:id="3253" w:name="_Toc528685188"/>
      <w:bookmarkStart w:id="3254" w:name="_Toc529192792"/>
      <w:bookmarkEnd w:id="3252"/>
      <w:bookmarkEnd w:id="3253"/>
      <w:bookmarkEnd w:id="3254"/>
    </w:p>
    <w:p w14:paraId="2535E0B6" w14:textId="20D5E02D" w:rsidR="00855049" w:rsidRPr="00A6781F" w:rsidDel="00BC1438" w:rsidRDefault="00855049">
      <w:pPr>
        <w:pStyle w:val="1"/>
        <w:rPr>
          <w:del w:id="3255" w:author="Victoria Shilina" w:date="2018-10-25T16:54:00Z"/>
          <w:highlight w:val="lightGray"/>
        </w:rPr>
        <w:pPrChange w:id="3256" w:author="Victoria Shilina" w:date="2018-10-25T16:55:00Z">
          <w:pPr>
            <w:pStyle w:val="3"/>
            <w:spacing w:before="0" w:after="100"/>
          </w:pPr>
        </w:pPrChange>
      </w:pPr>
      <w:bookmarkStart w:id="3257" w:name="_Toc528318451"/>
      <w:bookmarkStart w:id="3258" w:name="_Toc528685189"/>
      <w:bookmarkStart w:id="3259" w:name="_Toc529192793"/>
      <w:bookmarkEnd w:id="3257"/>
      <w:bookmarkEnd w:id="3258"/>
      <w:bookmarkEnd w:id="3259"/>
    </w:p>
    <w:p w14:paraId="2B60374A" w14:textId="4805E082" w:rsidR="00855049" w:rsidRPr="00A6781F" w:rsidDel="00BC1438" w:rsidRDefault="00855049">
      <w:pPr>
        <w:pStyle w:val="1"/>
        <w:rPr>
          <w:del w:id="3260" w:author="Victoria Shilina" w:date="2018-10-25T16:54:00Z"/>
          <w:highlight w:val="lightGray"/>
        </w:rPr>
        <w:pPrChange w:id="3261" w:author="Victoria Shilina" w:date="2018-10-25T16:55:00Z">
          <w:pPr>
            <w:pStyle w:val="3"/>
            <w:spacing w:before="0" w:after="100"/>
          </w:pPr>
        </w:pPrChange>
      </w:pPr>
      <w:bookmarkStart w:id="3262" w:name="_Toc528318452"/>
      <w:bookmarkStart w:id="3263" w:name="_Toc528685190"/>
      <w:bookmarkStart w:id="3264" w:name="_Toc529192794"/>
      <w:bookmarkEnd w:id="3262"/>
      <w:bookmarkEnd w:id="3263"/>
      <w:bookmarkEnd w:id="3264"/>
    </w:p>
    <w:p w14:paraId="4521FBDE" w14:textId="2482C3FA" w:rsidR="00B95226" w:rsidRPr="00A6781F" w:rsidDel="00BC1438" w:rsidRDefault="00B95226">
      <w:pPr>
        <w:pStyle w:val="1"/>
        <w:rPr>
          <w:del w:id="3265" w:author="Victoria Shilina" w:date="2018-10-25T16:54:00Z"/>
          <w:highlight w:val="lightGray"/>
        </w:rPr>
        <w:pPrChange w:id="3266" w:author="Victoria Shilina" w:date="2018-10-25T16:55:00Z">
          <w:pPr>
            <w:pStyle w:val="3"/>
            <w:spacing w:before="0" w:after="100"/>
          </w:pPr>
        </w:pPrChange>
      </w:pPr>
      <w:bookmarkStart w:id="3267" w:name="_Toc528318453"/>
      <w:bookmarkStart w:id="3268" w:name="_Toc528685191"/>
      <w:bookmarkStart w:id="3269" w:name="_Toc529192795"/>
      <w:bookmarkEnd w:id="3267"/>
      <w:bookmarkEnd w:id="3268"/>
      <w:bookmarkEnd w:id="3269"/>
    </w:p>
    <w:p w14:paraId="5B58E182" w14:textId="47A5251D" w:rsidR="00392492" w:rsidRPr="00A6781F" w:rsidDel="00BC1438" w:rsidRDefault="00392492">
      <w:pPr>
        <w:pStyle w:val="1"/>
        <w:rPr>
          <w:ins w:id="3270" w:author="cc-sed63" w:date="2018-08-20T14:33:00Z"/>
          <w:del w:id="3271" w:author="Victoria Shilina" w:date="2018-10-25T16:54:00Z"/>
          <w:highlight w:val="lightGray"/>
        </w:rPr>
        <w:pPrChange w:id="3272" w:author="Victoria Shilina" w:date="2018-10-25T16:55:00Z">
          <w:pPr>
            <w:pStyle w:val="3"/>
          </w:pPr>
        </w:pPrChange>
      </w:pPr>
      <w:bookmarkStart w:id="3273" w:name="_Toc528318454"/>
      <w:bookmarkStart w:id="3274" w:name="_Toc528685192"/>
      <w:bookmarkStart w:id="3275" w:name="_Toc529192796"/>
      <w:bookmarkEnd w:id="3273"/>
      <w:bookmarkEnd w:id="3274"/>
      <w:bookmarkEnd w:id="3275"/>
    </w:p>
    <w:p w14:paraId="45F67553" w14:textId="258D9477" w:rsidR="00392492" w:rsidRPr="00A6781F" w:rsidDel="00BC1438" w:rsidRDefault="00392492" w:rsidP="00750DC7">
      <w:pPr>
        <w:pStyle w:val="1"/>
        <w:rPr>
          <w:ins w:id="3276" w:author="cc-sed63" w:date="2018-08-20T14:31:00Z"/>
          <w:del w:id="3277" w:author="Victoria Shilina" w:date="2018-10-25T16:54:00Z"/>
          <w:highlight w:val="lightGray"/>
        </w:rPr>
      </w:pPr>
      <w:bookmarkStart w:id="3278" w:name="_Toc528318455"/>
      <w:bookmarkStart w:id="3279" w:name="_Toc528685193"/>
      <w:bookmarkStart w:id="3280" w:name="_Toc529192797"/>
      <w:bookmarkEnd w:id="3278"/>
      <w:bookmarkEnd w:id="3279"/>
      <w:bookmarkEnd w:id="3280"/>
    </w:p>
    <w:p w14:paraId="1ED3EA66" w14:textId="43856548" w:rsidR="00476000" w:rsidRPr="00A6781F" w:rsidDel="00BC1438" w:rsidRDefault="00476000">
      <w:pPr>
        <w:pStyle w:val="1"/>
        <w:rPr>
          <w:del w:id="3281" w:author="Victoria Shilina" w:date="2018-10-25T16:54:00Z"/>
          <w:highlight w:val="lightGray"/>
        </w:rPr>
        <w:pPrChange w:id="3282" w:author="Victoria Shilina" w:date="2018-10-25T16:55:00Z">
          <w:pPr>
            <w:tabs>
              <w:tab w:val="left" w:pos="877"/>
            </w:tabs>
          </w:pPr>
        </w:pPrChange>
      </w:pPr>
      <w:bookmarkStart w:id="3283" w:name="_Toc528318456"/>
      <w:bookmarkStart w:id="3284" w:name="_Toc528685194"/>
      <w:bookmarkStart w:id="3285" w:name="_Toc529192798"/>
      <w:bookmarkEnd w:id="3283"/>
      <w:bookmarkEnd w:id="3284"/>
      <w:bookmarkEnd w:id="3285"/>
    </w:p>
    <w:p w14:paraId="2F20B70F" w14:textId="6F8B6301" w:rsidR="00476000" w:rsidRPr="00A6781F" w:rsidDel="00BC1438" w:rsidRDefault="00476000">
      <w:pPr>
        <w:pStyle w:val="1"/>
        <w:rPr>
          <w:del w:id="3286" w:author="Victoria Shilina" w:date="2018-10-25T16:54:00Z"/>
          <w:highlight w:val="lightGray"/>
        </w:rPr>
        <w:pPrChange w:id="3287" w:author="Victoria Shilina" w:date="2018-10-25T16:55:00Z">
          <w:pPr/>
        </w:pPrChange>
      </w:pPr>
      <w:bookmarkStart w:id="3288" w:name="_Toc528318457"/>
      <w:bookmarkStart w:id="3289" w:name="_Toc528685195"/>
      <w:bookmarkStart w:id="3290" w:name="_Toc529192799"/>
      <w:bookmarkEnd w:id="3288"/>
      <w:bookmarkEnd w:id="3289"/>
      <w:bookmarkEnd w:id="3290"/>
    </w:p>
    <w:p w14:paraId="78CB3196" w14:textId="7C427E4C" w:rsidR="00DF780A" w:rsidRPr="00A6781F" w:rsidRDefault="001F3A23">
      <w:pPr>
        <w:pStyle w:val="1"/>
        <w:rPr>
          <w:ins w:id="3291" w:author="Victoria Shilina" w:date="2018-10-26T10:25:00Z"/>
          <w:highlight w:val="lightGray"/>
        </w:rPr>
        <w:pPrChange w:id="3292" w:author="Victoria Shilina" w:date="2018-10-25T16:55:00Z">
          <w:pPr/>
        </w:pPrChange>
      </w:pPr>
      <w:bookmarkStart w:id="3293" w:name="_Работа_с_проблемным"/>
      <w:bookmarkStart w:id="3294" w:name="_Toc529192800"/>
      <w:bookmarkEnd w:id="7"/>
      <w:bookmarkEnd w:id="8"/>
      <w:bookmarkEnd w:id="15"/>
      <w:bookmarkEnd w:id="16"/>
      <w:bookmarkEnd w:id="17"/>
      <w:bookmarkEnd w:id="18"/>
      <w:bookmarkEnd w:id="19"/>
      <w:bookmarkEnd w:id="3293"/>
      <w:ins w:id="3295" w:author="Victoria Shilina" w:date="2018-10-25T16:55:00Z">
        <w:r w:rsidRPr="00A6781F">
          <w:rPr>
            <w:highlight w:val="lightGray"/>
          </w:rPr>
          <w:lastRenderedPageBreak/>
          <w:t>Работа с проблемным товаром</w:t>
        </w:r>
      </w:ins>
      <w:bookmarkEnd w:id="3294"/>
    </w:p>
    <w:p w14:paraId="526B3F26" w14:textId="4C4738BD" w:rsidR="008428A3" w:rsidRPr="00F60E18" w:rsidRDefault="008428A3">
      <w:pPr>
        <w:ind w:firstLine="708"/>
        <w:rPr>
          <w:highlight w:val="yellow"/>
          <w:lang w:eastAsia="x-none"/>
        </w:rPr>
        <w:pPrChange w:id="3296" w:author="Victoria Shilina" w:date="2018-10-26T10:26:00Z">
          <w:pPr/>
        </w:pPrChange>
      </w:pPr>
      <w:r w:rsidRPr="00F60E18">
        <w:rPr>
          <w:highlight w:val="yellow"/>
          <w:lang w:eastAsia="x-none"/>
        </w:rPr>
        <w:t>В данном проекте планируется использовать два статуса, сигнализирующие о наличии проблемы при работе</w:t>
      </w:r>
      <w:r w:rsidR="00A67306">
        <w:rPr>
          <w:highlight w:val="yellow"/>
          <w:lang w:eastAsia="x-none"/>
        </w:rPr>
        <w:t xml:space="preserve"> с Товаром в процессе Приемки или сборки Заказа</w:t>
      </w:r>
      <w:r w:rsidRPr="00F60E18">
        <w:rPr>
          <w:highlight w:val="yellow"/>
          <w:lang w:eastAsia="x-none"/>
        </w:rPr>
        <w:t>:</w:t>
      </w:r>
    </w:p>
    <w:p w14:paraId="78D4FEEF" w14:textId="0CFDB3B3" w:rsidR="008428A3" w:rsidRPr="00F60E18" w:rsidRDefault="008428A3" w:rsidP="008428A3">
      <w:pPr>
        <w:pStyle w:val="afff1"/>
        <w:numPr>
          <w:ilvl w:val="0"/>
          <w:numId w:val="116"/>
        </w:numPr>
        <w:rPr>
          <w:highlight w:val="yellow"/>
          <w:lang w:eastAsia="x-none"/>
        </w:rPr>
      </w:pPr>
      <w:r w:rsidRPr="00F60E18">
        <w:rPr>
          <w:highlight w:val="yellow"/>
          <w:lang w:eastAsia="x-none"/>
        </w:rPr>
        <w:t>«Поврежден» - проблема, связанная с качеством самой продукции</w:t>
      </w:r>
      <w:r w:rsidR="00A35F54">
        <w:rPr>
          <w:highlight w:val="yellow"/>
          <w:lang w:eastAsia="x-none"/>
        </w:rPr>
        <w:t>. В данный статус Оператор может перевести Товар при Приемке продукции, обнаружения проблемного товара в процессе сборки Заказа и выполняя другие работы на Складе</w:t>
      </w:r>
      <w:r w:rsidRPr="00F60E18">
        <w:rPr>
          <w:highlight w:val="yellow"/>
          <w:lang w:eastAsia="x-none"/>
        </w:rPr>
        <w:t>;</w:t>
      </w:r>
    </w:p>
    <w:p w14:paraId="665A71B2" w14:textId="743C722A" w:rsidR="008428A3" w:rsidRPr="00F60E18" w:rsidRDefault="008428A3" w:rsidP="008428A3">
      <w:pPr>
        <w:pStyle w:val="afff1"/>
        <w:numPr>
          <w:ilvl w:val="0"/>
          <w:numId w:val="116"/>
        </w:numPr>
        <w:rPr>
          <w:highlight w:val="yellow"/>
          <w:lang w:eastAsia="x-none"/>
        </w:rPr>
      </w:pPr>
      <w:r w:rsidRPr="00F60E18">
        <w:rPr>
          <w:highlight w:val="yellow"/>
          <w:lang w:eastAsia="x-none"/>
        </w:rPr>
        <w:t>«Проблема» - проблема, связанная с качеством сборки Заказа по ЛО.</w:t>
      </w:r>
      <w:r w:rsidR="00A35F54">
        <w:rPr>
          <w:highlight w:val="yellow"/>
          <w:lang w:eastAsia="x-none"/>
        </w:rPr>
        <w:t xml:space="preserve"> В данный статус происходит перевод автоматически при не успешном весовом контроле Лотка с собранным Товаром по ЛО при прохождении ТПР№3.</w:t>
      </w:r>
    </w:p>
    <w:p w14:paraId="28A28444" w14:textId="1BF17452" w:rsidR="002A3B9C" w:rsidRPr="00F60E18" w:rsidRDefault="008428A3" w:rsidP="008428A3">
      <w:pPr>
        <w:ind w:firstLine="708"/>
        <w:rPr>
          <w:ins w:id="3297" w:author="Victoria Shilina" w:date="2018-10-26T11:23:00Z"/>
          <w:highlight w:val="yellow"/>
          <w:lang w:eastAsia="x-none"/>
          <w:rPrChange w:id="3298" w:author="Victoria Shilina" w:date="2018-10-26T11:47:00Z">
            <w:rPr>
              <w:ins w:id="3299" w:author="Victoria Shilina" w:date="2018-10-26T11:23:00Z"/>
              <w:lang w:eastAsia="x-none"/>
            </w:rPr>
          </w:rPrChange>
        </w:rPr>
      </w:pPr>
      <w:r w:rsidRPr="00F60E18">
        <w:rPr>
          <w:highlight w:val="yellow"/>
          <w:lang w:eastAsia="x-none"/>
        </w:rPr>
        <w:t xml:space="preserve"> </w:t>
      </w:r>
      <w:ins w:id="3300" w:author="Victoria Shilina" w:date="2018-10-26T10:46:00Z">
        <w:r w:rsidR="002A3B9C" w:rsidRPr="00F60E18">
          <w:rPr>
            <w:highlight w:val="yellow"/>
            <w:lang w:eastAsia="x-none"/>
            <w:rPrChange w:id="3301" w:author="Victoria Shilina" w:date="2018-10-26T11:47:00Z">
              <w:rPr>
                <w:lang w:eastAsia="x-none"/>
              </w:rPr>
            </w:rPrChange>
          </w:rPr>
          <w:t xml:space="preserve">Подробно </w:t>
        </w:r>
      </w:ins>
      <w:ins w:id="3302" w:author="Victoria Shilina" w:date="2018-10-26T10:47:00Z">
        <w:r w:rsidR="002A3B9C" w:rsidRPr="00F60E18">
          <w:rPr>
            <w:highlight w:val="yellow"/>
            <w:lang w:eastAsia="x-none"/>
            <w:rPrChange w:id="3303" w:author="Victoria Shilina" w:date="2018-10-26T11:47:00Z">
              <w:rPr>
                <w:lang w:eastAsia="x-none"/>
              </w:rPr>
            </w:rPrChange>
          </w:rPr>
          <w:t>статусы</w:t>
        </w:r>
      </w:ins>
      <w:ins w:id="3304" w:author="Victoria Shilina" w:date="2018-10-26T10:46:00Z">
        <w:r w:rsidR="002A3B9C" w:rsidRPr="00F60E18">
          <w:rPr>
            <w:highlight w:val="yellow"/>
            <w:lang w:eastAsia="x-none"/>
            <w:rPrChange w:id="3305" w:author="Victoria Shilina" w:date="2018-10-26T11:47:00Z">
              <w:rPr>
                <w:lang w:eastAsia="x-none"/>
              </w:rPr>
            </w:rPrChange>
          </w:rPr>
          <w:t xml:space="preserve"> </w:t>
        </w:r>
      </w:ins>
      <w:r w:rsidRPr="00F60E18">
        <w:rPr>
          <w:highlight w:val="yellow"/>
          <w:lang w:eastAsia="x-none"/>
        </w:rPr>
        <w:t xml:space="preserve">Груза </w:t>
      </w:r>
      <w:ins w:id="3306" w:author="Victoria Shilina" w:date="2018-10-26T10:46:00Z">
        <w:r w:rsidR="002A3B9C" w:rsidRPr="00F60E18">
          <w:rPr>
            <w:highlight w:val="yellow"/>
            <w:lang w:eastAsia="x-none"/>
            <w:rPrChange w:id="3307" w:author="Victoria Shilina" w:date="2018-10-26T11:47:00Z">
              <w:rPr>
                <w:lang w:eastAsia="x-none"/>
              </w:rPr>
            </w:rPrChange>
          </w:rPr>
          <w:t xml:space="preserve">описаны </w:t>
        </w:r>
      </w:ins>
      <w:ins w:id="3308" w:author="Victoria Shilina" w:date="2018-10-26T10:47:00Z">
        <w:r w:rsidR="002A3B9C" w:rsidRPr="00F60E18">
          <w:rPr>
            <w:highlight w:val="yellow"/>
            <w:lang w:eastAsia="x-none"/>
            <w:rPrChange w:id="3309" w:author="Victoria Shilina" w:date="2018-10-26T11:47:00Z">
              <w:rPr>
                <w:lang w:eastAsia="x-none"/>
              </w:rPr>
            </w:rPrChange>
          </w:rPr>
          <w:t xml:space="preserve">в </w:t>
        </w:r>
      </w:ins>
      <w:hyperlink w:anchor="_Качественное_состояние_товара" w:history="1">
        <w:r w:rsidR="00D300BA" w:rsidRPr="00F60E18">
          <w:rPr>
            <w:rStyle w:val="a5"/>
            <w:highlight w:val="yellow"/>
            <w:lang w:eastAsia="x-none"/>
          </w:rPr>
          <w:t>п.3.6. Статусы груза</w:t>
        </w:r>
      </w:hyperlink>
      <w:ins w:id="3310" w:author="Victoria Shilina" w:date="2018-10-26T10:47:00Z">
        <w:r w:rsidR="002A3B9C" w:rsidRPr="00F60E18">
          <w:rPr>
            <w:highlight w:val="yellow"/>
            <w:lang w:eastAsia="x-none"/>
            <w:rPrChange w:id="3311" w:author="Victoria Shilina" w:date="2018-10-26T11:47:00Z">
              <w:rPr>
                <w:lang w:eastAsia="x-none"/>
              </w:rPr>
            </w:rPrChange>
          </w:rPr>
          <w:fldChar w:fldCharType="begin"/>
        </w:r>
        <w:r w:rsidR="002A3B9C" w:rsidRPr="00F60E18">
          <w:rPr>
            <w:highlight w:val="yellow"/>
            <w:lang w:eastAsia="x-none"/>
            <w:rPrChange w:id="3312" w:author="Victoria Shilina" w:date="2018-10-26T11:47:00Z">
              <w:rPr>
                <w:lang w:eastAsia="x-none"/>
              </w:rPr>
            </w:rPrChange>
          </w:rPr>
          <w:instrText xml:space="preserve"> HYPERLINK  \l "_Качественное_состояние_товара" </w:instrText>
        </w:r>
        <w:r w:rsidR="002A3B9C" w:rsidRPr="00F60E18">
          <w:rPr>
            <w:highlight w:val="yellow"/>
            <w:lang w:eastAsia="x-none"/>
            <w:rPrChange w:id="3313" w:author="Victoria Shilina" w:date="2018-10-26T11:47:00Z">
              <w:rPr>
                <w:lang w:eastAsia="x-none"/>
              </w:rPr>
            </w:rPrChange>
          </w:rPr>
          <w:fldChar w:fldCharType="end"/>
        </w:r>
        <w:r w:rsidR="002A3B9C" w:rsidRPr="00F60E18">
          <w:rPr>
            <w:highlight w:val="yellow"/>
            <w:lang w:eastAsia="x-none"/>
            <w:rPrChange w:id="3314" w:author="Victoria Shilina" w:date="2018-10-26T11:47:00Z">
              <w:rPr>
                <w:lang w:eastAsia="x-none"/>
              </w:rPr>
            </w:rPrChange>
          </w:rPr>
          <w:t>.</w:t>
        </w:r>
      </w:ins>
    </w:p>
    <w:p w14:paraId="1298D03E" w14:textId="71A5BF5D" w:rsidR="001C2116" w:rsidRPr="00F60E18" w:rsidRDefault="001C2116" w:rsidP="001C2116">
      <w:pPr>
        <w:ind w:firstLine="708"/>
        <w:rPr>
          <w:ins w:id="3315" w:author="Victoria Shilina" w:date="2018-10-26T11:23:00Z"/>
          <w:highlight w:val="yellow"/>
          <w:lang w:eastAsia="x-none"/>
        </w:rPr>
      </w:pPr>
      <w:ins w:id="3316" w:author="Victoria Shilina" w:date="2018-10-26T11:23:00Z">
        <w:r w:rsidRPr="00F60E18">
          <w:rPr>
            <w:highlight w:val="yellow"/>
            <w:lang w:eastAsia="x-none"/>
            <w:rPrChange w:id="3317" w:author="Victoria Shilina" w:date="2018-10-26T11:47:00Z">
              <w:rPr>
                <w:lang w:eastAsia="x-none"/>
              </w:rPr>
            </w:rPrChange>
          </w:rPr>
          <w:t>Схематично этапы работы с проблемным товаром</w:t>
        </w:r>
      </w:ins>
      <w:r w:rsidR="008B4819" w:rsidRPr="00F60E18">
        <w:rPr>
          <w:highlight w:val="yellow"/>
          <w:lang w:eastAsia="x-none"/>
        </w:rPr>
        <w:t xml:space="preserve"> с статусом «Поврежден» для п</w:t>
      </w:r>
      <w:r w:rsidR="003F2D47" w:rsidRPr="00F60E18">
        <w:rPr>
          <w:highlight w:val="yellow"/>
          <w:lang w:eastAsia="x-none"/>
        </w:rPr>
        <w:t>унктов</w:t>
      </w:r>
      <w:r w:rsidR="008B4819" w:rsidRPr="00F60E18">
        <w:rPr>
          <w:highlight w:val="yellow"/>
          <w:lang w:eastAsia="x-none"/>
        </w:rPr>
        <w:t xml:space="preserve"> 10.1, 10.2 и 10.3 ниже</w:t>
      </w:r>
      <w:ins w:id="3318" w:author="Victoria Shilina" w:date="2018-10-26T11:23:00Z">
        <w:r w:rsidRPr="00F60E18">
          <w:rPr>
            <w:highlight w:val="yellow"/>
            <w:lang w:eastAsia="x-none"/>
            <w:rPrChange w:id="3319" w:author="Victoria Shilina" w:date="2018-10-26T11:47:00Z">
              <w:rPr>
                <w:lang w:eastAsia="x-none"/>
              </w:rPr>
            </w:rPrChange>
          </w:rPr>
          <w:t>:</w:t>
        </w:r>
        <w:r w:rsidRPr="00F60E18">
          <w:rPr>
            <w:highlight w:val="yellow"/>
            <w:lang w:eastAsia="x-none"/>
          </w:rPr>
          <w:t xml:space="preserve"> </w:t>
        </w:r>
      </w:ins>
    </w:p>
    <w:p w14:paraId="09BB3C55" w14:textId="6B3BA9F1" w:rsidR="001C2116" w:rsidRPr="00A6781F" w:rsidRDefault="0033454A">
      <w:pPr>
        <w:ind w:firstLine="708"/>
        <w:rPr>
          <w:ins w:id="3320" w:author="Victoria Shilina" w:date="2018-10-26T10:47:00Z"/>
          <w:highlight w:val="lightGray"/>
          <w:lang w:eastAsia="x-none"/>
        </w:rPr>
        <w:pPrChange w:id="3321" w:author="Victoria Shilina" w:date="2018-10-26T10:26:00Z">
          <w:pPr/>
        </w:pPrChange>
      </w:pPr>
      <w:r>
        <w:rPr>
          <w:noProof/>
          <w:lang w:val="uk-UA" w:eastAsia="uk-UA"/>
        </w:rPr>
        <w:drawing>
          <wp:inline distT="0" distB="0" distL="0" distR="0" wp14:anchorId="6AF3842D" wp14:editId="1B22957B">
            <wp:extent cx="4086225" cy="48387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8DB5" w14:textId="4FE95DCF" w:rsidR="00D2097B" w:rsidRPr="00A6781F" w:rsidRDefault="00D2097B">
      <w:pPr>
        <w:pStyle w:val="2"/>
        <w:rPr>
          <w:ins w:id="3322" w:author="Victoria Shilina" w:date="2018-10-26T10:26:00Z"/>
          <w:highlight w:val="lightGray"/>
        </w:rPr>
        <w:pPrChange w:id="3323" w:author="Victoria Shilina" w:date="2018-10-26T10:26:00Z">
          <w:pPr/>
        </w:pPrChange>
      </w:pPr>
      <w:bookmarkStart w:id="3324" w:name="_Toc529192801"/>
      <w:proofErr w:type="spellStart"/>
      <w:ins w:id="3325" w:author="Victoria Shilina" w:date="2018-10-26T10:26:00Z">
        <w:r w:rsidRPr="00A6781F">
          <w:rPr>
            <w:highlight w:val="lightGray"/>
          </w:rPr>
          <w:lastRenderedPageBreak/>
          <w:t>Приемка</w:t>
        </w:r>
        <w:proofErr w:type="spellEnd"/>
        <w:r w:rsidRPr="00A6781F">
          <w:rPr>
            <w:highlight w:val="lightGray"/>
          </w:rPr>
          <w:t xml:space="preserve"> </w:t>
        </w:r>
        <w:proofErr w:type="spellStart"/>
        <w:r w:rsidRPr="00A6781F">
          <w:rPr>
            <w:highlight w:val="lightGray"/>
          </w:rPr>
          <w:t>некондиции</w:t>
        </w:r>
        <w:bookmarkEnd w:id="3324"/>
        <w:proofErr w:type="spellEnd"/>
      </w:ins>
    </w:p>
    <w:p w14:paraId="75EB510C" w14:textId="4AF758AD" w:rsidR="00D2097B" w:rsidRPr="00A6781F" w:rsidRDefault="00586C03">
      <w:pPr>
        <w:ind w:firstLine="708"/>
        <w:rPr>
          <w:ins w:id="3326" w:author="Victoria Shilina" w:date="2018-10-26T10:40:00Z"/>
          <w:highlight w:val="lightGray"/>
          <w:lang w:eastAsia="x-none"/>
        </w:rPr>
        <w:pPrChange w:id="3327" w:author="Victoria Shilina" w:date="2018-10-26T11:21:00Z">
          <w:pPr/>
        </w:pPrChange>
      </w:pPr>
      <w:ins w:id="3328" w:author="Victoria Shilina" w:date="2018-10-26T11:17:00Z">
        <w:r w:rsidRPr="00A6781F">
          <w:rPr>
            <w:highlight w:val="lightGray"/>
            <w:lang w:eastAsia="x-none"/>
            <w:rPrChange w:id="3329" w:author="Victoria Shilina" w:date="2018-10-26T11:47:00Z">
              <w:rPr>
                <w:lang w:eastAsia="x-none"/>
              </w:rPr>
            </w:rPrChange>
          </w:rPr>
          <w:t xml:space="preserve">В случае обнаружения при приемке некондиционного </w:t>
        </w:r>
      </w:ins>
      <w:r w:rsidR="003716C6">
        <w:rPr>
          <w:highlight w:val="lightGray"/>
          <w:lang w:eastAsia="x-none"/>
        </w:rPr>
        <w:t>Т</w:t>
      </w:r>
      <w:ins w:id="3330" w:author="Victoria Shilina" w:date="2018-10-26T11:17:00Z">
        <w:r w:rsidRPr="00A6781F">
          <w:rPr>
            <w:highlight w:val="lightGray"/>
            <w:lang w:eastAsia="x-none"/>
            <w:rPrChange w:id="3331" w:author="Victoria Shilina" w:date="2018-10-26T11:47:00Z">
              <w:rPr>
                <w:lang w:eastAsia="x-none"/>
              </w:rPr>
            </w:rPrChange>
          </w:rPr>
          <w:t xml:space="preserve">овара </w:t>
        </w:r>
      </w:ins>
      <w:r w:rsidR="003716C6">
        <w:rPr>
          <w:highlight w:val="lightGray"/>
          <w:lang w:eastAsia="x-none"/>
        </w:rPr>
        <w:t>О</w:t>
      </w:r>
      <w:ins w:id="3332" w:author="Victoria Shilina" w:date="2018-10-26T11:17:00Z">
        <w:r w:rsidRPr="00A6781F">
          <w:rPr>
            <w:highlight w:val="lightGray"/>
            <w:lang w:eastAsia="x-none"/>
            <w:rPrChange w:id="3333" w:author="Victoria Shilina" w:date="2018-10-26T11:47:00Z">
              <w:rPr>
                <w:lang w:eastAsia="x-none"/>
              </w:rPr>
            </w:rPrChange>
          </w:rPr>
          <w:t xml:space="preserve">ператор выделяет этот </w:t>
        </w:r>
      </w:ins>
      <w:r w:rsidR="003716C6">
        <w:rPr>
          <w:highlight w:val="lightGray"/>
          <w:lang w:eastAsia="x-none"/>
        </w:rPr>
        <w:t>Т</w:t>
      </w:r>
      <w:ins w:id="3334" w:author="Victoria Shilina" w:date="2018-10-26T11:17:00Z">
        <w:r w:rsidRPr="00A6781F">
          <w:rPr>
            <w:highlight w:val="lightGray"/>
            <w:lang w:eastAsia="x-none"/>
            <w:rPrChange w:id="3335" w:author="Victoria Shilina" w:date="2018-10-26T11:47:00Z">
              <w:rPr>
                <w:lang w:eastAsia="x-none"/>
              </w:rPr>
            </w:rPrChange>
          </w:rPr>
          <w:t xml:space="preserve">овар в отдельный </w:t>
        </w:r>
      </w:ins>
      <w:r w:rsidR="003716C6">
        <w:rPr>
          <w:highlight w:val="lightGray"/>
          <w:lang w:eastAsia="x-none"/>
        </w:rPr>
        <w:t>Г</w:t>
      </w:r>
      <w:ins w:id="3336" w:author="Victoria Shilina" w:date="2018-10-26T11:17:00Z">
        <w:r w:rsidRPr="00A6781F">
          <w:rPr>
            <w:highlight w:val="lightGray"/>
            <w:lang w:eastAsia="x-none"/>
            <w:rPrChange w:id="3337" w:author="Victoria Shilina" w:date="2018-10-26T11:47:00Z">
              <w:rPr>
                <w:lang w:eastAsia="x-none"/>
              </w:rPr>
            </w:rPrChange>
          </w:rPr>
          <w:t>руз и принимает его с указанием статуса «</w:t>
        </w:r>
      </w:ins>
      <w:r w:rsidR="003716C6">
        <w:rPr>
          <w:highlight w:val="lightGray"/>
          <w:lang w:eastAsia="x-none"/>
        </w:rPr>
        <w:t>П</w:t>
      </w:r>
      <w:ins w:id="3338" w:author="Victoria Shilina" w:date="2018-10-26T11:20:00Z">
        <w:r w:rsidR="001C2116" w:rsidRPr="00A6781F">
          <w:rPr>
            <w:highlight w:val="lightGray"/>
            <w:lang w:eastAsia="x-none"/>
            <w:rPrChange w:id="3339" w:author="Victoria Shilina" w:date="2018-10-26T11:47:00Z">
              <w:rPr>
                <w:lang w:eastAsia="x-none"/>
              </w:rPr>
            </w:rPrChange>
          </w:rPr>
          <w:t>оврежден</w:t>
        </w:r>
      </w:ins>
      <w:ins w:id="3340" w:author="Victoria Shilina" w:date="2018-10-26T11:17:00Z">
        <w:r w:rsidR="001C2116" w:rsidRPr="00A6781F">
          <w:rPr>
            <w:highlight w:val="lightGray"/>
            <w:lang w:eastAsia="x-none"/>
            <w:rPrChange w:id="3341" w:author="Victoria Shilina" w:date="2018-10-26T11:47:00Z">
              <w:rPr>
                <w:lang w:eastAsia="x-none"/>
              </w:rPr>
            </w:rPrChange>
          </w:rPr>
          <w:t>». Размещ</w:t>
        </w:r>
      </w:ins>
      <w:r w:rsidR="00490B58">
        <w:rPr>
          <w:highlight w:val="lightGray"/>
          <w:lang w:eastAsia="x-none"/>
        </w:rPr>
        <w:t xml:space="preserve">ает данный товар на конвейер, где он в </w:t>
      </w:r>
      <w:ins w:id="3342" w:author="Victoria Shilina" w:date="2018-10-26T11:17:00Z">
        <w:r w:rsidRPr="00A6781F">
          <w:rPr>
            <w:highlight w:val="lightGray"/>
            <w:lang w:eastAsia="x-none"/>
            <w:rPrChange w:id="3343" w:author="Victoria Shilina" w:date="2018-10-26T11:47:00Z">
              <w:rPr>
                <w:lang w:eastAsia="x-none"/>
              </w:rPr>
            </w:rPrChange>
          </w:rPr>
          <w:t>с</w:t>
        </w:r>
      </w:ins>
      <w:r w:rsidR="00490B58">
        <w:rPr>
          <w:highlight w:val="lightGray"/>
          <w:lang w:eastAsia="x-none"/>
        </w:rPr>
        <w:t>оответствии с</w:t>
      </w:r>
      <w:ins w:id="3344" w:author="Victoria Shilina" w:date="2018-10-26T11:17:00Z">
        <w:r w:rsidRPr="00A6781F">
          <w:rPr>
            <w:highlight w:val="lightGray"/>
            <w:lang w:eastAsia="x-none"/>
            <w:rPrChange w:id="3345" w:author="Victoria Shilina" w:date="2018-10-26T11:47:00Z">
              <w:rPr>
                <w:lang w:eastAsia="x-none"/>
              </w:rPr>
            </w:rPrChange>
          </w:rPr>
          <w:t xml:space="preserve"> настроенными правилами </w:t>
        </w:r>
      </w:ins>
      <w:r w:rsidR="00490B58">
        <w:rPr>
          <w:highlight w:val="lightGray"/>
          <w:lang w:eastAsia="x-none"/>
        </w:rPr>
        <w:t xml:space="preserve">будет переведен </w:t>
      </w:r>
      <w:ins w:id="3346" w:author="Victoria Shilina" w:date="2018-10-26T11:17:00Z">
        <w:r w:rsidRPr="00A6781F">
          <w:rPr>
            <w:highlight w:val="lightGray"/>
            <w:lang w:eastAsia="x-none"/>
            <w:rPrChange w:id="3347" w:author="Victoria Shilina" w:date="2018-10-26T11:47:00Z">
              <w:rPr>
                <w:lang w:eastAsia="x-none"/>
              </w:rPr>
            </w:rPrChange>
          </w:rPr>
          <w:t xml:space="preserve">в зону </w:t>
        </w:r>
        <w:r w:rsidRPr="00A6781F">
          <w:rPr>
            <w:highlight w:val="lightGray"/>
            <w:lang w:val="en-US" w:eastAsia="x-none"/>
            <w:rPrChange w:id="3348" w:author="Victoria Shilina" w:date="2018-10-26T11:47:00Z">
              <w:rPr>
                <w:lang w:val="en-US" w:eastAsia="x-none"/>
              </w:rPr>
            </w:rPrChange>
          </w:rPr>
          <w:t>CNCS</w:t>
        </w:r>
      </w:ins>
      <w:r w:rsidR="003716C6">
        <w:rPr>
          <w:highlight w:val="lightGray"/>
          <w:lang w:eastAsia="x-none"/>
        </w:rPr>
        <w:t xml:space="preserve"> для контроля качества</w:t>
      </w:r>
      <w:ins w:id="3349" w:author="Victoria Shilina" w:date="2018-10-26T11:17:00Z">
        <w:r w:rsidRPr="00A6781F">
          <w:rPr>
            <w:highlight w:val="lightGray"/>
            <w:lang w:eastAsia="x-none"/>
            <w:rPrChange w:id="3350" w:author="Victoria Shilina" w:date="2018-10-26T11:47:00Z">
              <w:rPr>
                <w:lang w:eastAsia="x-none"/>
              </w:rPr>
            </w:rPrChange>
          </w:rPr>
          <w:t>.</w:t>
        </w:r>
      </w:ins>
      <w:r w:rsidR="00FC577E">
        <w:rPr>
          <w:highlight w:val="lightGray"/>
          <w:lang w:eastAsia="x-none"/>
        </w:rPr>
        <w:t xml:space="preserve"> См.п.10.5.</w:t>
      </w:r>
    </w:p>
    <w:p w14:paraId="689AFA83" w14:textId="4ACF2469" w:rsidR="003554D0" w:rsidRPr="00A6781F" w:rsidRDefault="001C2116">
      <w:pPr>
        <w:pStyle w:val="2"/>
        <w:rPr>
          <w:ins w:id="3351" w:author="Victoria Shilina" w:date="2018-10-26T11:27:00Z"/>
          <w:highlight w:val="lightGray"/>
        </w:rPr>
        <w:pPrChange w:id="3352" w:author="Victoria Shilina" w:date="2018-10-26T10:40:00Z">
          <w:pPr>
            <w:ind w:firstLine="708"/>
          </w:pPr>
        </w:pPrChange>
      </w:pPr>
      <w:bookmarkStart w:id="3353" w:name="_Toc529192802"/>
      <w:ins w:id="3354" w:author="Victoria Shilina" w:date="2018-10-26T11:22:00Z">
        <w:r w:rsidRPr="00A6781F">
          <w:rPr>
            <w:highlight w:val="lightGray"/>
            <w:lang w:val="ru-RU"/>
          </w:rPr>
          <w:t xml:space="preserve">Обнаружение </w:t>
        </w:r>
        <w:proofErr w:type="spellStart"/>
        <w:r w:rsidRPr="00A6781F">
          <w:rPr>
            <w:highlight w:val="lightGray"/>
            <w:lang w:val="ru-RU"/>
          </w:rPr>
          <w:t>некондиции</w:t>
        </w:r>
        <w:proofErr w:type="spellEnd"/>
        <w:r w:rsidRPr="00A6781F">
          <w:rPr>
            <w:highlight w:val="lightGray"/>
            <w:lang w:val="ru-RU"/>
          </w:rPr>
          <w:t xml:space="preserve"> на Складе</w:t>
        </w:r>
      </w:ins>
      <w:bookmarkEnd w:id="3353"/>
    </w:p>
    <w:p w14:paraId="07B4ACFC" w14:textId="4AC416C4" w:rsidR="001C2116" w:rsidRPr="00A6781F" w:rsidRDefault="001C2116">
      <w:pPr>
        <w:ind w:firstLine="708"/>
        <w:rPr>
          <w:ins w:id="3355" w:author="Victoria Shilina" w:date="2018-10-26T11:48:00Z"/>
          <w:highlight w:val="lightGray"/>
          <w:lang w:eastAsia="x-none"/>
        </w:rPr>
      </w:pPr>
      <w:ins w:id="3356" w:author="Victoria Shilina" w:date="2018-10-26T11:27:00Z">
        <w:r w:rsidRPr="00A6781F">
          <w:rPr>
            <w:highlight w:val="lightGray"/>
            <w:lang w:eastAsia="x-none"/>
            <w:rPrChange w:id="3357" w:author="Victoria Shilina" w:date="2018-10-26T11:47:00Z">
              <w:rPr>
                <w:lang w:eastAsia="x-none"/>
              </w:rPr>
            </w:rPrChange>
          </w:rPr>
          <w:t xml:space="preserve">В случае обнаружения при </w:t>
        </w:r>
      </w:ins>
      <w:r w:rsidR="003716C6">
        <w:rPr>
          <w:highlight w:val="lightGray"/>
          <w:lang w:eastAsia="x-none"/>
        </w:rPr>
        <w:t>О</w:t>
      </w:r>
      <w:ins w:id="3358" w:author="Victoria Shilina" w:date="2018-10-26T11:27:00Z">
        <w:r w:rsidRPr="00A6781F">
          <w:rPr>
            <w:highlight w:val="lightGray"/>
            <w:lang w:eastAsia="x-none"/>
            <w:rPrChange w:id="3359" w:author="Victoria Shilina" w:date="2018-10-26T11:47:00Z">
              <w:rPr>
                <w:lang w:eastAsia="x-none"/>
              </w:rPr>
            </w:rPrChange>
          </w:rPr>
          <w:t xml:space="preserve">тборе </w:t>
        </w:r>
      </w:ins>
      <w:r w:rsidR="003716C6">
        <w:rPr>
          <w:highlight w:val="lightGray"/>
          <w:lang w:eastAsia="x-none"/>
        </w:rPr>
        <w:t>Т</w:t>
      </w:r>
      <w:ins w:id="3360" w:author="Victoria Shilina" w:date="2018-10-26T11:27:00Z">
        <w:r w:rsidRPr="00A6781F">
          <w:rPr>
            <w:highlight w:val="lightGray"/>
            <w:lang w:eastAsia="x-none"/>
            <w:rPrChange w:id="3361" w:author="Victoria Shilina" w:date="2018-10-26T11:47:00Z">
              <w:rPr>
                <w:lang w:eastAsia="x-none"/>
              </w:rPr>
            </w:rPrChange>
          </w:rPr>
          <w:t>овара</w:t>
        </w:r>
      </w:ins>
      <w:ins w:id="3362" w:author="Victoria Shilina" w:date="2018-10-26T11:28:00Z">
        <w:r w:rsidR="00620976" w:rsidRPr="00A6781F">
          <w:rPr>
            <w:highlight w:val="lightGray"/>
            <w:lang w:eastAsia="x-none"/>
            <w:rPrChange w:id="3363" w:author="Victoria Shilina" w:date="2018-10-26T11:47:00Z">
              <w:rPr>
                <w:lang w:eastAsia="x-none"/>
              </w:rPr>
            </w:rPrChange>
          </w:rPr>
          <w:t xml:space="preserve"> </w:t>
        </w:r>
      </w:ins>
      <w:ins w:id="3364" w:author="Victoria Shilina" w:date="2018-10-26T11:27:00Z">
        <w:r w:rsidRPr="00A6781F">
          <w:rPr>
            <w:highlight w:val="lightGray"/>
            <w:lang w:eastAsia="x-none"/>
            <w:rPrChange w:id="3365" w:author="Victoria Shilina" w:date="2018-10-26T11:47:00Z">
              <w:rPr>
                <w:lang w:eastAsia="x-none"/>
              </w:rPr>
            </w:rPrChange>
          </w:rPr>
          <w:t xml:space="preserve">некондиционного товара </w:t>
        </w:r>
      </w:ins>
      <w:r w:rsidR="003716C6">
        <w:rPr>
          <w:highlight w:val="lightGray"/>
          <w:lang w:eastAsia="x-none"/>
        </w:rPr>
        <w:t>О</w:t>
      </w:r>
      <w:ins w:id="3366" w:author="Victoria Shilina" w:date="2018-10-26T11:27:00Z">
        <w:r w:rsidRPr="00A6781F">
          <w:rPr>
            <w:highlight w:val="lightGray"/>
            <w:lang w:eastAsia="x-none"/>
            <w:rPrChange w:id="3367" w:author="Victoria Shilina" w:date="2018-10-26T11:47:00Z">
              <w:rPr>
                <w:lang w:eastAsia="x-none"/>
              </w:rPr>
            </w:rPrChange>
          </w:rPr>
          <w:t xml:space="preserve">ператор выделяет этот </w:t>
        </w:r>
      </w:ins>
      <w:r w:rsidR="003716C6">
        <w:rPr>
          <w:highlight w:val="lightGray"/>
          <w:lang w:eastAsia="x-none"/>
        </w:rPr>
        <w:t>То</w:t>
      </w:r>
      <w:ins w:id="3368" w:author="Victoria Shilina" w:date="2018-10-26T11:27:00Z">
        <w:r w:rsidRPr="00A6781F">
          <w:rPr>
            <w:highlight w:val="lightGray"/>
            <w:lang w:eastAsia="x-none"/>
            <w:rPrChange w:id="3369" w:author="Victoria Shilina" w:date="2018-10-26T11:47:00Z">
              <w:rPr>
                <w:lang w:eastAsia="x-none"/>
              </w:rPr>
            </w:rPrChange>
          </w:rPr>
          <w:t xml:space="preserve">вар в отдельный </w:t>
        </w:r>
      </w:ins>
      <w:r w:rsidR="003716C6">
        <w:rPr>
          <w:highlight w:val="lightGray"/>
          <w:lang w:eastAsia="x-none"/>
        </w:rPr>
        <w:t>Г</w:t>
      </w:r>
      <w:ins w:id="3370" w:author="Victoria Shilina" w:date="2018-10-26T11:27:00Z">
        <w:r w:rsidRPr="00A6781F">
          <w:rPr>
            <w:highlight w:val="lightGray"/>
            <w:lang w:eastAsia="x-none"/>
            <w:rPrChange w:id="3371" w:author="Victoria Shilina" w:date="2018-10-26T11:47:00Z">
              <w:rPr>
                <w:lang w:eastAsia="x-none"/>
              </w:rPr>
            </w:rPrChange>
          </w:rPr>
          <w:t>руз</w:t>
        </w:r>
      </w:ins>
      <w:ins w:id="3372" w:author="Victoria Shilina" w:date="2018-10-26T11:28:00Z">
        <w:r w:rsidR="00620976" w:rsidRPr="00A6781F">
          <w:rPr>
            <w:highlight w:val="lightGray"/>
            <w:lang w:eastAsia="x-none"/>
            <w:rPrChange w:id="3373" w:author="Victoria Shilina" w:date="2018-10-26T11:47:00Z">
              <w:rPr>
                <w:lang w:eastAsia="x-none"/>
              </w:rPr>
            </w:rPrChange>
          </w:rPr>
          <w:t xml:space="preserve"> с указанием статуса </w:t>
        </w:r>
      </w:ins>
      <w:ins w:id="3374" w:author="Victoria Shilina" w:date="2018-10-26T11:29:00Z">
        <w:r w:rsidR="00620976" w:rsidRPr="00A6781F">
          <w:rPr>
            <w:highlight w:val="lightGray"/>
            <w:lang w:eastAsia="x-none"/>
            <w:rPrChange w:id="3375" w:author="Victoria Shilina" w:date="2018-10-26T11:47:00Z">
              <w:rPr>
                <w:lang w:eastAsia="x-none"/>
              </w:rPr>
            </w:rPrChange>
          </w:rPr>
          <w:t>«</w:t>
        </w:r>
      </w:ins>
      <w:r w:rsidR="003716C6">
        <w:rPr>
          <w:highlight w:val="lightGray"/>
          <w:lang w:eastAsia="x-none"/>
        </w:rPr>
        <w:t>По</w:t>
      </w:r>
      <w:ins w:id="3376" w:author="Victoria Shilina" w:date="2018-10-26T11:29:00Z">
        <w:r w:rsidR="00620976" w:rsidRPr="00A6781F">
          <w:rPr>
            <w:highlight w:val="lightGray"/>
            <w:lang w:eastAsia="x-none"/>
            <w:rPrChange w:id="3377" w:author="Victoria Shilina" w:date="2018-10-26T11:47:00Z">
              <w:rPr>
                <w:lang w:eastAsia="x-none"/>
              </w:rPr>
            </w:rPrChange>
          </w:rPr>
          <w:t>врежден</w:t>
        </w:r>
      </w:ins>
      <w:r w:rsidR="00490B58">
        <w:rPr>
          <w:highlight w:val="lightGray"/>
          <w:lang w:eastAsia="x-none"/>
        </w:rPr>
        <w:t xml:space="preserve">». </w:t>
      </w:r>
      <w:ins w:id="3378" w:author="Victoria Shilina" w:date="2018-10-26T11:17:00Z">
        <w:r w:rsidR="00490B58" w:rsidRPr="00A6781F">
          <w:rPr>
            <w:highlight w:val="lightGray"/>
            <w:lang w:eastAsia="x-none"/>
            <w:rPrChange w:id="3379" w:author="Victoria Shilina" w:date="2018-10-26T11:47:00Z">
              <w:rPr>
                <w:lang w:eastAsia="x-none"/>
              </w:rPr>
            </w:rPrChange>
          </w:rPr>
          <w:t>Размещ</w:t>
        </w:r>
      </w:ins>
      <w:r w:rsidR="00490B58">
        <w:rPr>
          <w:highlight w:val="lightGray"/>
          <w:lang w:eastAsia="x-none"/>
        </w:rPr>
        <w:t xml:space="preserve">ает данный товар на конвейер, где он в </w:t>
      </w:r>
      <w:ins w:id="3380" w:author="Victoria Shilina" w:date="2018-10-26T11:17:00Z">
        <w:r w:rsidR="00490B58" w:rsidRPr="00A6781F">
          <w:rPr>
            <w:highlight w:val="lightGray"/>
            <w:lang w:eastAsia="x-none"/>
            <w:rPrChange w:id="3381" w:author="Victoria Shilina" w:date="2018-10-26T11:47:00Z">
              <w:rPr>
                <w:lang w:eastAsia="x-none"/>
              </w:rPr>
            </w:rPrChange>
          </w:rPr>
          <w:t>с</w:t>
        </w:r>
      </w:ins>
      <w:r w:rsidR="00490B58">
        <w:rPr>
          <w:highlight w:val="lightGray"/>
          <w:lang w:eastAsia="x-none"/>
        </w:rPr>
        <w:t>оответствии с</w:t>
      </w:r>
      <w:ins w:id="3382" w:author="Victoria Shilina" w:date="2018-10-26T11:17:00Z">
        <w:r w:rsidR="00490B58" w:rsidRPr="00A6781F">
          <w:rPr>
            <w:highlight w:val="lightGray"/>
            <w:lang w:eastAsia="x-none"/>
            <w:rPrChange w:id="3383" w:author="Victoria Shilina" w:date="2018-10-26T11:47:00Z">
              <w:rPr>
                <w:lang w:eastAsia="x-none"/>
              </w:rPr>
            </w:rPrChange>
          </w:rPr>
          <w:t xml:space="preserve"> настроенными правилами </w:t>
        </w:r>
      </w:ins>
      <w:r w:rsidR="00490B58">
        <w:rPr>
          <w:highlight w:val="lightGray"/>
          <w:lang w:eastAsia="x-none"/>
        </w:rPr>
        <w:t xml:space="preserve">будет переведен </w:t>
      </w:r>
      <w:ins w:id="3384" w:author="Victoria Shilina" w:date="2018-10-26T11:17:00Z">
        <w:r w:rsidR="00490B58" w:rsidRPr="00A6781F">
          <w:rPr>
            <w:highlight w:val="lightGray"/>
            <w:lang w:eastAsia="x-none"/>
            <w:rPrChange w:id="3385" w:author="Victoria Shilina" w:date="2018-10-26T11:47:00Z">
              <w:rPr>
                <w:lang w:eastAsia="x-none"/>
              </w:rPr>
            </w:rPrChange>
          </w:rPr>
          <w:t xml:space="preserve">в зону </w:t>
        </w:r>
        <w:r w:rsidR="00490B58" w:rsidRPr="00A6781F">
          <w:rPr>
            <w:highlight w:val="lightGray"/>
            <w:lang w:val="en-US" w:eastAsia="x-none"/>
            <w:rPrChange w:id="3386" w:author="Victoria Shilina" w:date="2018-10-26T11:47:00Z">
              <w:rPr>
                <w:lang w:val="en-US" w:eastAsia="x-none"/>
              </w:rPr>
            </w:rPrChange>
          </w:rPr>
          <w:t>CNCS</w:t>
        </w:r>
      </w:ins>
      <w:r w:rsidR="00490B58">
        <w:rPr>
          <w:highlight w:val="lightGray"/>
          <w:lang w:eastAsia="x-none"/>
        </w:rPr>
        <w:t xml:space="preserve"> для контроля качества</w:t>
      </w:r>
      <w:r w:rsidR="00FC577E">
        <w:rPr>
          <w:highlight w:val="lightGray"/>
          <w:lang w:eastAsia="x-none"/>
        </w:rPr>
        <w:t>. См.п.10.5</w:t>
      </w:r>
      <w:ins w:id="3387" w:author="Victoria Shilina" w:date="2018-10-26T11:17:00Z">
        <w:r w:rsidR="00490B58" w:rsidRPr="00A6781F">
          <w:rPr>
            <w:highlight w:val="lightGray"/>
            <w:lang w:eastAsia="x-none"/>
            <w:rPrChange w:id="3388" w:author="Victoria Shilina" w:date="2018-10-26T11:47:00Z">
              <w:rPr>
                <w:lang w:eastAsia="x-none"/>
              </w:rPr>
            </w:rPrChange>
          </w:rPr>
          <w:t>.</w:t>
        </w:r>
      </w:ins>
    </w:p>
    <w:p w14:paraId="241E9A88" w14:textId="77777777" w:rsidR="008B4819" w:rsidRPr="00A6781F" w:rsidRDefault="008B4819">
      <w:pPr>
        <w:pStyle w:val="2"/>
        <w:rPr>
          <w:ins w:id="3389" w:author="Victoria Shilina" w:date="2018-10-26T11:49:00Z"/>
          <w:highlight w:val="lightGray"/>
        </w:rPr>
        <w:pPrChange w:id="3390" w:author="Victoria Shilina" w:date="2018-10-26T11:49:00Z">
          <w:pPr>
            <w:ind w:firstLine="708"/>
          </w:pPr>
        </w:pPrChange>
      </w:pPr>
      <w:bookmarkStart w:id="3391" w:name="_Toc529192804"/>
      <w:bookmarkStart w:id="3392" w:name="_Toc529192803"/>
      <w:ins w:id="3393" w:author="Victoria Shilina" w:date="2018-10-26T11:49:00Z">
        <w:r w:rsidRPr="00A6781F">
          <w:rPr>
            <w:highlight w:val="lightGray"/>
          </w:rPr>
          <w:t xml:space="preserve">Товар без </w:t>
        </w:r>
        <w:proofErr w:type="spellStart"/>
        <w:r w:rsidRPr="00A6781F">
          <w:rPr>
            <w:highlight w:val="lightGray"/>
          </w:rPr>
          <w:t>Логистической</w:t>
        </w:r>
        <w:proofErr w:type="spellEnd"/>
        <w:r w:rsidRPr="00A6781F">
          <w:rPr>
            <w:highlight w:val="lightGray"/>
          </w:rPr>
          <w:t xml:space="preserve"> </w:t>
        </w:r>
        <w:proofErr w:type="spellStart"/>
        <w:r w:rsidRPr="00A6781F">
          <w:rPr>
            <w:highlight w:val="lightGray"/>
          </w:rPr>
          <w:t>этикетки</w:t>
        </w:r>
        <w:bookmarkEnd w:id="3391"/>
        <w:proofErr w:type="spellEnd"/>
      </w:ins>
    </w:p>
    <w:p w14:paraId="451B2395" w14:textId="53644F9A" w:rsidR="008B4819" w:rsidRPr="00A6781F" w:rsidRDefault="008B4819" w:rsidP="008B4819">
      <w:pPr>
        <w:ind w:firstLine="708"/>
        <w:rPr>
          <w:ins w:id="3394" w:author="Victoria Shilina" w:date="2018-10-26T11:50:00Z"/>
          <w:highlight w:val="lightGray"/>
          <w:lang w:eastAsia="x-none"/>
          <w:rPrChange w:id="3395" w:author="Victoria Shilina" w:date="2018-10-26T11:52:00Z">
            <w:rPr>
              <w:ins w:id="3396" w:author="Victoria Shilina" w:date="2018-10-26T11:50:00Z"/>
              <w:lang w:eastAsia="x-none"/>
            </w:rPr>
          </w:rPrChange>
        </w:rPr>
      </w:pPr>
      <w:ins w:id="3397" w:author="Victoria Shilina" w:date="2018-10-26T11:50:00Z">
        <w:r w:rsidRPr="00A6781F">
          <w:rPr>
            <w:highlight w:val="lightGray"/>
            <w:lang w:eastAsia="x-none"/>
            <w:rPrChange w:id="3398" w:author="Victoria Shilina" w:date="2018-10-26T11:52:00Z">
              <w:rPr>
                <w:lang w:eastAsia="x-none"/>
              </w:rPr>
            </w:rPrChange>
          </w:rPr>
          <w:t>В случае обнаружения при отборе</w:t>
        </w:r>
      </w:ins>
      <w:r w:rsidR="00FC410F">
        <w:rPr>
          <w:highlight w:val="lightGray"/>
          <w:lang w:eastAsia="x-none"/>
        </w:rPr>
        <w:t xml:space="preserve"> в Заказ или выполнения другой операции на Складе</w:t>
      </w:r>
      <w:ins w:id="3399" w:author="Victoria Shilina" w:date="2018-10-26T11:50:00Z">
        <w:r w:rsidRPr="00A6781F">
          <w:rPr>
            <w:highlight w:val="lightGray"/>
            <w:lang w:eastAsia="x-none"/>
            <w:rPrChange w:id="3400" w:author="Victoria Shilina" w:date="2018-10-26T11:52:00Z">
              <w:rPr>
                <w:lang w:eastAsia="x-none"/>
              </w:rPr>
            </w:rPrChange>
          </w:rPr>
          <w:t xml:space="preserve"> </w:t>
        </w:r>
      </w:ins>
      <w:r>
        <w:rPr>
          <w:highlight w:val="lightGray"/>
          <w:lang w:eastAsia="x-none"/>
        </w:rPr>
        <w:t>Т</w:t>
      </w:r>
      <w:ins w:id="3401" w:author="Victoria Shilina" w:date="2018-10-26T11:50:00Z">
        <w:r w:rsidRPr="00A6781F">
          <w:rPr>
            <w:highlight w:val="lightGray"/>
            <w:lang w:eastAsia="x-none"/>
            <w:rPrChange w:id="3402" w:author="Victoria Shilina" w:date="2018-10-26T11:52:00Z">
              <w:rPr>
                <w:lang w:eastAsia="x-none"/>
              </w:rPr>
            </w:rPrChange>
          </w:rPr>
          <w:t xml:space="preserve">овара без Логистической Этикетки </w:t>
        </w:r>
      </w:ins>
      <w:r>
        <w:rPr>
          <w:highlight w:val="lightGray"/>
          <w:lang w:eastAsia="x-none"/>
        </w:rPr>
        <w:t>О</w:t>
      </w:r>
      <w:ins w:id="3403" w:author="Victoria Shilina" w:date="2018-10-26T11:50:00Z">
        <w:r w:rsidRPr="00A6781F">
          <w:rPr>
            <w:highlight w:val="lightGray"/>
            <w:lang w:eastAsia="x-none"/>
            <w:rPrChange w:id="3404" w:author="Victoria Shilina" w:date="2018-10-26T11:52:00Z">
              <w:rPr>
                <w:lang w:eastAsia="x-none"/>
              </w:rPr>
            </w:rPrChange>
          </w:rPr>
          <w:t xml:space="preserve">ператор выделяет этот товар в отдельный </w:t>
        </w:r>
      </w:ins>
      <w:r w:rsidR="003F2D47">
        <w:rPr>
          <w:highlight w:val="lightGray"/>
          <w:lang w:eastAsia="x-none"/>
        </w:rPr>
        <w:t>Г</w:t>
      </w:r>
      <w:ins w:id="3405" w:author="Victoria Shilina" w:date="2018-10-26T11:27:00Z">
        <w:r w:rsidR="003F2D47" w:rsidRPr="00A6781F">
          <w:rPr>
            <w:highlight w:val="lightGray"/>
            <w:lang w:eastAsia="x-none"/>
            <w:rPrChange w:id="3406" w:author="Victoria Shilina" w:date="2018-10-26T11:47:00Z">
              <w:rPr>
                <w:lang w:eastAsia="x-none"/>
              </w:rPr>
            </w:rPrChange>
          </w:rPr>
          <w:t>руз</w:t>
        </w:r>
      </w:ins>
      <w:ins w:id="3407" w:author="Victoria Shilina" w:date="2018-10-26T11:28:00Z">
        <w:r w:rsidR="003F2D47" w:rsidRPr="00A6781F">
          <w:rPr>
            <w:highlight w:val="lightGray"/>
            <w:lang w:eastAsia="x-none"/>
            <w:rPrChange w:id="3408" w:author="Victoria Shilina" w:date="2018-10-26T11:47:00Z">
              <w:rPr>
                <w:lang w:eastAsia="x-none"/>
              </w:rPr>
            </w:rPrChange>
          </w:rPr>
          <w:t xml:space="preserve"> с указанием статуса </w:t>
        </w:r>
      </w:ins>
      <w:ins w:id="3409" w:author="Victoria Shilina" w:date="2018-10-26T11:29:00Z">
        <w:r w:rsidR="003F2D47" w:rsidRPr="00A6781F">
          <w:rPr>
            <w:highlight w:val="lightGray"/>
            <w:lang w:eastAsia="x-none"/>
            <w:rPrChange w:id="3410" w:author="Victoria Shilina" w:date="2018-10-26T11:47:00Z">
              <w:rPr>
                <w:lang w:eastAsia="x-none"/>
              </w:rPr>
            </w:rPrChange>
          </w:rPr>
          <w:t>«</w:t>
        </w:r>
      </w:ins>
      <w:r w:rsidR="003F2D47">
        <w:rPr>
          <w:highlight w:val="lightGray"/>
          <w:lang w:eastAsia="x-none"/>
        </w:rPr>
        <w:t>По</w:t>
      </w:r>
      <w:ins w:id="3411" w:author="Victoria Shilina" w:date="2018-10-26T11:29:00Z">
        <w:r w:rsidR="003F2D47" w:rsidRPr="00A6781F">
          <w:rPr>
            <w:highlight w:val="lightGray"/>
            <w:lang w:eastAsia="x-none"/>
            <w:rPrChange w:id="3412" w:author="Victoria Shilina" w:date="2018-10-26T11:47:00Z">
              <w:rPr>
                <w:lang w:eastAsia="x-none"/>
              </w:rPr>
            </w:rPrChange>
          </w:rPr>
          <w:t>врежден</w:t>
        </w:r>
      </w:ins>
      <w:ins w:id="3413" w:author="Victoria Shilina" w:date="2018-10-26T11:50:00Z">
        <w:r w:rsidRPr="00A6781F">
          <w:rPr>
            <w:highlight w:val="lightGray"/>
            <w:lang w:eastAsia="x-none"/>
            <w:rPrChange w:id="3414" w:author="Victoria Shilina" w:date="2018-10-26T11:52:00Z">
              <w:rPr>
                <w:lang w:eastAsia="x-none"/>
              </w:rPr>
            </w:rPrChange>
          </w:rPr>
          <w:t>.</w:t>
        </w:r>
      </w:ins>
      <w:r w:rsidR="00FC410F" w:rsidRPr="00FC410F">
        <w:rPr>
          <w:highlight w:val="lightGray"/>
          <w:lang w:eastAsia="x-none"/>
        </w:rPr>
        <w:t xml:space="preserve"> </w:t>
      </w:r>
      <w:ins w:id="3415" w:author="Victoria Shilina" w:date="2018-10-26T11:17:00Z">
        <w:r w:rsidR="00FC410F" w:rsidRPr="00A6781F">
          <w:rPr>
            <w:highlight w:val="lightGray"/>
            <w:lang w:eastAsia="x-none"/>
            <w:rPrChange w:id="3416" w:author="Victoria Shilina" w:date="2018-10-26T11:47:00Z">
              <w:rPr>
                <w:lang w:eastAsia="x-none"/>
              </w:rPr>
            </w:rPrChange>
          </w:rPr>
          <w:t>Размещ</w:t>
        </w:r>
      </w:ins>
      <w:r w:rsidR="00FC410F">
        <w:rPr>
          <w:highlight w:val="lightGray"/>
          <w:lang w:eastAsia="x-none"/>
        </w:rPr>
        <w:t xml:space="preserve">ает данный товар на конвейер, где он в </w:t>
      </w:r>
      <w:ins w:id="3417" w:author="Victoria Shilina" w:date="2018-10-26T11:17:00Z">
        <w:r w:rsidR="00FC410F" w:rsidRPr="00A6781F">
          <w:rPr>
            <w:highlight w:val="lightGray"/>
            <w:lang w:eastAsia="x-none"/>
            <w:rPrChange w:id="3418" w:author="Victoria Shilina" w:date="2018-10-26T11:47:00Z">
              <w:rPr>
                <w:lang w:eastAsia="x-none"/>
              </w:rPr>
            </w:rPrChange>
          </w:rPr>
          <w:t>с</w:t>
        </w:r>
      </w:ins>
      <w:r w:rsidR="00FC410F">
        <w:rPr>
          <w:highlight w:val="lightGray"/>
          <w:lang w:eastAsia="x-none"/>
        </w:rPr>
        <w:t>оответствии с</w:t>
      </w:r>
      <w:ins w:id="3419" w:author="Victoria Shilina" w:date="2018-10-26T11:17:00Z">
        <w:r w:rsidR="00FC410F" w:rsidRPr="00A6781F">
          <w:rPr>
            <w:highlight w:val="lightGray"/>
            <w:lang w:eastAsia="x-none"/>
            <w:rPrChange w:id="3420" w:author="Victoria Shilina" w:date="2018-10-26T11:47:00Z">
              <w:rPr>
                <w:lang w:eastAsia="x-none"/>
              </w:rPr>
            </w:rPrChange>
          </w:rPr>
          <w:t xml:space="preserve"> настроенными правилами </w:t>
        </w:r>
      </w:ins>
      <w:r w:rsidR="00FC410F">
        <w:rPr>
          <w:highlight w:val="lightGray"/>
          <w:lang w:eastAsia="x-none"/>
        </w:rPr>
        <w:t xml:space="preserve">будет переведен </w:t>
      </w:r>
      <w:ins w:id="3421" w:author="Victoria Shilina" w:date="2018-10-26T11:17:00Z">
        <w:r w:rsidR="00FC410F" w:rsidRPr="00A6781F">
          <w:rPr>
            <w:highlight w:val="lightGray"/>
            <w:lang w:eastAsia="x-none"/>
            <w:rPrChange w:id="3422" w:author="Victoria Shilina" w:date="2018-10-26T11:47:00Z">
              <w:rPr>
                <w:lang w:eastAsia="x-none"/>
              </w:rPr>
            </w:rPrChange>
          </w:rPr>
          <w:t xml:space="preserve">в зону </w:t>
        </w:r>
        <w:r w:rsidR="00FC410F" w:rsidRPr="00A6781F">
          <w:rPr>
            <w:highlight w:val="lightGray"/>
            <w:lang w:val="en-US" w:eastAsia="x-none"/>
            <w:rPrChange w:id="3423" w:author="Victoria Shilina" w:date="2018-10-26T11:47:00Z">
              <w:rPr>
                <w:lang w:val="en-US" w:eastAsia="x-none"/>
              </w:rPr>
            </w:rPrChange>
          </w:rPr>
          <w:t>CNCS</w:t>
        </w:r>
        <w:r w:rsidR="00FC410F" w:rsidRPr="00A6781F">
          <w:rPr>
            <w:highlight w:val="lightGray"/>
            <w:lang w:eastAsia="x-none"/>
            <w:rPrChange w:id="3424" w:author="Victoria Shilina" w:date="2018-10-26T11:47:00Z">
              <w:rPr>
                <w:lang w:eastAsia="x-none"/>
              </w:rPr>
            </w:rPrChange>
          </w:rPr>
          <w:t>.</w:t>
        </w:r>
      </w:ins>
    </w:p>
    <w:p w14:paraId="3D30D7BE" w14:textId="77777777" w:rsidR="008B4819" w:rsidRPr="0073630F" w:rsidRDefault="008B4819" w:rsidP="008B4819">
      <w:pPr>
        <w:ind w:firstLine="708"/>
        <w:rPr>
          <w:ins w:id="3425" w:author="Victoria Shilina" w:date="2018-10-26T11:30:00Z"/>
          <w:lang w:eastAsia="x-none"/>
        </w:rPr>
      </w:pPr>
      <w:ins w:id="3426" w:author="Victoria Shilina" w:date="2018-10-26T11:50:00Z">
        <w:r w:rsidRPr="00A6781F">
          <w:rPr>
            <w:highlight w:val="lightGray"/>
            <w:lang w:eastAsia="x-none"/>
            <w:rPrChange w:id="3427" w:author="Victoria Shilina" w:date="2018-10-26T11:52:00Z">
              <w:rPr>
                <w:lang w:eastAsia="x-none"/>
              </w:rPr>
            </w:rPrChange>
          </w:rPr>
          <w:t xml:space="preserve">Ответственный менеджер в зоне </w:t>
        </w:r>
      </w:ins>
      <w:ins w:id="3428" w:author="Victoria Shilina" w:date="2018-10-26T11:51:00Z">
        <w:r w:rsidRPr="00A6781F">
          <w:rPr>
            <w:highlight w:val="lightGray"/>
            <w:lang w:val="en-US" w:eastAsia="x-none"/>
            <w:rPrChange w:id="3429" w:author="Victoria Shilina" w:date="2018-10-26T11:52:00Z">
              <w:rPr>
                <w:lang w:val="en-US" w:eastAsia="x-none"/>
              </w:rPr>
            </w:rPrChange>
          </w:rPr>
          <w:t>CNCS</w:t>
        </w:r>
        <w:r w:rsidRPr="00A6781F">
          <w:rPr>
            <w:highlight w:val="lightGray"/>
            <w:lang w:eastAsia="x-none"/>
            <w:rPrChange w:id="3430" w:author="Victoria Shilina" w:date="2018-10-26T11:52:00Z">
              <w:rPr>
                <w:lang w:eastAsia="x-none"/>
              </w:rPr>
            </w:rPrChange>
          </w:rPr>
          <w:t xml:space="preserve"> при получении такого товара обязан запустить процесс пересчета этого артикула Товара для обнаружения потерянного Логистического ШК в системе </w:t>
        </w:r>
      </w:ins>
      <w:ins w:id="3431" w:author="Victoria Shilina" w:date="2018-10-26T11:52:00Z">
        <w:r w:rsidRPr="00A6781F">
          <w:rPr>
            <w:highlight w:val="lightGray"/>
            <w:lang w:eastAsia="x-none"/>
            <w:rPrChange w:id="3432" w:author="Victoria Shilina" w:date="2018-10-26T11:52:00Z">
              <w:rPr>
                <w:lang w:eastAsia="x-none"/>
              </w:rPr>
            </w:rPrChange>
          </w:rPr>
          <w:t>–</w:t>
        </w:r>
      </w:ins>
      <w:ins w:id="3433" w:author="Victoria Shilina" w:date="2018-10-26T11:51:00Z">
        <w:r w:rsidRPr="00A6781F">
          <w:rPr>
            <w:highlight w:val="lightGray"/>
            <w:lang w:eastAsia="x-none"/>
            <w:rPrChange w:id="3434" w:author="Victoria Shilina" w:date="2018-10-26T11:52:00Z">
              <w:rPr>
                <w:lang w:eastAsia="x-none"/>
              </w:rPr>
            </w:rPrChange>
          </w:rPr>
          <w:t xml:space="preserve"> </w:t>
        </w:r>
      </w:ins>
      <w:ins w:id="3435" w:author="Victoria Shilina" w:date="2018-10-26T11:52:00Z">
        <w:r w:rsidRPr="00A6781F">
          <w:rPr>
            <w:highlight w:val="lightGray"/>
            <w:lang w:eastAsia="x-none"/>
            <w:rPrChange w:id="3436" w:author="Victoria Shilina" w:date="2018-10-26T11:52:00Z">
              <w:rPr>
                <w:lang w:eastAsia="x-none"/>
              </w:rPr>
            </w:rPrChange>
          </w:rPr>
          <w:fldChar w:fldCharType="begin"/>
        </w:r>
        <w:r w:rsidRPr="00A6781F">
          <w:rPr>
            <w:highlight w:val="lightGray"/>
            <w:lang w:eastAsia="x-none"/>
            <w:rPrChange w:id="3437" w:author="Victoria Shilina" w:date="2018-10-26T11:52:00Z">
              <w:rPr>
                <w:lang w:eastAsia="x-none"/>
              </w:rPr>
            </w:rPrChange>
          </w:rPr>
          <w:instrText xml:space="preserve"> HYPERLINK  \l "_Выполнение_пересчетов_товара" </w:instrText>
        </w:r>
        <w:r w:rsidRPr="00A6781F">
          <w:rPr>
            <w:highlight w:val="lightGray"/>
            <w:lang w:eastAsia="x-none"/>
            <w:rPrChange w:id="3438" w:author="Victoria Shilina" w:date="2018-10-26T11:52:00Z">
              <w:rPr>
                <w:lang w:eastAsia="x-none"/>
              </w:rPr>
            </w:rPrChange>
          </w:rPr>
          <w:fldChar w:fldCharType="separate"/>
        </w:r>
        <w:r w:rsidRPr="00A6781F">
          <w:rPr>
            <w:rStyle w:val="a5"/>
            <w:highlight w:val="lightGray"/>
            <w:lang w:eastAsia="x-none"/>
            <w:rPrChange w:id="3439" w:author="Victoria Shilina" w:date="2018-10-26T11:52:00Z">
              <w:rPr>
                <w:rStyle w:val="a5"/>
                <w:lang w:eastAsia="x-none"/>
              </w:rPr>
            </w:rPrChange>
          </w:rPr>
          <w:t>п.10. Выполнение пересчетов товара и инвентаризация</w:t>
        </w:r>
        <w:r w:rsidRPr="00A6781F">
          <w:rPr>
            <w:highlight w:val="lightGray"/>
            <w:lang w:eastAsia="x-none"/>
            <w:rPrChange w:id="3440" w:author="Victoria Shilina" w:date="2018-10-26T11:52:00Z">
              <w:rPr>
                <w:lang w:eastAsia="x-none"/>
              </w:rPr>
            </w:rPrChange>
          </w:rPr>
          <w:fldChar w:fldCharType="end"/>
        </w:r>
        <w:r w:rsidRPr="00A6781F">
          <w:rPr>
            <w:highlight w:val="lightGray"/>
            <w:lang w:eastAsia="x-none"/>
            <w:rPrChange w:id="3441" w:author="Victoria Shilina" w:date="2018-10-26T11:52:00Z">
              <w:rPr>
                <w:lang w:eastAsia="x-none"/>
              </w:rPr>
            </w:rPrChange>
          </w:rPr>
          <w:t>.</w:t>
        </w:r>
      </w:ins>
    </w:p>
    <w:p w14:paraId="6AB0B7E8" w14:textId="250137C9" w:rsidR="003716C6" w:rsidRDefault="00B45966" w:rsidP="001B4B68">
      <w:pPr>
        <w:pStyle w:val="2"/>
        <w:rPr>
          <w:highlight w:val="lightGray"/>
          <w:lang w:val="ru-RU"/>
        </w:rPr>
      </w:pPr>
      <w:bookmarkStart w:id="3442" w:name="_Не_пройден_контроль"/>
      <w:bookmarkEnd w:id="3442"/>
      <w:r>
        <w:rPr>
          <w:highlight w:val="lightGray"/>
          <w:lang w:val="ru-RU"/>
        </w:rPr>
        <w:t>Н</w:t>
      </w:r>
      <w:r w:rsidR="003716C6">
        <w:rPr>
          <w:highlight w:val="lightGray"/>
          <w:lang w:val="ru-RU"/>
        </w:rPr>
        <w:t>е пройден контро</w:t>
      </w:r>
      <w:r>
        <w:rPr>
          <w:highlight w:val="lightGray"/>
          <w:lang w:val="ru-RU"/>
        </w:rPr>
        <w:t>ль веса, статус Проблема</w:t>
      </w:r>
    </w:p>
    <w:p w14:paraId="48A4BB8A" w14:textId="54131C36" w:rsidR="003716C6" w:rsidRDefault="000A0967" w:rsidP="0033454A">
      <w:pPr>
        <w:ind w:firstLine="708"/>
        <w:rPr>
          <w:highlight w:val="yellow"/>
          <w:lang w:eastAsia="x-none"/>
        </w:rPr>
      </w:pPr>
      <w:commentRangeStart w:id="3443"/>
      <w:r w:rsidRPr="00666A21">
        <w:rPr>
          <w:highlight w:val="yellow"/>
          <w:lang w:eastAsia="x-none"/>
        </w:rPr>
        <w:t>Контейнер</w:t>
      </w:r>
      <w:r w:rsidR="001C3BE2" w:rsidRPr="00666A21">
        <w:rPr>
          <w:highlight w:val="yellow"/>
          <w:lang w:eastAsia="x-none"/>
        </w:rPr>
        <w:t xml:space="preserve"> </w:t>
      </w:r>
      <w:r w:rsidR="0033454A" w:rsidRPr="00666A21">
        <w:rPr>
          <w:highlight w:val="yellow"/>
          <w:lang w:eastAsia="x-none"/>
        </w:rPr>
        <w:t xml:space="preserve">после сборки при не успешном прохождении ТПР№3 по весу попадает в зону </w:t>
      </w:r>
      <w:r w:rsidR="0033454A" w:rsidRPr="00666A21">
        <w:rPr>
          <w:highlight w:val="yellow"/>
          <w:lang w:val="en-US" w:eastAsia="x-none"/>
        </w:rPr>
        <w:t>CNCS</w:t>
      </w:r>
      <w:r w:rsidR="0033454A" w:rsidRPr="00666A21">
        <w:rPr>
          <w:highlight w:val="yellow"/>
          <w:lang w:eastAsia="x-none"/>
        </w:rPr>
        <w:t xml:space="preserve"> с статусом Груза «Проблема».</w:t>
      </w:r>
    </w:p>
    <w:p w14:paraId="7C2E3295" w14:textId="16B601CA" w:rsidR="002A2387" w:rsidRPr="00666A21" w:rsidRDefault="004E4B6B" w:rsidP="0033454A">
      <w:pPr>
        <w:ind w:firstLine="708"/>
        <w:rPr>
          <w:highlight w:val="yellow"/>
          <w:lang w:eastAsia="x-none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F6F696A" wp14:editId="502BE8D7">
            <wp:extent cx="3314700" cy="57150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2321" w14:textId="77777777" w:rsidR="0033454A" w:rsidRPr="00666A21" w:rsidRDefault="0033454A" w:rsidP="00F94296">
      <w:pPr>
        <w:ind w:firstLine="708"/>
        <w:rPr>
          <w:highlight w:val="yellow"/>
          <w:lang w:eastAsia="x-none"/>
        </w:rPr>
      </w:pPr>
      <w:r w:rsidRPr="00666A21">
        <w:rPr>
          <w:highlight w:val="yellow"/>
          <w:lang w:eastAsia="x-none"/>
        </w:rPr>
        <w:t xml:space="preserve">Ответственный Менеджер </w:t>
      </w:r>
      <w:proofErr w:type="gramStart"/>
      <w:r w:rsidRPr="00666A21">
        <w:rPr>
          <w:highlight w:val="yellow"/>
          <w:lang w:eastAsia="x-none"/>
        </w:rPr>
        <w:t>с зоне</w:t>
      </w:r>
      <w:proofErr w:type="gramEnd"/>
      <w:r w:rsidRPr="00666A21">
        <w:rPr>
          <w:highlight w:val="yellow"/>
          <w:lang w:eastAsia="x-none"/>
        </w:rPr>
        <w:t xml:space="preserve"> </w:t>
      </w:r>
      <w:r w:rsidRPr="00666A21">
        <w:rPr>
          <w:highlight w:val="yellow"/>
          <w:lang w:val="en-US" w:eastAsia="x-none"/>
        </w:rPr>
        <w:t>CNCS</w:t>
      </w:r>
      <w:r w:rsidRPr="00666A21">
        <w:rPr>
          <w:highlight w:val="yellow"/>
          <w:lang w:eastAsia="x-none"/>
        </w:rPr>
        <w:t xml:space="preserve"> при получении такого Груза обязан взвесить каждую позицию:</w:t>
      </w:r>
    </w:p>
    <w:p w14:paraId="3939AA56" w14:textId="38A45F6E" w:rsidR="000A0967" w:rsidRPr="00666A21" w:rsidRDefault="0033454A" w:rsidP="00FC0FAF">
      <w:pPr>
        <w:pStyle w:val="afff1"/>
        <w:numPr>
          <w:ilvl w:val="0"/>
          <w:numId w:val="117"/>
        </w:numPr>
        <w:rPr>
          <w:highlight w:val="yellow"/>
          <w:lang w:eastAsia="x-none"/>
        </w:rPr>
      </w:pPr>
      <w:r w:rsidRPr="00666A21">
        <w:rPr>
          <w:highlight w:val="yellow"/>
          <w:lang w:eastAsia="x-none"/>
        </w:rPr>
        <w:t>найти Товар с отклонением нормы</w:t>
      </w:r>
      <w:r w:rsidR="000A0967" w:rsidRPr="00666A21">
        <w:rPr>
          <w:highlight w:val="yellow"/>
          <w:lang w:eastAsia="x-none"/>
        </w:rPr>
        <w:t xml:space="preserve">, </w:t>
      </w:r>
      <w:r w:rsidRPr="00666A21">
        <w:rPr>
          <w:highlight w:val="yellow"/>
          <w:lang w:eastAsia="x-none"/>
        </w:rPr>
        <w:t>изъять данный Товар</w:t>
      </w:r>
      <w:r w:rsidR="000A0967" w:rsidRPr="00666A21">
        <w:rPr>
          <w:highlight w:val="yellow"/>
          <w:lang w:eastAsia="x-none"/>
        </w:rPr>
        <w:t xml:space="preserve"> из Контейнера присвоить ему статус «</w:t>
      </w:r>
      <w:r w:rsidR="007E10F9">
        <w:rPr>
          <w:highlight w:val="yellow"/>
          <w:lang w:eastAsia="x-none"/>
        </w:rPr>
        <w:t>Ожидает</w:t>
      </w:r>
      <w:r w:rsidR="000A0967" w:rsidRPr="00666A21">
        <w:rPr>
          <w:highlight w:val="yellow"/>
          <w:lang w:eastAsia="x-none"/>
        </w:rPr>
        <w:t xml:space="preserve">», </w:t>
      </w:r>
      <w:r w:rsidR="00603BB3">
        <w:rPr>
          <w:highlight w:val="yellow"/>
          <w:lang w:eastAsia="x-none"/>
        </w:rPr>
        <w:t xml:space="preserve">обработать потом такой Товар согласно </w:t>
      </w:r>
      <w:r w:rsidR="000A0967" w:rsidRPr="00666A21">
        <w:rPr>
          <w:highlight w:val="yellow"/>
          <w:lang w:eastAsia="x-none"/>
        </w:rPr>
        <w:t>п.10.5</w:t>
      </w:r>
    </w:p>
    <w:p w14:paraId="30D49349" w14:textId="3C6B3B19" w:rsidR="0033454A" w:rsidRPr="00666A21" w:rsidRDefault="000A0967" w:rsidP="0033454A">
      <w:pPr>
        <w:pStyle w:val="afff1"/>
        <w:numPr>
          <w:ilvl w:val="0"/>
          <w:numId w:val="117"/>
        </w:numPr>
        <w:rPr>
          <w:highlight w:val="yellow"/>
          <w:lang w:eastAsia="x-none"/>
        </w:rPr>
      </w:pPr>
      <w:r w:rsidRPr="00666A21">
        <w:rPr>
          <w:highlight w:val="yellow"/>
          <w:lang w:eastAsia="x-none"/>
        </w:rPr>
        <w:t>провести перепланировку ЛО</w:t>
      </w:r>
      <w:r w:rsidR="00666A21" w:rsidRPr="00666A21">
        <w:rPr>
          <w:highlight w:val="yellow"/>
          <w:lang w:eastAsia="x-none"/>
        </w:rPr>
        <w:t xml:space="preserve">, отправить контейнер на </w:t>
      </w:r>
      <w:r w:rsidR="00666A21" w:rsidRPr="00666A21">
        <w:rPr>
          <w:highlight w:val="yellow"/>
          <w:lang w:val="en-US" w:eastAsia="x-none"/>
        </w:rPr>
        <w:t>CNIT</w:t>
      </w:r>
      <w:r w:rsidR="00666A21" w:rsidRPr="00666A21">
        <w:rPr>
          <w:highlight w:val="yellow"/>
          <w:lang w:eastAsia="x-none"/>
        </w:rPr>
        <w:t>2</w:t>
      </w:r>
    </w:p>
    <w:p w14:paraId="34D79DE5" w14:textId="090A638F" w:rsidR="0042494F" w:rsidRPr="00666A21" w:rsidRDefault="0042494F" w:rsidP="0042494F">
      <w:pPr>
        <w:ind w:firstLine="708"/>
        <w:rPr>
          <w:highlight w:val="yellow"/>
          <w:lang w:eastAsia="x-none"/>
        </w:rPr>
      </w:pPr>
      <w:r w:rsidRPr="00666A21">
        <w:rPr>
          <w:highlight w:val="yellow"/>
          <w:lang w:eastAsia="x-none"/>
        </w:rPr>
        <w:t>Если же отклонений не обнаружено или принято экспертное решение что возможна отгрузка Клиенту, то Груз переводиться в статус «</w:t>
      </w:r>
      <w:r w:rsidR="002A2387">
        <w:rPr>
          <w:highlight w:val="yellow"/>
          <w:lang w:eastAsia="x-none"/>
        </w:rPr>
        <w:t>Отобра</w:t>
      </w:r>
      <w:r w:rsidRPr="00666A21">
        <w:rPr>
          <w:highlight w:val="yellow"/>
          <w:lang w:eastAsia="x-none"/>
        </w:rPr>
        <w:t xml:space="preserve">н» и отправляется на Конвейер </w:t>
      </w:r>
      <w:r w:rsidR="00F05A5B" w:rsidRPr="00666A21">
        <w:rPr>
          <w:highlight w:val="yellow"/>
          <w:lang w:eastAsia="x-none"/>
        </w:rPr>
        <w:t>после ТПР№3.</w:t>
      </w:r>
      <w:commentRangeEnd w:id="3443"/>
      <w:r w:rsidR="00666A21">
        <w:rPr>
          <w:rStyle w:val="aff0"/>
        </w:rPr>
        <w:commentReference w:id="3443"/>
      </w:r>
    </w:p>
    <w:p w14:paraId="33CF7C25" w14:textId="00ACABE0" w:rsidR="001B4B68" w:rsidRPr="00A6781F" w:rsidRDefault="001B4B68" w:rsidP="001B4B68">
      <w:pPr>
        <w:pStyle w:val="2"/>
        <w:rPr>
          <w:ins w:id="3444" w:author="Victoria Shilina" w:date="2018-10-26T11:30:00Z"/>
          <w:highlight w:val="lightGray"/>
        </w:rPr>
      </w:pPr>
      <w:ins w:id="3445" w:author="Victoria Shilina" w:date="2018-10-26T11:30:00Z">
        <w:r w:rsidRPr="00A6781F">
          <w:rPr>
            <w:highlight w:val="lightGray"/>
          </w:rPr>
          <w:lastRenderedPageBreak/>
          <w:t xml:space="preserve">Браковка и </w:t>
        </w:r>
        <w:proofErr w:type="spellStart"/>
        <w:r w:rsidRPr="00A6781F">
          <w:rPr>
            <w:highlight w:val="lightGray"/>
          </w:rPr>
          <w:t>разбраковка</w:t>
        </w:r>
        <w:proofErr w:type="spellEnd"/>
        <w:r w:rsidRPr="00A6781F">
          <w:rPr>
            <w:highlight w:val="lightGray"/>
          </w:rPr>
          <w:t xml:space="preserve"> </w:t>
        </w:r>
        <w:proofErr w:type="spellStart"/>
        <w:r w:rsidRPr="00A6781F">
          <w:rPr>
            <w:highlight w:val="lightGray"/>
          </w:rPr>
          <w:t>груза</w:t>
        </w:r>
      </w:ins>
      <w:bookmarkEnd w:id="3392"/>
      <w:proofErr w:type="spellEnd"/>
      <w:r w:rsidR="001A081B">
        <w:rPr>
          <w:highlight w:val="lightGray"/>
          <w:lang w:val="ru-RU"/>
        </w:rPr>
        <w:t xml:space="preserve"> в зоне </w:t>
      </w:r>
      <w:r w:rsidR="001A081B">
        <w:rPr>
          <w:highlight w:val="lightGray"/>
          <w:lang w:val="en-US"/>
        </w:rPr>
        <w:t>CNCS</w:t>
      </w:r>
    </w:p>
    <w:p w14:paraId="55A19D47" w14:textId="6BF9B40D" w:rsidR="00D23261" w:rsidRDefault="001B4B68" w:rsidP="001B4B68">
      <w:pPr>
        <w:ind w:firstLine="708"/>
        <w:rPr>
          <w:lang w:eastAsia="x-none"/>
        </w:rPr>
      </w:pPr>
      <w:commentRangeStart w:id="3446"/>
      <w:commentRangeStart w:id="3447"/>
      <w:ins w:id="3448" w:author="Victoria Shilina" w:date="2018-10-26T11:32:00Z">
        <w:r w:rsidRPr="00A6781F">
          <w:rPr>
            <w:highlight w:val="lightGray"/>
            <w:lang w:eastAsia="x-none"/>
            <w:rPrChange w:id="3449" w:author="Victoria Shilina" w:date="2018-10-26T11:46:00Z">
              <w:rPr>
                <w:lang w:eastAsia="x-none"/>
              </w:rPr>
            </w:rPrChange>
          </w:rPr>
          <w:t xml:space="preserve">После </w:t>
        </w:r>
      </w:ins>
      <w:ins w:id="3450" w:author="Victoria Shilina" w:date="2018-10-26T11:33:00Z">
        <w:r w:rsidRPr="00A6781F">
          <w:rPr>
            <w:highlight w:val="lightGray"/>
            <w:lang w:eastAsia="x-none"/>
            <w:rPrChange w:id="3451" w:author="Victoria Shilina" w:date="2018-10-26T11:46:00Z">
              <w:rPr>
                <w:lang w:eastAsia="x-none"/>
              </w:rPr>
            </w:rPrChange>
          </w:rPr>
          <w:t>прохождения</w:t>
        </w:r>
      </w:ins>
      <w:ins w:id="3452" w:author="Victoria Shilina" w:date="2018-10-26T11:32:00Z">
        <w:r w:rsidRPr="00A6781F">
          <w:rPr>
            <w:highlight w:val="lightGray"/>
            <w:lang w:eastAsia="x-none"/>
            <w:rPrChange w:id="3453" w:author="Victoria Shilina" w:date="2018-10-26T11:46:00Z">
              <w:rPr>
                <w:lang w:eastAsia="x-none"/>
              </w:rPr>
            </w:rPrChange>
          </w:rPr>
          <w:t xml:space="preserve"> </w:t>
        </w:r>
      </w:ins>
      <w:ins w:id="3454" w:author="Victoria Shilina" w:date="2018-10-26T11:38:00Z">
        <w:r w:rsidRPr="00A6781F">
          <w:rPr>
            <w:highlight w:val="lightGray"/>
            <w:lang w:eastAsia="x-none"/>
            <w:rPrChange w:id="3455" w:author="Victoria Shilina" w:date="2018-10-26T11:46:00Z">
              <w:rPr>
                <w:lang w:eastAsia="x-none"/>
              </w:rPr>
            </w:rPrChange>
          </w:rPr>
          <w:t>грузом</w:t>
        </w:r>
      </w:ins>
      <w:ins w:id="3456" w:author="Victoria Shilina" w:date="2018-10-26T11:32:00Z">
        <w:r w:rsidRPr="00A6781F">
          <w:rPr>
            <w:highlight w:val="lightGray"/>
            <w:lang w:eastAsia="x-none"/>
            <w:rPrChange w:id="3457" w:author="Victoria Shilina" w:date="2018-10-26T11:46:00Z">
              <w:rPr>
                <w:lang w:eastAsia="x-none"/>
              </w:rPr>
            </w:rPrChange>
          </w:rPr>
          <w:t xml:space="preserve"> с статусом «</w:t>
        </w:r>
      </w:ins>
      <w:r w:rsidR="0033454A">
        <w:rPr>
          <w:highlight w:val="lightGray"/>
          <w:lang w:eastAsia="x-none"/>
        </w:rPr>
        <w:t>П</w:t>
      </w:r>
      <w:ins w:id="3458" w:author="Victoria Shilina" w:date="2018-10-26T11:32:00Z">
        <w:r w:rsidRPr="00A6781F">
          <w:rPr>
            <w:highlight w:val="lightGray"/>
            <w:lang w:eastAsia="x-none"/>
            <w:rPrChange w:id="3459" w:author="Victoria Shilina" w:date="2018-10-26T11:46:00Z">
              <w:rPr>
                <w:lang w:eastAsia="x-none"/>
              </w:rPr>
            </w:rPrChange>
          </w:rPr>
          <w:t>овреждён»</w:t>
        </w:r>
      </w:ins>
      <w:ins w:id="3460" w:author="Victoria Shilina" w:date="2018-10-26T11:33:00Z">
        <w:r w:rsidRPr="00A6781F">
          <w:rPr>
            <w:highlight w:val="lightGray"/>
            <w:lang w:eastAsia="x-none"/>
            <w:rPrChange w:id="3461" w:author="Victoria Shilina" w:date="2018-10-26T11:46:00Z">
              <w:rPr>
                <w:lang w:eastAsia="x-none"/>
              </w:rPr>
            </w:rPrChange>
          </w:rPr>
          <w:t xml:space="preserve"> ТПР№3 он попадает в зону </w:t>
        </w:r>
        <w:r w:rsidRPr="00A6781F">
          <w:rPr>
            <w:highlight w:val="lightGray"/>
            <w:lang w:val="en-US" w:eastAsia="x-none"/>
            <w:rPrChange w:id="3462" w:author="Victoria Shilina" w:date="2018-10-26T11:46:00Z">
              <w:rPr>
                <w:lang w:val="en-US" w:eastAsia="x-none"/>
              </w:rPr>
            </w:rPrChange>
          </w:rPr>
          <w:t>CNCS</w:t>
        </w:r>
        <w:r w:rsidRPr="00A6781F">
          <w:rPr>
            <w:highlight w:val="lightGray"/>
            <w:lang w:eastAsia="x-none"/>
            <w:rPrChange w:id="3463" w:author="Victoria Shilina" w:date="2018-10-26T11:46:00Z">
              <w:rPr>
                <w:lang w:val="en-US" w:eastAsia="x-none"/>
              </w:rPr>
            </w:rPrChange>
          </w:rPr>
          <w:t xml:space="preserve"> </w:t>
        </w:r>
      </w:ins>
      <w:r w:rsidR="00102209">
        <w:rPr>
          <w:highlight w:val="lightGray"/>
          <w:lang w:eastAsia="x-none"/>
        </w:rPr>
        <w:t xml:space="preserve">и автоматически переводится в статус </w:t>
      </w:r>
      <w:ins w:id="3464" w:author="Victoria Shilina" w:date="2018-10-26T11:33:00Z">
        <w:r w:rsidRPr="00A6781F">
          <w:rPr>
            <w:highlight w:val="lightGray"/>
            <w:lang w:eastAsia="x-none"/>
            <w:rPrChange w:id="3465" w:author="Victoria Shilina" w:date="2018-10-26T11:46:00Z">
              <w:rPr>
                <w:lang w:val="en-US" w:eastAsia="x-none"/>
              </w:rPr>
            </w:rPrChange>
          </w:rPr>
          <w:t>«</w:t>
        </w:r>
      </w:ins>
      <w:r w:rsidR="00102209">
        <w:rPr>
          <w:highlight w:val="lightGray"/>
          <w:lang w:eastAsia="x-none"/>
        </w:rPr>
        <w:t>О</w:t>
      </w:r>
      <w:ins w:id="3466" w:author="Victoria Shilina" w:date="2018-10-26T11:33:00Z">
        <w:r w:rsidRPr="00A6781F">
          <w:rPr>
            <w:highlight w:val="lightGray"/>
            <w:lang w:eastAsia="x-none"/>
            <w:rPrChange w:id="3467" w:author="Victoria Shilina" w:date="2018-10-26T11:46:00Z">
              <w:rPr>
                <w:lang w:val="en-US" w:eastAsia="x-none"/>
              </w:rPr>
            </w:rPrChange>
          </w:rPr>
          <w:t>жидает» - что означает что груз находится в ожидании проверки качества.</w:t>
        </w:r>
      </w:ins>
      <w:commentRangeEnd w:id="3446"/>
      <w:r w:rsidR="00881394" w:rsidRPr="00A6781F">
        <w:rPr>
          <w:rStyle w:val="aff0"/>
          <w:highlight w:val="lightGray"/>
        </w:rPr>
        <w:commentReference w:id="3446"/>
      </w:r>
      <w:commentRangeEnd w:id="3447"/>
      <w:r w:rsidR="007E10F9">
        <w:rPr>
          <w:lang w:eastAsia="x-none"/>
        </w:rPr>
        <w:t xml:space="preserve"> </w:t>
      </w:r>
    </w:p>
    <w:p w14:paraId="4A9F49C9" w14:textId="2221B6A9" w:rsidR="001B4B68" w:rsidRPr="007E10F9" w:rsidRDefault="00D23261" w:rsidP="001B4B68">
      <w:pPr>
        <w:ind w:firstLine="708"/>
        <w:rPr>
          <w:ins w:id="3468" w:author="Victoria Shilina" w:date="2018-10-26T11:34:00Z"/>
          <w:highlight w:val="yellow"/>
          <w:lang w:eastAsia="x-none"/>
          <w:rPrChange w:id="3469" w:author="Victoria Shilina" w:date="2018-10-26T11:46:00Z">
            <w:rPr>
              <w:ins w:id="3470" w:author="Victoria Shilina" w:date="2018-10-26T11:34:00Z"/>
              <w:lang w:eastAsia="x-none"/>
            </w:rPr>
          </w:rPrChange>
        </w:rPr>
      </w:pPr>
      <w:r w:rsidRPr="007E10F9">
        <w:rPr>
          <w:highlight w:val="yellow"/>
          <w:lang w:eastAsia="x-none"/>
        </w:rPr>
        <w:t xml:space="preserve">Также в зоне </w:t>
      </w:r>
      <w:r w:rsidRPr="007E10F9">
        <w:rPr>
          <w:highlight w:val="yellow"/>
          <w:lang w:val="en-US" w:eastAsia="x-none"/>
        </w:rPr>
        <w:t>CNCS</w:t>
      </w:r>
      <w:r w:rsidRPr="007E10F9">
        <w:rPr>
          <w:highlight w:val="yellow"/>
          <w:lang w:eastAsia="x-none"/>
        </w:rPr>
        <w:t xml:space="preserve"> может наход</w:t>
      </w:r>
      <w:r w:rsidR="00905552" w:rsidRPr="007E10F9">
        <w:rPr>
          <w:rStyle w:val="aff0"/>
          <w:highlight w:val="yellow"/>
        </w:rPr>
        <w:commentReference w:id="3447"/>
      </w:r>
      <w:r w:rsidRPr="007E10F9">
        <w:rPr>
          <w:highlight w:val="yellow"/>
          <w:lang w:eastAsia="x-none"/>
        </w:rPr>
        <w:t>ится товар в статусе «</w:t>
      </w:r>
      <w:r w:rsidR="007E10F9">
        <w:rPr>
          <w:highlight w:val="yellow"/>
          <w:lang w:eastAsia="x-none"/>
        </w:rPr>
        <w:t>Ожидает</w:t>
      </w:r>
      <w:r w:rsidRPr="007E10F9">
        <w:rPr>
          <w:highlight w:val="yellow"/>
          <w:lang w:eastAsia="x-none"/>
        </w:rPr>
        <w:t xml:space="preserve">» после пересмотра </w:t>
      </w:r>
      <w:r w:rsidR="00205AC6">
        <w:rPr>
          <w:highlight w:val="yellow"/>
          <w:lang w:eastAsia="x-none"/>
        </w:rPr>
        <w:t>Контейнера с Заказом к отгрузке</w:t>
      </w:r>
      <w:r w:rsidR="00143BFF">
        <w:rPr>
          <w:highlight w:val="yellow"/>
          <w:lang w:eastAsia="x-none"/>
        </w:rPr>
        <w:t>, см.п.10.4</w:t>
      </w:r>
      <w:r w:rsidR="00205AC6">
        <w:rPr>
          <w:highlight w:val="yellow"/>
          <w:lang w:eastAsia="x-none"/>
        </w:rPr>
        <w:t>.</w:t>
      </w:r>
    </w:p>
    <w:p w14:paraId="215363DC" w14:textId="278ED3B6" w:rsidR="007E10F9" w:rsidRPr="00C33C73" w:rsidRDefault="00143BFF" w:rsidP="001B4B68">
      <w:pPr>
        <w:ind w:firstLine="708"/>
        <w:rPr>
          <w:highlight w:val="yellow"/>
          <w:lang w:eastAsia="x-none"/>
        </w:rPr>
      </w:pPr>
      <w:r>
        <w:rPr>
          <w:highlight w:val="yellow"/>
          <w:lang w:eastAsia="x-none"/>
        </w:rPr>
        <w:t xml:space="preserve">Когда ответственный Менеджер берет в работу, он переводит Груз в статус «На проверке». </w:t>
      </w:r>
      <w:r w:rsidR="007E10F9" w:rsidRPr="007E10F9">
        <w:rPr>
          <w:highlight w:val="yellow"/>
          <w:lang w:eastAsia="x-none"/>
        </w:rPr>
        <w:t xml:space="preserve">Время нахождения груза в статусе «Ожидает» до статуса «На проверке» является </w:t>
      </w:r>
      <w:r w:rsidR="007E10F9" w:rsidRPr="00C33C73">
        <w:rPr>
          <w:highlight w:val="yellow"/>
          <w:lang w:eastAsia="x-none"/>
        </w:rPr>
        <w:t xml:space="preserve">временем </w:t>
      </w:r>
      <w:r w:rsidRPr="00C33C73">
        <w:rPr>
          <w:highlight w:val="yellow"/>
          <w:lang w:eastAsia="x-none"/>
        </w:rPr>
        <w:t xml:space="preserve">нахождения в зоне </w:t>
      </w:r>
      <w:r w:rsidRPr="00C33C73">
        <w:rPr>
          <w:highlight w:val="yellow"/>
          <w:lang w:val="en-US" w:eastAsia="x-none"/>
        </w:rPr>
        <w:t>CNCS</w:t>
      </w:r>
      <w:r w:rsidRPr="00C33C73">
        <w:rPr>
          <w:highlight w:val="yellow"/>
          <w:lang w:eastAsia="x-none"/>
        </w:rPr>
        <w:t xml:space="preserve"> без обработки</w:t>
      </w:r>
      <w:r w:rsidR="007E10F9" w:rsidRPr="00C33C73">
        <w:rPr>
          <w:highlight w:val="yellow"/>
          <w:lang w:eastAsia="x-none"/>
        </w:rPr>
        <w:t>.</w:t>
      </w:r>
    </w:p>
    <w:p w14:paraId="39DA69A3" w14:textId="10ED3856" w:rsidR="001B4B68" w:rsidRPr="00C33C73" w:rsidRDefault="00DF07F9" w:rsidP="001B4B68">
      <w:pPr>
        <w:ind w:firstLine="708"/>
        <w:rPr>
          <w:ins w:id="3471" w:author="Victoria Shilina" w:date="2018-10-26T11:30:00Z"/>
          <w:highlight w:val="yellow"/>
          <w:lang w:eastAsia="x-none"/>
          <w:rPrChange w:id="3472" w:author="Victoria Shilina" w:date="2018-10-26T11:46:00Z">
            <w:rPr>
              <w:ins w:id="3473" w:author="Victoria Shilina" w:date="2018-10-26T11:30:00Z"/>
              <w:lang w:eastAsia="x-none"/>
            </w:rPr>
          </w:rPrChange>
        </w:rPr>
      </w:pPr>
      <w:r w:rsidRPr="00C33C73">
        <w:rPr>
          <w:highlight w:val="yellow"/>
          <w:lang w:eastAsia="x-none"/>
        </w:rPr>
        <w:t>Д</w:t>
      </w:r>
      <w:ins w:id="3474" w:author="Victoria Shilina" w:date="2018-10-26T11:30:00Z">
        <w:r w:rsidR="001B4B68" w:rsidRPr="00C33C73">
          <w:rPr>
            <w:highlight w:val="yellow"/>
            <w:lang w:eastAsia="x-none"/>
            <w:rPrChange w:id="3475" w:author="Victoria Shilina" w:date="2018-10-26T11:46:00Z">
              <w:rPr>
                <w:lang w:eastAsia="x-none"/>
              </w:rPr>
            </w:rPrChange>
          </w:rPr>
          <w:t>ля объявления грузов бракованными и, наоборот, годными</w:t>
        </w:r>
      </w:ins>
      <w:r w:rsidRPr="00C33C73">
        <w:rPr>
          <w:highlight w:val="yellow"/>
          <w:lang w:eastAsia="x-none"/>
        </w:rPr>
        <w:t xml:space="preserve"> используется ф</w:t>
      </w:r>
      <w:ins w:id="3476" w:author="Victoria Shilina" w:date="2018-10-26T11:30:00Z">
        <w:r w:rsidRPr="00C33C73">
          <w:rPr>
            <w:highlight w:val="yellow"/>
            <w:lang w:eastAsia="x-none"/>
            <w:rPrChange w:id="3477" w:author="Victoria Shilina" w:date="2018-10-26T11:46:00Z">
              <w:rPr>
                <w:lang w:eastAsia="x-none"/>
              </w:rPr>
            </w:rPrChange>
          </w:rPr>
          <w:t xml:space="preserve">ункция </w:t>
        </w:r>
      </w:ins>
      <w:ins w:id="3478" w:author="Victoria Shilina" w:date="2018-10-26T11:38:00Z">
        <w:r w:rsidRPr="00C33C73">
          <w:rPr>
            <w:highlight w:val="yellow"/>
            <w:lang w:eastAsia="x-none"/>
            <w:rPrChange w:id="3479" w:author="Victoria Shilina" w:date="2018-10-26T11:46:00Z">
              <w:rPr>
                <w:lang w:eastAsia="x-none"/>
              </w:rPr>
            </w:rPrChange>
          </w:rPr>
          <w:t>«Браковка и разбраковка груза»</w:t>
        </w:r>
      </w:ins>
      <w:ins w:id="3480" w:author="Victoria Shilina" w:date="2018-10-26T11:30:00Z">
        <w:r w:rsidR="001B4B68" w:rsidRPr="00C33C73">
          <w:rPr>
            <w:highlight w:val="yellow"/>
            <w:lang w:eastAsia="x-none"/>
            <w:rPrChange w:id="3481" w:author="Victoria Shilina" w:date="2018-10-26T11:46:00Z">
              <w:rPr>
                <w:lang w:eastAsia="x-none"/>
              </w:rPr>
            </w:rPrChange>
          </w:rPr>
          <w:t>. Вызывается из интерфейса менеджера.</w:t>
        </w:r>
      </w:ins>
    </w:p>
    <w:p w14:paraId="0B137606" w14:textId="6B76C936" w:rsidR="001B4B68" w:rsidRPr="00C33C73" w:rsidRDefault="00DF07F9" w:rsidP="001B4B68">
      <w:pPr>
        <w:ind w:firstLine="708"/>
        <w:rPr>
          <w:ins w:id="3482" w:author="Victoria Shilina" w:date="2018-10-26T11:30:00Z"/>
          <w:highlight w:val="yellow"/>
          <w:lang w:eastAsia="x-none"/>
          <w:rPrChange w:id="3483" w:author="Victoria Shilina" w:date="2018-10-26T11:46:00Z">
            <w:rPr>
              <w:ins w:id="3484" w:author="Victoria Shilina" w:date="2018-10-26T11:30:00Z"/>
              <w:lang w:eastAsia="x-none"/>
            </w:rPr>
          </w:rPrChange>
        </w:rPr>
      </w:pPr>
      <w:r w:rsidRPr="00C33C73">
        <w:rPr>
          <w:highlight w:val="yellow"/>
          <w:lang w:eastAsia="x-none"/>
        </w:rPr>
        <w:t>Согласно блок-схеме в п.10.</w:t>
      </w:r>
      <w:proofErr w:type="gramStart"/>
      <w:r w:rsidRPr="00C33C73">
        <w:rPr>
          <w:highlight w:val="yellow"/>
          <w:lang w:eastAsia="x-none"/>
        </w:rPr>
        <w:t>1.м</w:t>
      </w:r>
      <w:ins w:id="3485" w:author="Victoria Shilina" w:date="2018-10-26T11:30:00Z">
        <w:r w:rsidR="001B4B68" w:rsidRPr="00C33C73">
          <w:rPr>
            <w:highlight w:val="yellow"/>
            <w:lang w:eastAsia="x-none"/>
            <w:rPrChange w:id="3486" w:author="Victoria Shilina" w:date="2018-10-26T11:46:00Z">
              <w:rPr>
                <w:lang w:eastAsia="x-none"/>
              </w:rPr>
            </w:rPrChange>
          </w:rPr>
          <w:t>ожно</w:t>
        </w:r>
        <w:proofErr w:type="gramEnd"/>
        <w:r w:rsidR="001B4B68" w:rsidRPr="00C33C73">
          <w:rPr>
            <w:highlight w:val="yellow"/>
            <w:lang w:eastAsia="x-none"/>
            <w:rPrChange w:id="3487" w:author="Victoria Shilina" w:date="2018-10-26T11:46:00Z">
              <w:rPr>
                <w:lang w:eastAsia="x-none"/>
              </w:rPr>
            </w:rPrChange>
          </w:rPr>
          <w:t xml:space="preserve"> сменить статус </w:t>
        </w:r>
      </w:ins>
      <w:r w:rsidRPr="00C33C73">
        <w:rPr>
          <w:highlight w:val="yellow"/>
          <w:lang w:eastAsia="x-none"/>
        </w:rPr>
        <w:t>Г</w:t>
      </w:r>
      <w:ins w:id="3488" w:author="Victoria Shilina" w:date="2018-10-26T11:30:00Z">
        <w:r w:rsidR="001B4B68" w:rsidRPr="00C33C73">
          <w:rPr>
            <w:highlight w:val="yellow"/>
            <w:lang w:eastAsia="x-none"/>
            <w:rPrChange w:id="3489" w:author="Victoria Shilina" w:date="2018-10-26T11:46:00Z">
              <w:rPr>
                <w:lang w:eastAsia="x-none"/>
              </w:rPr>
            </w:rPrChange>
          </w:rPr>
          <w:t>руза на «</w:t>
        </w:r>
        <w:proofErr w:type="spellStart"/>
        <w:r w:rsidR="001B4B68" w:rsidRPr="00C33C73">
          <w:rPr>
            <w:highlight w:val="yellow"/>
            <w:lang w:eastAsia="x-none"/>
            <w:rPrChange w:id="3490" w:author="Victoria Shilina" w:date="2018-10-26T11:46:00Z">
              <w:rPr>
                <w:lang w:eastAsia="x-none"/>
              </w:rPr>
            </w:rPrChange>
          </w:rPr>
          <w:t>Некондиция</w:t>
        </w:r>
        <w:proofErr w:type="spellEnd"/>
        <w:r w:rsidR="001B4B68" w:rsidRPr="00C33C73">
          <w:rPr>
            <w:highlight w:val="yellow"/>
            <w:lang w:eastAsia="x-none"/>
            <w:rPrChange w:id="3491" w:author="Victoria Shilina" w:date="2018-10-26T11:46:00Z">
              <w:rPr>
                <w:lang w:eastAsia="x-none"/>
              </w:rPr>
            </w:rPrChange>
          </w:rPr>
          <w:t>»</w:t>
        </w:r>
      </w:ins>
      <w:r w:rsidR="00EE4F18" w:rsidRPr="00C33C73">
        <w:rPr>
          <w:highlight w:val="yellow"/>
          <w:lang w:eastAsia="x-none"/>
        </w:rPr>
        <w:t xml:space="preserve"> или </w:t>
      </w:r>
      <w:ins w:id="3492" w:author="Victoria Shilina" w:date="2018-10-26T11:30:00Z">
        <w:r w:rsidR="001B4B68" w:rsidRPr="00C33C73">
          <w:rPr>
            <w:highlight w:val="yellow"/>
            <w:lang w:eastAsia="x-none"/>
            <w:rPrChange w:id="3493" w:author="Victoria Shilina" w:date="2018-10-26T11:46:00Z">
              <w:rPr>
                <w:lang w:eastAsia="x-none"/>
              </w:rPr>
            </w:rPrChange>
          </w:rPr>
          <w:t xml:space="preserve">на «Брак» или обратно на «Доступен». </w:t>
        </w:r>
      </w:ins>
    </w:p>
    <w:p w14:paraId="3F56A978" w14:textId="77777777" w:rsidR="003E02BA" w:rsidRPr="00C33C73" w:rsidRDefault="001B4B68" w:rsidP="003E02BA">
      <w:pPr>
        <w:ind w:firstLine="708"/>
        <w:rPr>
          <w:ins w:id="3494" w:author="Victoria Shilina" w:date="2018-10-26T11:30:00Z"/>
          <w:highlight w:val="yellow"/>
          <w:lang w:eastAsia="x-none"/>
          <w:rPrChange w:id="3495" w:author="Victoria Shilina" w:date="2018-10-26T11:46:00Z">
            <w:rPr>
              <w:ins w:id="3496" w:author="Victoria Shilina" w:date="2018-10-26T11:30:00Z"/>
              <w:lang w:eastAsia="x-none"/>
            </w:rPr>
          </w:rPrChange>
        </w:rPr>
      </w:pPr>
      <w:ins w:id="3497" w:author="Victoria Shilina" w:date="2018-10-26T11:30:00Z">
        <w:r w:rsidRPr="00C33C73">
          <w:rPr>
            <w:highlight w:val="yellow"/>
            <w:lang w:eastAsia="x-none"/>
            <w:rPrChange w:id="3498" w:author="Victoria Shilina" w:date="2018-10-26T11:46:00Z">
              <w:rPr>
                <w:lang w:eastAsia="x-none"/>
              </w:rPr>
            </w:rPrChange>
          </w:rPr>
          <w:t xml:space="preserve">При изменении статуса </w:t>
        </w:r>
      </w:ins>
      <w:r w:rsidR="00DF07F9" w:rsidRPr="00C33C73">
        <w:rPr>
          <w:highlight w:val="yellow"/>
          <w:lang w:eastAsia="x-none"/>
        </w:rPr>
        <w:t>Г</w:t>
      </w:r>
      <w:ins w:id="3499" w:author="Victoria Shilina" w:date="2018-10-26T11:30:00Z">
        <w:r w:rsidRPr="00C33C73">
          <w:rPr>
            <w:highlight w:val="yellow"/>
            <w:lang w:eastAsia="x-none"/>
            <w:rPrChange w:id="3500" w:author="Victoria Shilina" w:date="2018-10-26T11:46:00Z">
              <w:rPr>
                <w:lang w:eastAsia="x-none"/>
              </w:rPr>
            </w:rPrChange>
          </w:rPr>
          <w:t>руза на «</w:t>
        </w:r>
        <w:proofErr w:type="spellStart"/>
        <w:r w:rsidRPr="00C33C73">
          <w:rPr>
            <w:highlight w:val="yellow"/>
            <w:lang w:eastAsia="x-none"/>
            <w:rPrChange w:id="3501" w:author="Victoria Shilina" w:date="2018-10-26T11:46:00Z">
              <w:rPr>
                <w:lang w:eastAsia="x-none"/>
              </w:rPr>
            </w:rPrChange>
          </w:rPr>
          <w:t>Некондиция</w:t>
        </w:r>
        <w:proofErr w:type="spellEnd"/>
        <w:r w:rsidRPr="00C33C73">
          <w:rPr>
            <w:highlight w:val="yellow"/>
            <w:lang w:eastAsia="x-none"/>
            <w:rPrChange w:id="3502" w:author="Victoria Shilina" w:date="2018-10-26T11:46:00Z">
              <w:rPr>
                <w:lang w:eastAsia="x-none"/>
              </w:rPr>
            </w:rPrChange>
          </w:rPr>
          <w:t>» и «Брак» можно дополнительно уточнить причину брака (описание дефекта). Справочник причин брака ведется в СУ. Для каждого статуса («</w:t>
        </w:r>
        <w:proofErr w:type="spellStart"/>
        <w:r w:rsidRPr="00C33C73">
          <w:rPr>
            <w:highlight w:val="yellow"/>
            <w:lang w:eastAsia="x-none"/>
            <w:rPrChange w:id="3503" w:author="Victoria Shilina" w:date="2018-10-26T11:46:00Z">
              <w:rPr>
                <w:lang w:eastAsia="x-none"/>
              </w:rPr>
            </w:rPrChange>
          </w:rPr>
          <w:t>Некондиция</w:t>
        </w:r>
        <w:proofErr w:type="spellEnd"/>
        <w:r w:rsidRPr="00C33C73">
          <w:rPr>
            <w:highlight w:val="yellow"/>
            <w:lang w:eastAsia="x-none"/>
            <w:rPrChange w:id="3504" w:author="Victoria Shilina" w:date="2018-10-26T11:46:00Z">
              <w:rPr>
                <w:lang w:eastAsia="x-none"/>
              </w:rPr>
            </w:rPrChange>
          </w:rPr>
          <w:t xml:space="preserve">» и «Брак») можно ввести сколько угодно причин брака. Изменяя статус </w:t>
        </w:r>
      </w:ins>
      <w:r w:rsidR="00EE4F18" w:rsidRPr="00C33C73">
        <w:rPr>
          <w:highlight w:val="yellow"/>
          <w:lang w:eastAsia="x-none"/>
        </w:rPr>
        <w:t>Г</w:t>
      </w:r>
      <w:ins w:id="3505" w:author="Victoria Shilina" w:date="2018-10-26T11:30:00Z">
        <w:r w:rsidRPr="00C33C73">
          <w:rPr>
            <w:highlight w:val="yellow"/>
            <w:lang w:eastAsia="x-none"/>
            <w:rPrChange w:id="3506" w:author="Victoria Shilina" w:date="2018-10-26T11:46:00Z">
              <w:rPr>
                <w:lang w:eastAsia="x-none"/>
              </w:rPr>
            </w:rPrChange>
          </w:rPr>
          <w:t>руза, оператор выбирает причину из списка.</w:t>
        </w:r>
      </w:ins>
      <w:r w:rsidR="00DF07F9" w:rsidRPr="00C33C73">
        <w:rPr>
          <w:highlight w:val="yellow"/>
          <w:lang w:eastAsia="x-none"/>
        </w:rPr>
        <w:t xml:space="preserve"> </w:t>
      </w:r>
      <w:ins w:id="3507" w:author="Victoria Shilina" w:date="2018-10-26T11:30:00Z">
        <w:r w:rsidR="003E02BA" w:rsidRPr="00C33C73">
          <w:rPr>
            <w:highlight w:val="yellow"/>
            <w:lang w:eastAsia="x-none"/>
            <w:rPrChange w:id="3508" w:author="Victoria Shilina" w:date="2018-10-26T11:46:00Z">
              <w:rPr>
                <w:lang w:eastAsia="x-none"/>
              </w:rPr>
            </w:rPrChange>
          </w:rPr>
          <w:t>Причины брака могут быть включены в отчеты.</w:t>
        </w:r>
      </w:ins>
    </w:p>
    <w:p w14:paraId="04A37590" w14:textId="32532345" w:rsidR="001B4B68" w:rsidRPr="00C33C73" w:rsidRDefault="00DF07F9" w:rsidP="001B4B68">
      <w:pPr>
        <w:ind w:firstLine="708"/>
        <w:rPr>
          <w:highlight w:val="yellow"/>
          <w:lang w:eastAsia="x-none"/>
        </w:rPr>
      </w:pPr>
      <w:r w:rsidRPr="00C33C73">
        <w:rPr>
          <w:highlight w:val="yellow"/>
          <w:lang w:eastAsia="x-none"/>
        </w:rPr>
        <w:t xml:space="preserve">При </w:t>
      </w:r>
      <w:ins w:id="3509" w:author="Victoria Shilina" w:date="2018-10-26T11:41:00Z">
        <w:r w:rsidR="00C33C73" w:rsidRPr="00C33C73">
          <w:rPr>
            <w:highlight w:val="yellow"/>
            <w:lang w:eastAsia="x-none"/>
            <w:rPrChange w:id="3510" w:author="Victoria Shilina" w:date="2018-10-26T11:46:00Z">
              <w:rPr>
                <w:lang w:eastAsia="x-none"/>
              </w:rPr>
            </w:rPrChange>
          </w:rPr>
          <w:t>отбраковке</w:t>
        </w:r>
      </w:ins>
      <w:ins w:id="3511" w:author="Victoria Shilina" w:date="2018-10-26T11:42:00Z">
        <w:r w:rsidR="00C33C73" w:rsidRPr="00C33C73">
          <w:rPr>
            <w:highlight w:val="yellow"/>
            <w:lang w:eastAsia="x-none"/>
            <w:rPrChange w:id="3512" w:author="Victoria Shilina" w:date="2018-10-26T11:46:00Z">
              <w:rPr>
                <w:lang w:eastAsia="x-none"/>
              </w:rPr>
            </w:rPrChange>
          </w:rPr>
          <w:t xml:space="preserve">, </w:t>
        </w:r>
      </w:ins>
      <w:ins w:id="3513" w:author="Victoria Shilina" w:date="2018-10-26T11:41:00Z">
        <w:r w:rsidR="00C33C73" w:rsidRPr="00C33C73">
          <w:rPr>
            <w:highlight w:val="yellow"/>
            <w:lang w:eastAsia="x-none"/>
            <w:rPrChange w:id="3514" w:author="Victoria Shilina" w:date="2018-10-26T11:46:00Z">
              <w:rPr>
                <w:lang w:eastAsia="x-none"/>
              </w:rPr>
            </w:rPrChange>
          </w:rPr>
          <w:t>переупаковке или переработке</w:t>
        </w:r>
      </w:ins>
      <w:ins w:id="3515" w:author="Victoria Shilina" w:date="2018-10-26T11:42:00Z">
        <w:r w:rsidR="00C33C73" w:rsidRPr="00C33C73">
          <w:rPr>
            <w:highlight w:val="yellow"/>
            <w:lang w:eastAsia="x-none"/>
            <w:rPrChange w:id="3516" w:author="Victoria Shilina" w:date="2018-10-26T11:46:00Z">
              <w:rPr>
                <w:lang w:eastAsia="x-none"/>
              </w:rPr>
            </w:rPrChange>
          </w:rPr>
          <w:t xml:space="preserve"> </w:t>
        </w:r>
      </w:ins>
      <w:r w:rsidR="00C33C73" w:rsidRPr="00C33C73">
        <w:rPr>
          <w:highlight w:val="yellow"/>
          <w:lang w:eastAsia="x-none"/>
        </w:rPr>
        <w:t>– переводим в</w:t>
      </w:r>
      <w:r w:rsidRPr="00C33C73">
        <w:rPr>
          <w:highlight w:val="yellow"/>
          <w:lang w:eastAsia="x-none"/>
        </w:rPr>
        <w:t xml:space="preserve"> с</w:t>
      </w:r>
      <w:ins w:id="3517" w:author="Victoria Shilina" w:date="2018-10-26T11:30:00Z">
        <w:r w:rsidRPr="00C33C73">
          <w:rPr>
            <w:highlight w:val="yellow"/>
            <w:lang w:eastAsia="x-none"/>
            <w:rPrChange w:id="3518" w:author="Victoria Shilina" w:date="2018-10-26T11:46:00Z">
              <w:rPr>
                <w:lang w:eastAsia="x-none"/>
              </w:rPr>
            </w:rPrChange>
          </w:rPr>
          <w:t>татус «Брак»</w:t>
        </w:r>
      </w:ins>
      <w:r w:rsidR="00C33C73" w:rsidRPr="00C33C73">
        <w:rPr>
          <w:highlight w:val="yellow"/>
          <w:lang w:eastAsia="x-none"/>
        </w:rPr>
        <w:t>, он</w:t>
      </w:r>
      <w:ins w:id="3519" w:author="Victoria Shilina" w:date="2018-10-26T11:30:00Z">
        <w:r w:rsidRPr="00C33C73">
          <w:rPr>
            <w:highlight w:val="yellow"/>
            <w:lang w:eastAsia="x-none"/>
            <w:rPrChange w:id="3520" w:author="Victoria Shilina" w:date="2018-10-26T11:46:00Z">
              <w:rPr>
                <w:lang w:eastAsia="x-none"/>
              </w:rPr>
            </w:rPrChange>
          </w:rPr>
          <w:t xml:space="preserve"> является финальным и не изменяется</w:t>
        </w:r>
      </w:ins>
      <w:r w:rsidR="009371FB" w:rsidRPr="00C33C73">
        <w:rPr>
          <w:highlight w:val="yellow"/>
          <w:lang w:eastAsia="x-none"/>
        </w:rPr>
        <w:t>. Груз недоступен для отгрузки в обычные Заказы, его можно только списать со Склада (отгрузить по Заказу с типом «Списание», в деталях которого указано требование на грузы в статусе «Брак»)</w:t>
      </w:r>
      <w:r w:rsidR="003E02BA" w:rsidRPr="00C33C73">
        <w:rPr>
          <w:highlight w:val="yellow"/>
          <w:lang w:eastAsia="x-none"/>
        </w:rPr>
        <w:t>.</w:t>
      </w:r>
    </w:p>
    <w:p w14:paraId="19F734AA" w14:textId="3458B3D2" w:rsidR="00881394" w:rsidRPr="00C33C73" w:rsidRDefault="00EE4F18" w:rsidP="001B4B68">
      <w:pPr>
        <w:ind w:firstLine="708"/>
        <w:rPr>
          <w:ins w:id="3521" w:author="Victoria Shilina" w:date="2018-10-26T11:30:00Z"/>
          <w:highlight w:val="yellow"/>
          <w:lang w:eastAsia="x-none"/>
          <w:rPrChange w:id="3522" w:author="Victoria Shilina" w:date="2018-10-26T11:46:00Z">
            <w:rPr>
              <w:ins w:id="3523" w:author="Victoria Shilina" w:date="2018-10-26T11:30:00Z"/>
              <w:lang w:eastAsia="x-none"/>
            </w:rPr>
          </w:rPrChange>
        </w:rPr>
      </w:pPr>
      <w:r w:rsidRPr="00C33C73">
        <w:rPr>
          <w:highlight w:val="yellow"/>
          <w:lang w:eastAsia="x-none"/>
        </w:rPr>
        <w:t>Если после проверке Г</w:t>
      </w:r>
      <w:r w:rsidR="00881394" w:rsidRPr="00C33C73">
        <w:rPr>
          <w:highlight w:val="yellow"/>
          <w:lang w:eastAsia="x-none"/>
        </w:rPr>
        <w:t>руза</w:t>
      </w:r>
      <w:r w:rsidRPr="00C33C73">
        <w:rPr>
          <w:highlight w:val="yellow"/>
          <w:lang w:eastAsia="x-none"/>
        </w:rPr>
        <w:t xml:space="preserve"> М</w:t>
      </w:r>
      <w:r w:rsidR="00881394" w:rsidRPr="00C33C73">
        <w:rPr>
          <w:highlight w:val="yellow"/>
          <w:lang w:eastAsia="x-none"/>
        </w:rPr>
        <w:t xml:space="preserve">енеджер принял решение и присвоил статус «Доступен», то его необходимо вновь разместить на складе- </w:t>
      </w:r>
      <w:commentRangeStart w:id="3524"/>
      <w:r w:rsidR="00E96796" w:rsidRPr="00C33C73">
        <w:rPr>
          <w:highlight w:val="yellow"/>
          <w:lang w:eastAsia="x-none"/>
        </w:rPr>
        <w:t>см.</w:t>
      </w:r>
      <w:r w:rsidR="00E96796">
        <w:rPr>
          <w:highlight w:val="yellow"/>
          <w:lang w:eastAsia="x-none"/>
        </w:rPr>
        <w:t xml:space="preserve"> раздел</w:t>
      </w:r>
      <w:r w:rsidR="00881394" w:rsidRPr="00C33C73">
        <w:rPr>
          <w:highlight w:val="yellow"/>
          <w:lang w:eastAsia="x-none"/>
        </w:rPr>
        <w:t>.</w:t>
      </w:r>
      <w:commentRangeEnd w:id="3524"/>
      <w:r w:rsidR="00EA3A86">
        <w:rPr>
          <w:rStyle w:val="aff0"/>
        </w:rPr>
        <w:commentReference w:id="3524"/>
      </w:r>
    </w:p>
    <w:p w14:paraId="18BCB6AF" w14:textId="122C9FD2" w:rsidR="000B74D8" w:rsidRPr="00C33C73" w:rsidRDefault="000B74D8">
      <w:pPr>
        <w:ind w:firstLine="708"/>
        <w:rPr>
          <w:ins w:id="3525" w:author="Victoria Shilina" w:date="2018-10-26T11:39:00Z"/>
          <w:highlight w:val="yellow"/>
          <w:lang w:eastAsia="x-none"/>
          <w:rPrChange w:id="3526" w:author="Victoria Shilina" w:date="2018-10-26T11:46:00Z">
            <w:rPr>
              <w:ins w:id="3527" w:author="Victoria Shilina" w:date="2018-10-26T11:39:00Z"/>
              <w:lang w:eastAsia="x-none"/>
            </w:rPr>
          </w:rPrChange>
        </w:rPr>
      </w:pPr>
      <w:ins w:id="3528" w:author="Victoria Shilina" w:date="2018-10-26T11:41:00Z">
        <w:r w:rsidRPr="00C33C73">
          <w:rPr>
            <w:highlight w:val="yellow"/>
            <w:lang w:eastAsia="x-none"/>
            <w:rPrChange w:id="3529" w:author="Victoria Shilina" w:date="2018-10-26T11:46:00Z">
              <w:rPr>
                <w:lang w:eastAsia="x-none"/>
              </w:rPr>
            </w:rPrChange>
          </w:rPr>
          <w:t>Груз в статусе «</w:t>
        </w:r>
        <w:proofErr w:type="spellStart"/>
        <w:r w:rsidRPr="00C33C73">
          <w:rPr>
            <w:highlight w:val="yellow"/>
            <w:lang w:eastAsia="x-none"/>
            <w:rPrChange w:id="3530" w:author="Victoria Shilina" w:date="2018-10-26T11:46:00Z">
              <w:rPr>
                <w:lang w:eastAsia="x-none"/>
              </w:rPr>
            </w:rPrChange>
          </w:rPr>
          <w:t>Некондиция</w:t>
        </w:r>
        <w:proofErr w:type="spellEnd"/>
        <w:r w:rsidRPr="00C33C73">
          <w:rPr>
            <w:highlight w:val="yellow"/>
            <w:lang w:eastAsia="x-none"/>
            <w:rPrChange w:id="3531" w:author="Victoria Shilina" w:date="2018-10-26T11:46:00Z">
              <w:rPr>
                <w:lang w:eastAsia="x-none"/>
              </w:rPr>
            </w:rPrChange>
          </w:rPr>
          <w:t xml:space="preserve">» может быть отгружен только по </w:t>
        </w:r>
      </w:ins>
      <w:r w:rsidR="00EE4F18" w:rsidRPr="00C33C73">
        <w:rPr>
          <w:highlight w:val="yellow"/>
          <w:lang w:eastAsia="x-none"/>
        </w:rPr>
        <w:t>З</w:t>
      </w:r>
      <w:ins w:id="3532" w:author="Victoria Shilina" w:date="2018-10-26T11:41:00Z">
        <w:r w:rsidRPr="00C33C73">
          <w:rPr>
            <w:highlight w:val="yellow"/>
            <w:lang w:eastAsia="x-none"/>
            <w:rPrChange w:id="3533" w:author="Victoria Shilina" w:date="2018-10-26T11:46:00Z">
              <w:rPr>
                <w:lang w:eastAsia="x-none"/>
              </w:rPr>
            </w:rPrChange>
          </w:rPr>
          <w:t xml:space="preserve">аказам, у которых указано в деталях требование на </w:t>
        </w:r>
      </w:ins>
      <w:r w:rsidR="00C33C73" w:rsidRPr="00C33C73">
        <w:rPr>
          <w:highlight w:val="yellow"/>
          <w:lang w:eastAsia="x-none"/>
        </w:rPr>
        <w:t>Г</w:t>
      </w:r>
      <w:ins w:id="3534" w:author="Victoria Shilina" w:date="2018-10-26T11:41:00Z">
        <w:r w:rsidRPr="00C33C73">
          <w:rPr>
            <w:highlight w:val="yellow"/>
            <w:lang w:eastAsia="x-none"/>
            <w:rPrChange w:id="3535" w:author="Victoria Shilina" w:date="2018-10-26T11:46:00Z">
              <w:rPr>
                <w:lang w:eastAsia="x-none"/>
              </w:rPr>
            </w:rPrChange>
          </w:rPr>
          <w:t>рузы в статусе «</w:t>
        </w:r>
        <w:proofErr w:type="spellStart"/>
        <w:r w:rsidRPr="00C33C73">
          <w:rPr>
            <w:highlight w:val="yellow"/>
            <w:lang w:eastAsia="x-none"/>
            <w:rPrChange w:id="3536" w:author="Victoria Shilina" w:date="2018-10-26T11:46:00Z">
              <w:rPr>
                <w:lang w:eastAsia="x-none"/>
              </w:rPr>
            </w:rPrChange>
          </w:rPr>
          <w:t>Некондиция</w:t>
        </w:r>
        <w:proofErr w:type="spellEnd"/>
        <w:r w:rsidRPr="00C33C73">
          <w:rPr>
            <w:highlight w:val="yellow"/>
            <w:lang w:eastAsia="x-none"/>
            <w:rPrChange w:id="3537" w:author="Victoria Shilina" w:date="2018-10-26T11:46:00Z">
              <w:rPr>
                <w:lang w:eastAsia="x-none"/>
              </w:rPr>
            </w:rPrChange>
          </w:rPr>
          <w:t xml:space="preserve">», </w:t>
        </w:r>
        <w:proofErr w:type="gramStart"/>
        <w:r w:rsidRPr="00C33C73">
          <w:rPr>
            <w:highlight w:val="yellow"/>
            <w:lang w:eastAsia="x-none"/>
            <w:rPrChange w:id="3538" w:author="Victoria Shilina" w:date="2018-10-26T11:46:00Z">
              <w:rPr>
                <w:lang w:eastAsia="x-none"/>
              </w:rPr>
            </w:rPrChange>
          </w:rPr>
          <w:t>например</w:t>
        </w:r>
        <w:proofErr w:type="gramEnd"/>
        <w:r w:rsidRPr="00C33C73">
          <w:rPr>
            <w:highlight w:val="yellow"/>
            <w:lang w:eastAsia="x-none"/>
            <w:rPrChange w:id="3539" w:author="Victoria Shilina" w:date="2018-10-26T11:46:00Z">
              <w:rPr>
                <w:lang w:eastAsia="x-none"/>
              </w:rPr>
            </w:rPrChange>
          </w:rPr>
          <w:t xml:space="preserve"> для БП «</w:t>
        </w:r>
        <w:proofErr w:type="spellStart"/>
        <w:r w:rsidR="008234C0" w:rsidRPr="00C33C73">
          <w:rPr>
            <w:highlight w:val="yellow"/>
            <w:lang w:eastAsia="x-none"/>
            <w:rPrChange w:id="3540" w:author="Victoria Shilina" w:date="2018-10-26T11:46:00Z">
              <w:rPr>
                <w:lang w:eastAsia="x-none"/>
              </w:rPr>
            </w:rPrChange>
          </w:rPr>
          <w:t>ото</w:t>
        </w:r>
        <w:r w:rsidRPr="00C33C73">
          <w:rPr>
            <w:highlight w:val="yellow"/>
            <w:lang w:eastAsia="x-none"/>
            <w:rPrChange w:id="3541" w:author="Victoria Shilina" w:date="2018-10-26T11:46:00Z">
              <w:rPr>
                <w:lang w:eastAsia="x-none"/>
              </w:rPr>
            </w:rPrChange>
          </w:rPr>
          <w:t>варка</w:t>
        </w:r>
        <w:proofErr w:type="spellEnd"/>
        <w:r w:rsidRPr="00C33C73">
          <w:rPr>
            <w:highlight w:val="yellow"/>
            <w:lang w:eastAsia="x-none"/>
            <w:rPrChange w:id="3542" w:author="Victoria Shilina" w:date="2018-10-26T11:46:00Z">
              <w:rPr>
                <w:lang w:eastAsia="x-none"/>
              </w:rPr>
            </w:rPrChange>
          </w:rPr>
          <w:t xml:space="preserve">». При этом по </w:t>
        </w:r>
      </w:ins>
      <w:r w:rsidR="00C33C73" w:rsidRPr="00C33C73">
        <w:rPr>
          <w:highlight w:val="yellow"/>
          <w:lang w:eastAsia="x-none"/>
        </w:rPr>
        <w:t>Т</w:t>
      </w:r>
      <w:ins w:id="3543" w:author="Victoria Shilina" w:date="2018-10-26T11:41:00Z">
        <w:r w:rsidRPr="00C33C73">
          <w:rPr>
            <w:highlight w:val="yellow"/>
            <w:lang w:eastAsia="x-none"/>
            <w:rPrChange w:id="3544" w:author="Victoria Shilina" w:date="2018-10-26T11:46:00Z">
              <w:rPr>
                <w:lang w:eastAsia="x-none"/>
              </w:rPr>
            </w:rPrChange>
          </w:rPr>
          <w:t>овару в таком</w:t>
        </w:r>
      </w:ins>
      <w:ins w:id="3545" w:author="Victoria Shilina" w:date="2018-10-26T11:44:00Z">
        <w:r w:rsidR="008234C0" w:rsidRPr="00C33C73">
          <w:rPr>
            <w:highlight w:val="yellow"/>
            <w:lang w:eastAsia="x-none"/>
            <w:rPrChange w:id="3546" w:author="Victoria Shilina" w:date="2018-10-26T11:46:00Z">
              <w:rPr>
                <w:lang w:eastAsia="x-none"/>
              </w:rPr>
            </w:rPrChange>
          </w:rPr>
          <w:t xml:space="preserve"> статусе</w:t>
        </w:r>
      </w:ins>
      <w:ins w:id="3547" w:author="Victoria Shilina" w:date="2018-10-26T11:41:00Z">
        <w:r w:rsidR="008234C0" w:rsidRPr="00C33C73">
          <w:rPr>
            <w:highlight w:val="yellow"/>
            <w:lang w:eastAsia="x-none"/>
            <w:rPrChange w:id="3548" w:author="Victoria Shilina" w:date="2018-10-26T11:46:00Z">
              <w:rPr>
                <w:lang w:eastAsia="x-none"/>
              </w:rPr>
            </w:rPrChange>
          </w:rPr>
          <w:t xml:space="preserve"> </w:t>
        </w:r>
        <w:r w:rsidRPr="00C33C73">
          <w:rPr>
            <w:highlight w:val="yellow"/>
            <w:lang w:eastAsia="x-none"/>
            <w:rPrChange w:id="3549" w:author="Victoria Shilina" w:date="2018-10-26T11:46:00Z">
              <w:rPr>
                <w:lang w:eastAsia="x-none"/>
              </w:rPr>
            </w:rPrChange>
          </w:rPr>
          <w:t>возможно принятия решения повторно</w:t>
        </w:r>
      </w:ins>
      <w:r w:rsidR="00C33C73" w:rsidRPr="00C33C73">
        <w:rPr>
          <w:highlight w:val="yellow"/>
          <w:lang w:eastAsia="x-none"/>
        </w:rPr>
        <w:t xml:space="preserve">, т.е. перевести на «Доступен» или «Брак». </w:t>
      </w:r>
      <w:r w:rsidR="00E96796">
        <w:rPr>
          <w:highlight w:val="yellow"/>
          <w:lang w:eastAsia="x-none"/>
        </w:rPr>
        <w:t>Груз</w:t>
      </w:r>
      <w:r w:rsidR="00C33C73" w:rsidRPr="00C33C73">
        <w:rPr>
          <w:highlight w:val="yellow"/>
          <w:lang w:eastAsia="x-none"/>
        </w:rPr>
        <w:t xml:space="preserve"> в таком статусе </w:t>
      </w:r>
      <w:commentRangeStart w:id="3550"/>
      <w:ins w:id="3551" w:author="Victoria Shilina" w:date="2018-10-26T11:45:00Z">
        <w:r w:rsidR="008234C0" w:rsidRPr="00C33C73">
          <w:rPr>
            <w:highlight w:val="yellow"/>
            <w:lang w:eastAsia="x-none"/>
            <w:rPrChange w:id="3552" w:author="Victoria Shilina" w:date="2018-10-26T11:46:00Z">
              <w:rPr>
                <w:lang w:eastAsia="x-none"/>
              </w:rPr>
            </w:rPrChange>
          </w:rPr>
          <w:t>размещ</w:t>
        </w:r>
      </w:ins>
      <w:r w:rsidR="00C33C73" w:rsidRPr="00C33C73">
        <w:rPr>
          <w:highlight w:val="yellow"/>
          <w:lang w:eastAsia="x-none"/>
        </w:rPr>
        <w:t>ается</w:t>
      </w:r>
      <w:ins w:id="3553" w:author="Victoria Shilina" w:date="2018-10-26T11:45:00Z">
        <w:r w:rsidR="008234C0" w:rsidRPr="00C33C73">
          <w:rPr>
            <w:highlight w:val="yellow"/>
            <w:lang w:eastAsia="x-none"/>
            <w:rPrChange w:id="3554" w:author="Victoria Shilina" w:date="2018-10-26T11:46:00Z">
              <w:rPr>
                <w:lang w:eastAsia="x-none"/>
              </w:rPr>
            </w:rPrChange>
          </w:rPr>
          <w:t xml:space="preserve"> в выделенной ячейке на складе</w:t>
        </w:r>
      </w:ins>
      <w:r w:rsidR="00E96796">
        <w:rPr>
          <w:highlight w:val="yellow"/>
          <w:lang w:eastAsia="x-none"/>
        </w:rPr>
        <w:t xml:space="preserve"> в зоне Р1</w:t>
      </w:r>
      <w:ins w:id="3555" w:author="Victoria Shilina" w:date="2018-10-26T11:45:00Z">
        <w:r w:rsidR="008234C0" w:rsidRPr="00C33C73">
          <w:rPr>
            <w:highlight w:val="yellow"/>
            <w:lang w:eastAsia="x-none"/>
            <w:rPrChange w:id="3556" w:author="Victoria Shilina" w:date="2018-10-26T11:46:00Z">
              <w:rPr>
                <w:lang w:eastAsia="x-none"/>
              </w:rPr>
            </w:rPrChange>
          </w:rPr>
          <w:t>.</w:t>
        </w:r>
      </w:ins>
      <w:commentRangeEnd w:id="3550"/>
      <w:ins w:id="3557" w:author="Victoria Shilina" w:date="2018-10-26T11:46:00Z">
        <w:r w:rsidR="00431B9F" w:rsidRPr="00C33C73">
          <w:rPr>
            <w:rStyle w:val="aff0"/>
            <w:highlight w:val="yellow"/>
          </w:rPr>
          <w:commentReference w:id="3550"/>
        </w:r>
      </w:ins>
    </w:p>
    <w:p w14:paraId="45F90C34" w14:textId="645DBC8C" w:rsidR="001B4B68" w:rsidRDefault="001B4B68" w:rsidP="001B4B68">
      <w:pPr>
        <w:ind w:firstLine="708"/>
        <w:rPr>
          <w:ins w:id="3558" w:author="Victoria Shilina" w:date="2018-10-26T11:49:00Z"/>
          <w:lang w:eastAsia="x-none"/>
        </w:rPr>
      </w:pPr>
      <w:ins w:id="3559" w:author="Victoria Shilina" w:date="2018-10-26T11:30:00Z">
        <w:r w:rsidRPr="00C33C73">
          <w:rPr>
            <w:highlight w:val="yellow"/>
            <w:lang w:eastAsia="x-none"/>
            <w:rPrChange w:id="3560" w:author="Victoria Shilina" w:date="2018-10-26T11:46:00Z">
              <w:rPr>
                <w:lang w:eastAsia="x-none"/>
              </w:rPr>
            </w:rPrChange>
          </w:rPr>
          <w:t xml:space="preserve">Задание категории </w:t>
        </w:r>
      </w:ins>
      <w:r w:rsidR="00E96796">
        <w:rPr>
          <w:highlight w:val="yellow"/>
          <w:lang w:eastAsia="x-none"/>
        </w:rPr>
        <w:t>Г</w:t>
      </w:r>
      <w:ins w:id="3561" w:author="Victoria Shilina" w:date="2018-10-26T11:30:00Z">
        <w:r w:rsidRPr="00C33C73">
          <w:rPr>
            <w:highlight w:val="yellow"/>
            <w:lang w:eastAsia="x-none"/>
            <w:rPrChange w:id="3562" w:author="Victoria Shilina" w:date="2018-10-26T11:46:00Z">
              <w:rPr>
                <w:lang w:eastAsia="x-none"/>
              </w:rPr>
            </w:rPrChange>
          </w:rPr>
          <w:t>руза обязательно в том случае, если установлен специальный параметр правил настройки форм РДТ.</w:t>
        </w:r>
      </w:ins>
    </w:p>
    <w:p w14:paraId="72A44A7A" w14:textId="40872A3D" w:rsidR="00C733B1" w:rsidRPr="00A6781F" w:rsidRDefault="00C733B1">
      <w:pPr>
        <w:pStyle w:val="1"/>
        <w:rPr>
          <w:ins w:id="3563" w:author="Victoria Shilina" w:date="2018-10-26T09:36:00Z"/>
          <w:highlight w:val="lightGray"/>
          <w:rPrChange w:id="3564" w:author="Victoria Shilina" w:date="2018-10-26T10:25:00Z">
            <w:rPr>
              <w:ins w:id="3565" w:author="Victoria Shilina" w:date="2018-10-26T09:36:00Z"/>
              <w:lang w:eastAsia="x-none"/>
            </w:rPr>
          </w:rPrChange>
        </w:rPr>
        <w:pPrChange w:id="3566" w:author="Victoria Shilina" w:date="2018-10-26T10:38:00Z">
          <w:pPr/>
        </w:pPrChange>
      </w:pPr>
      <w:bookmarkStart w:id="3567" w:name="_Выполнение_пересчетов_товара"/>
      <w:bookmarkStart w:id="3568" w:name="_Toc529192805"/>
      <w:bookmarkEnd w:id="3567"/>
      <w:ins w:id="3569" w:author="Victoria Shilina" w:date="2018-10-26T10:38:00Z">
        <w:r w:rsidRPr="00A6781F">
          <w:rPr>
            <w:highlight w:val="lightGray"/>
          </w:rPr>
          <w:lastRenderedPageBreak/>
          <w:t>Выполнение пересчетов товара и инвентаризация</w:t>
        </w:r>
      </w:ins>
      <w:bookmarkEnd w:id="3568"/>
    </w:p>
    <w:p w14:paraId="6C10832B" w14:textId="77777777" w:rsidR="007B383D" w:rsidRPr="00A6781F" w:rsidRDefault="007B383D" w:rsidP="007B383D">
      <w:p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>Количественный пересчет товаров, проводится с помощью средств СУ. При этом СУ предоставляет возможность проведения инвентаризации, как всего склада, так и отдельной его зоны или отдельной ячейки хранения. Кроме того, СУ позволяет проводить пересчет отдельной единицы хранения (грузовой единицы) или определенного товара.</w:t>
      </w:r>
    </w:p>
    <w:p w14:paraId="5084FE2F" w14:textId="77777777" w:rsidR="007B383D" w:rsidRPr="00A6781F" w:rsidRDefault="007B383D" w:rsidP="007B383D">
      <w:p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>Кроме необходимости проведения инвентаризаций потребность в пересчете может, например, возникать, когда СУ автоматически помечает груз, как проблемный. К этому приводит отказ оператора РДТ от отбора груза по выданному заданию или выполнение им отбора в меньшем количестве, чем определено в задании. Кроме того, какой-либо груз может быть вручную помечен, как проблемный, по инициативе оператора с помощью специальной команды РДТ.</w:t>
      </w:r>
    </w:p>
    <w:p w14:paraId="09518F68" w14:textId="3177DD82" w:rsidR="004C6E46" w:rsidRDefault="007B383D" w:rsidP="007B383D">
      <w:pPr>
        <w:rPr>
          <w:lang w:eastAsia="x-none"/>
        </w:rPr>
      </w:pPr>
      <w:r w:rsidRPr="00A6781F">
        <w:rPr>
          <w:highlight w:val="lightGray"/>
          <w:lang w:eastAsia="x-none"/>
        </w:rPr>
        <w:t>Пересчеты могут выполняться по заданиям, выдаваемым на бумажных листах пересчета или на РДТ по запросу оператора. Пересчет с помощью РДТ может быть так же произведен оператором по собственной инициативе.</w:t>
      </w:r>
    </w:p>
    <w:p w14:paraId="5E79A256" w14:textId="0740229B" w:rsidR="007B383D" w:rsidRPr="00A6781F" w:rsidRDefault="007B383D" w:rsidP="007B383D">
      <w:pPr>
        <w:pStyle w:val="2"/>
        <w:rPr>
          <w:highlight w:val="lightGray"/>
        </w:rPr>
      </w:pPr>
      <w:bookmarkStart w:id="3570" w:name="_Toc529192806"/>
      <w:proofErr w:type="spellStart"/>
      <w:r w:rsidRPr="00A6781F">
        <w:rPr>
          <w:highlight w:val="lightGray"/>
        </w:rPr>
        <w:t>Плановая</w:t>
      </w:r>
      <w:proofErr w:type="spellEnd"/>
      <w:r w:rsidRPr="00A6781F">
        <w:rPr>
          <w:highlight w:val="lightGray"/>
        </w:rPr>
        <w:t xml:space="preserve"> </w:t>
      </w:r>
      <w:proofErr w:type="spellStart"/>
      <w:r w:rsidRPr="00A6781F">
        <w:rPr>
          <w:highlight w:val="lightGray"/>
        </w:rPr>
        <w:t>инвентаризация</w:t>
      </w:r>
      <w:bookmarkEnd w:id="3570"/>
      <w:proofErr w:type="spellEnd"/>
    </w:p>
    <w:p w14:paraId="1BC090FC" w14:textId="77777777" w:rsidR="00E4323A" w:rsidRPr="00A6781F" w:rsidRDefault="00E4323A" w:rsidP="00E4323A">
      <w:pPr>
        <w:rPr>
          <w:highlight w:val="lightGray"/>
          <w:lang w:val="x-none" w:eastAsia="x-none"/>
        </w:rPr>
      </w:pPr>
      <w:proofErr w:type="spellStart"/>
      <w:r w:rsidRPr="00A6781F">
        <w:rPr>
          <w:highlight w:val="lightGray"/>
          <w:lang w:val="x-none" w:eastAsia="x-none"/>
        </w:rPr>
        <w:t>Плановая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инвентаризация</w:t>
      </w:r>
      <w:proofErr w:type="spellEnd"/>
      <w:r w:rsidRPr="00A6781F">
        <w:rPr>
          <w:highlight w:val="lightGray"/>
          <w:lang w:val="x-none" w:eastAsia="x-none"/>
        </w:rPr>
        <w:t xml:space="preserve"> – </w:t>
      </w:r>
      <w:proofErr w:type="spellStart"/>
      <w:r w:rsidRPr="00A6781F">
        <w:rPr>
          <w:highlight w:val="lightGray"/>
          <w:lang w:val="x-none" w:eastAsia="x-none"/>
        </w:rPr>
        <w:t>периодический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пересчет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товаров</w:t>
      </w:r>
      <w:proofErr w:type="spellEnd"/>
      <w:r w:rsidRPr="00A6781F">
        <w:rPr>
          <w:highlight w:val="lightGray"/>
          <w:lang w:val="x-none" w:eastAsia="x-none"/>
        </w:rPr>
        <w:t xml:space="preserve">, </w:t>
      </w:r>
      <w:proofErr w:type="spellStart"/>
      <w:r w:rsidRPr="00A6781F">
        <w:rPr>
          <w:highlight w:val="lightGray"/>
          <w:lang w:val="x-none" w:eastAsia="x-none"/>
        </w:rPr>
        <w:t>подпадающих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под</w:t>
      </w:r>
      <w:proofErr w:type="spellEnd"/>
    </w:p>
    <w:p w14:paraId="4586E4D8" w14:textId="77777777" w:rsidR="00E4323A" w:rsidRPr="00A6781F" w:rsidRDefault="00E4323A" w:rsidP="00E4323A">
      <w:pPr>
        <w:rPr>
          <w:highlight w:val="lightGray"/>
          <w:lang w:val="x-none" w:eastAsia="x-none"/>
        </w:rPr>
      </w:pPr>
      <w:proofErr w:type="spellStart"/>
      <w:r w:rsidRPr="00A6781F">
        <w:rPr>
          <w:highlight w:val="lightGray"/>
          <w:lang w:val="x-none" w:eastAsia="x-none"/>
        </w:rPr>
        <w:t>условия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инвентаризации</w:t>
      </w:r>
      <w:proofErr w:type="spellEnd"/>
      <w:r w:rsidRPr="00A6781F">
        <w:rPr>
          <w:highlight w:val="lightGray"/>
          <w:lang w:val="x-none" w:eastAsia="x-none"/>
        </w:rPr>
        <w:t xml:space="preserve">, </w:t>
      </w:r>
      <w:proofErr w:type="spellStart"/>
      <w:r w:rsidRPr="00A6781F">
        <w:rPr>
          <w:highlight w:val="lightGray"/>
          <w:lang w:val="x-none" w:eastAsia="x-none"/>
        </w:rPr>
        <w:t>задаваемые</w:t>
      </w:r>
      <w:proofErr w:type="spellEnd"/>
      <w:r w:rsidRPr="00A6781F">
        <w:rPr>
          <w:highlight w:val="lightGray"/>
          <w:lang w:val="x-none" w:eastAsia="x-none"/>
        </w:rPr>
        <w:t xml:space="preserve"> менеджером </w:t>
      </w:r>
      <w:proofErr w:type="spellStart"/>
      <w:r w:rsidRPr="00A6781F">
        <w:rPr>
          <w:highlight w:val="lightGray"/>
          <w:lang w:val="x-none" w:eastAsia="x-none"/>
        </w:rPr>
        <w:t>склада</w:t>
      </w:r>
      <w:proofErr w:type="spellEnd"/>
      <w:r w:rsidRPr="00A6781F">
        <w:rPr>
          <w:highlight w:val="lightGray"/>
          <w:lang w:val="x-none" w:eastAsia="x-none"/>
        </w:rPr>
        <w:t xml:space="preserve">. Менеджер </w:t>
      </w:r>
      <w:proofErr w:type="spellStart"/>
      <w:r w:rsidRPr="00A6781F">
        <w:rPr>
          <w:highlight w:val="lightGray"/>
          <w:lang w:val="x-none" w:eastAsia="x-none"/>
        </w:rPr>
        <w:t>может</w:t>
      </w:r>
      <w:proofErr w:type="spellEnd"/>
      <w:r w:rsidRPr="00A6781F">
        <w:rPr>
          <w:highlight w:val="lightGray"/>
          <w:lang w:val="x-none" w:eastAsia="x-none"/>
        </w:rPr>
        <w:t xml:space="preserve"> назначить</w:t>
      </w:r>
    </w:p>
    <w:p w14:paraId="63060F61" w14:textId="77777777" w:rsidR="00E4323A" w:rsidRPr="00A6781F" w:rsidRDefault="00E4323A" w:rsidP="00E4323A">
      <w:pPr>
        <w:rPr>
          <w:highlight w:val="lightGray"/>
          <w:lang w:val="x-none" w:eastAsia="x-none"/>
        </w:rPr>
      </w:pPr>
      <w:proofErr w:type="spellStart"/>
      <w:r w:rsidRPr="00A6781F">
        <w:rPr>
          <w:highlight w:val="lightGray"/>
          <w:lang w:val="x-none" w:eastAsia="x-none"/>
        </w:rPr>
        <w:t>инвентаризацию</w:t>
      </w:r>
      <w:proofErr w:type="spellEnd"/>
      <w:r w:rsidRPr="00A6781F">
        <w:rPr>
          <w:highlight w:val="lightGray"/>
          <w:lang w:val="x-none" w:eastAsia="x-none"/>
        </w:rPr>
        <w:t>:</w:t>
      </w:r>
    </w:p>
    <w:p w14:paraId="7A88DF11" w14:textId="77777777" w:rsidR="00E4323A" w:rsidRPr="00A6781F" w:rsidRDefault="00E4323A" w:rsidP="00E4323A">
      <w:pPr>
        <w:rPr>
          <w:highlight w:val="lightGray"/>
          <w:lang w:val="x-none" w:eastAsia="x-none"/>
        </w:rPr>
      </w:pPr>
      <w:r w:rsidRPr="00A6781F">
        <w:rPr>
          <w:highlight w:val="lightGray"/>
          <w:lang w:val="x-none" w:eastAsia="x-none"/>
        </w:rPr>
        <w:t xml:space="preserve">- </w:t>
      </w:r>
      <w:proofErr w:type="spellStart"/>
      <w:r w:rsidRPr="00A6781F">
        <w:rPr>
          <w:highlight w:val="lightGray"/>
          <w:lang w:val="x-none" w:eastAsia="x-none"/>
        </w:rPr>
        <w:t>Товара</w:t>
      </w:r>
      <w:proofErr w:type="spellEnd"/>
    </w:p>
    <w:p w14:paraId="6FE27F6A" w14:textId="77777777" w:rsidR="00E4323A" w:rsidRPr="00A6781F" w:rsidRDefault="00E4323A" w:rsidP="00E4323A">
      <w:pPr>
        <w:rPr>
          <w:highlight w:val="lightGray"/>
          <w:lang w:val="x-none" w:eastAsia="x-none"/>
        </w:rPr>
      </w:pPr>
      <w:r w:rsidRPr="00A6781F">
        <w:rPr>
          <w:highlight w:val="lightGray"/>
          <w:lang w:val="x-none" w:eastAsia="x-none"/>
        </w:rPr>
        <w:t xml:space="preserve">- </w:t>
      </w:r>
      <w:proofErr w:type="spellStart"/>
      <w:r w:rsidRPr="00A6781F">
        <w:rPr>
          <w:highlight w:val="lightGray"/>
          <w:lang w:val="x-none" w:eastAsia="x-none"/>
        </w:rPr>
        <w:t>Зоны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или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группы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ячеек</w:t>
      </w:r>
      <w:proofErr w:type="spellEnd"/>
    </w:p>
    <w:p w14:paraId="5F3F099B" w14:textId="77777777" w:rsidR="00E4323A" w:rsidRPr="00A6781F" w:rsidRDefault="00E4323A" w:rsidP="00E4323A">
      <w:pPr>
        <w:rPr>
          <w:highlight w:val="lightGray"/>
          <w:lang w:val="x-none" w:eastAsia="x-none"/>
        </w:rPr>
      </w:pPr>
      <w:r w:rsidRPr="00A6781F">
        <w:rPr>
          <w:highlight w:val="lightGray"/>
          <w:lang w:val="x-none" w:eastAsia="x-none"/>
        </w:rPr>
        <w:t>- Приходного ордера</w:t>
      </w:r>
    </w:p>
    <w:p w14:paraId="10606224" w14:textId="77777777" w:rsidR="00E4323A" w:rsidRPr="00A6781F" w:rsidRDefault="00E4323A" w:rsidP="00E4323A">
      <w:pPr>
        <w:rPr>
          <w:highlight w:val="lightGray"/>
          <w:lang w:val="x-none" w:eastAsia="x-none"/>
        </w:rPr>
      </w:pPr>
      <w:r w:rsidRPr="00A6781F">
        <w:rPr>
          <w:highlight w:val="lightGray"/>
          <w:lang w:val="x-none" w:eastAsia="x-none"/>
        </w:rPr>
        <w:t xml:space="preserve">- </w:t>
      </w:r>
      <w:proofErr w:type="spellStart"/>
      <w:r w:rsidRPr="00A6781F">
        <w:rPr>
          <w:highlight w:val="lightGray"/>
          <w:lang w:val="x-none" w:eastAsia="x-none"/>
        </w:rPr>
        <w:t>Любой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комбинации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перечисленных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выше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параметров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груза</w:t>
      </w:r>
      <w:proofErr w:type="spellEnd"/>
      <w:r w:rsidRPr="00A6781F">
        <w:rPr>
          <w:highlight w:val="lightGray"/>
          <w:lang w:val="x-none" w:eastAsia="x-none"/>
        </w:rPr>
        <w:t>.</w:t>
      </w:r>
    </w:p>
    <w:p w14:paraId="5CA1C8F5" w14:textId="77777777" w:rsidR="00E4323A" w:rsidRPr="00A6781F" w:rsidRDefault="00E4323A" w:rsidP="00E4323A">
      <w:pPr>
        <w:rPr>
          <w:highlight w:val="lightGray"/>
          <w:lang w:val="x-none" w:eastAsia="x-none"/>
        </w:rPr>
      </w:pPr>
      <w:r w:rsidRPr="00A6781F">
        <w:rPr>
          <w:highlight w:val="lightGray"/>
          <w:lang w:val="x-none" w:eastAsia="x-none"/>
        </w:rPr>
        <w:t xml:space="preserve">Во </w:t>
      </w:r>
      <w:proofErr w:type="spellStart"/>
      <w:r w:rsidRPr="00A6781F">
        <w:rPr>
          <w:highlight w:val="lightGray"/>
          <w:lang w:val="x-none" w:eastAsia="x-none"/>
        </w:rPr>
        <w:t>всех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случаях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пересчитываются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целые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ячейки</w:t>
      </w:r>
      <w:proofErr w:type="spellEnd"/>
      <w:r w:rsidRPr="00A6781F">
        <w:rPr>
          <w:highlight w:val="lightGray"/>
          <w:lang w:val="x-none" w:eastAsia="x-none"/>
        </w:rPr>
        <w:t xml:space="preserve"> – </w:t>
      </w:r>
      <w:proofErr w:type="spellStart"/>
      <w:r w:rsidRPr="00A6781F">
        <w:rPr>
          <w:highlight w:val="lightGray"/>
          <w:lang w:val="x-none" w:eastAsia="x-none"/>
        </w:rPr>
        <w:t>например</w:t>
      </w:r>
      <w:proofErr w:type="spellEnd"/>
      <w:r w:rsidRPr="00A6781F">
        <w:rPr>
          <w:highlight w:val="lightGray"/>
          <w:lang w:val="x-none" w:eastAsia="x-none"/>
        </w:rPr>
        <w:t xml:space="preserve">, </w:t>
      </w:r>
      <w:proofErr w:type="spellStart"/>
      <w:r w:rsidRPr="00A6781F">
        <w:rPr>
          <w:highlight w:val="lightGray"/>
          <w:lang w:val="x-none" w:eastAsia="x-none"/>
        </w:rPr>
        <w:t>инвентаризация</w:t>
      </w:r>
      <w:proofErr w:type="spellEnd"/>
      <w:r w:rsidRPr="00A6781F">
        <w:rPr>
          <w:highlight w:val="lightGray"/>
          <w:lang w:val="x-none" w:eastAsia="x-none"/>
        </w:rPr>
        <w:t xml:space="preserve"> по товару </w:t>
      </w:r>
      <w:proofErr w:type="spellStart"/>
      <w:r w:rsidRPr="00A6781F">
        <w:rPr>
          <w:highlight w:val="lightGray"/>
          <w:lang w:val="x-none" w:eastAsia="x-none"/>
        </w:rPr>
        <w:t>заключается</w:t>
      </w:r>
      <w:proofErr w:type="spellEnd"/>
      <w:r w:rsidRPr="00A6781F">
        <w:rPr>
          <w:highlight w:val="lightGray"/>
          <w:lang w:val="x-none" w:eastAsia="x-none"/>
        </w:rPr>
        <w:t xml:space="preserve"> в </w:t>
      </w:r>
      <w:proofErr w:type="spellStart"/>
      <w:r w:rsidRPr="00A6781F">
        <w:rPr>
          <w:highlight w:val="lightGray"/>
          <w:lang w:val="x-none" w:eastAsia="x-none"/>
        </w:rPr>
        <w:t>пересчете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всех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ячеек</w:t>
      </w:r>
      <w:proofErr w:type="spellEnd"/>
      <w:r w:rsidRPr="00A6781F">
        <w:rPr>
          <w:highlight w:val="lightGray"/>
          <w:lang w:val="x-none" w:eastAsia="x-none"/>
        </w:rPr>
        <w:t xml:space="preserve">, </w:t>
      </w:r>
      <w:proofErr w:type="spellStart"/>
      <w:r w:rsidRPr="00A6781F">
        <w:rPr>
          <w:highlight w:val="lightGray"/>
          <w:lang w:val="x-none" w:eastAsia="x-none"/>
        </w:rPr>
        <w:t>где</w:t>
      </w:r>
      <w:proofErr w:type="spellEnd"/>
      <w:r w:rsidRPr="00A6781F">
        <w:rPr>
          <w:highlight w:val="lightGray"/>
          <w:lang w:val="x-none" w:eastAsia="x-none"/>
        </w:rPr>
        <w:t xml:space="preserve"> по </w:t>
      </w:r>
      <w:proofErr w:type="spellStart"/>
      <w:r w:rsidRPr="00A6781F">
        <w:rPr>
          <w:highlight w:val="lightGray"/>
          <w:lang w:val="x-none" w:eastAsia="x-none"/>
        </w:rPr>
        <w:t>данным</w:t>
      </w:r>
      <w:proofErr w:type="spellEnd"/>
      <w:r w:rsidRPr="00A6781F">
        <w:rPr>
          <w:highlight w:val="lightGray"/>
          <w:lang w:val="x-none" w:eastAsia="x-none"/>
        </w:rPr>
        <w:t xml:space="preserve"> СУ </w:t>
      </w:r>
      <w:proofErr w:type="spellStart"/>
      <w:r w:rsidRPr="00A6781F">
        <w:rPr>
          <w:highlight w:val="lightGray"/>
          <w:lang w:val="x-none" w:eastAsia="x-none"/>
        </w:rPr>
        <w:t>есть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такой</w:t>
      </w:r>
      <w:proofErr w:type="spellEnd"/>
      <w:r w:rsidRPr="00A6781F">
        <w:rPr>
          <w:highlight w:val="lightGray"/>
          <w:lang w:val="x-none" w:eastAsia="x-none"/>
        </w:rPr>
        <w:t xml:space="preserve"> товар.</w:t>
      </w:r>
    </w:p>
    <w:p w14:paraId="45A73C97" w14:textId="77777777" w:rsidR="00E4323A" w:rsidRPr="00A6781F" w:rsidRDefault="00E4323A" w:rsidP="00E4323A">
      <w:pPr>
        <w:rPr>
          <w:highlight w:val="lightGray"/>
          <w:lang w:val="x-none" w:eastAsia="x-none"/>
        </w:rPr>
      </w:pPr>
      <w:proofErr w:type="spellStart"/>
      <w:r w:rsidRPr="00A6781F">
        <w:rPr>
          <w:highlight w:val="lightGray"/>
          <w:lang w:val="x-none" w:eastAsia="x-none"/>
        </w:rPr>
        <w:t>Кроме</w:t>
      </w:r>
      <w:proofErr w:type="spellEnd"/>
      <w:r w:rsidRPr="00A6781F">
        <w:rPr>
          <w:highlight w:val="lightGray"/>
          <w:lang w:val="x-none" w:eastAsia="x-none"/>
        </w:rPr>
        <w:t xml:space="preserve"> того, менеджер </w:t>
      </w:r>
      <w:proofErr w:type="spellStart"/>
      <w:r w:rsidRPr="00A6781F">
        <w:rPr>
          <w:highlight w:val="lightGray"/>
          <w:lang w:val="x-none" w:eastAsia="x-none"/>
        </w:rPr>
        <w:t>может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выбрать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несколько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ячеек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любыми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фильтрами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интерфейса</w:t>
      </w:r>
      <w:proofErr w:type="spellEnd"/>
      <w:r w:rsidRPr="00A6781F">
        <w:rPr>
          <w:highlight w:val="lightGray"/>
          <w:lang w:val="x-none" w:eastAsia="x-none"/>
        </w:rPr>
        <w:t xml:space="preserve"> менеджера и назначить </w:t>
      </w:r>
      <w:proofErr w:type="spellStart"/>
      <w:r w:rsidRPr="00A6781F">
        <w:rPr>
          <w:highlight w:val="lightGray"/>
          <w:lang w:val="x-none" w:eastAsia="x-none"/>
        </w:rPr>
        <w:t>их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пересчет</w:t>
      </w:r>
      <w:proofErr w:type="spellEnd"/>
      <w:r w:rsidRPr="00A6781F">
        <w:rPr>
          <w:highlight w:val="lightGray"/>
          <w:lang w:val="x-none" w:eastAsia="x-none"/>
        </w:rPr>
        <w:t xml:space="preserve">. </w:t>
      </w:r>
      <w:proofErr w:type="spellStart"/>
      <w:r w:rsidRPr="00A6781F">
        <w:rPr>
          <w:highlight w:val="lightGray"/>
          <w:lang w:val="x-none" w:eastAsia="x-none"/>
        </w:rPr>
        <w:t>Например</w:t>
      </w:r>
      <w:proofErr w:type="spellEnd"/>
      <w:r w:rsidRPr="00A6781F">
        <w:rPr>
          <w:highlight w:val="lightGray"/>
          <w:lang w:val="x-none" w:eastAsia="x-none"/>
        </w:rPr>
        <w:t xml:space="preserve">, для </w:t>
      </w:r>
      <w:proofErr w:type="spellStart"/>
      <w:r w:rsidRPr="00A6781F">
        <w:rPr>
          <w:highlight w:val="lightGray"/>
          <w:lang w:val="x-none" w:eastAsia="x-none"/>
        </w:rPr>
        <w:t>пересчета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всех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пустых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ячеек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зоны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достаточно</w:t>
      </w:r>
      <w:proofErr w:type="spellEnd"/>
      <w:r w:rsidRPr="00A6781F">
        <w:rPr>
          <w:highlight w:val="lightGray"/>
          <w:lang w:val="x-none" w:eastAsia="x-none"/>
        </w:rPr>
        <w:t xml:space="preserve"> включить </w:t>
      </w:r>
      <w:proofErr w:type="spellStart"/>
      <w:r w:rsidRPr="00A6781F">
        <w:rPr>
          <w:highlight w:val="lightGray"/>
          <w:lang w:val="x-none" w:eastAsia="x-none"/>
        </w:rPr>
        <w:t>фильтр</w:t>
      </w:r>
      <w:proofErr w:type="spellEnd"/>
      <w:r w:rsidRPr="00A6781F">
        <w:rPr>
          <w:highlight w:val="lightGray"/>
          <w:lang w:val="x-none" w:eastAsia="x-none"/>
        </w:rPr>
        <w:t xml:space="preserve"> «Число </w:t>
      </w:r>
      <w:proofErr w:type="spellStart"/>
      <w:r w:rsidRPr="00A6781F">
        <w:rPr>
          <w:highlight w:val="lightGray"/>
          <w:lang w:val="x-none" w:eastAsia="x-none"/>
        </w:rPr>
        <w:t>грузов</w:t>
      </w:r>
      <w:proofErr w:type="spellEnd"/>
      <w:r w:rsidRPr="00A6781F">
        <w:rPr>
          <w:highlight w:val="lightGray"/>
          <w:lang w:val="x-none" w:eastAsia="x-none"/>
        </w:rPr>
        <w:t xml:space="preserve"> = 0», </w:t>
      </w:r>
      <w:proofErr w:type="spellStart"/>
      <w:r w:rsidRPr="00A6781F">
        <w:rPr>
          <w:highlight w:val="lightGray"/>
          <w:lang w:val="x-none" w:eastAsia="x-none"/>
        </w:rPr>
        <w:t>выделить</w:t>
      </w:r>
      <w:proofErr w:type="spellEnd"/>
      <w:r w:rsidRPr="00A6781F">
        <w:rPr>
          <w:highlight w:val="lightGray"/>
          <w:lang w:val="x-none" w:eastAsia="x-none"/>
        </w:rPr>
        <w:t xml:space="preserve"> все </w:t>
      </w:r>
      <w:proofErr w:type="spellStart"/>
      <w:r w:rsidRPr="00A6781F">
        <w:rPr>
          <w:highlight w:val="lightGray"/>
          <w:lang w:val="x-none" w:eastAsia="x-none"/>
        </w:rPr>
        <w:t>найденные</w:t>
      </w:r>
      <w:proofErr w:type="spellEnd"/>
      <w:r w:rsidRPr="00A6781F">
        <w:rPr>
          <w:highlight w:val="lightGray"/>
          <w:lang w:val="x-none" w:eastAsia="x-none"/>
        </w:rPr>
        <w:t xml:space="preserve"> </w:t>
      </w:r>
      <w:proofErr w:type="spellStart"/>
      <w:r w:rsidRPr="00A6781F">
        <w:rPr>
          <w:highlight w:val="lightGray"/>
          <w:lang w:val="x-none" w:eastAsia="x-none"/>
        </w:rPr>
        <w:t>ячейки</w:t>
      </w:r>
      <w:proofErr w:type="spellEnd"/>
      <w:r w:rsidRPr="00A6781F">
        <w:rPr>
          <w:highlight w:val="lightGray"/>
          <w:lang w:val="x-none" w:eastAsia="x-none"/>
        </w:rPr>
        <w:t xml:space="preserve"> и </w:t>
      </w:r>
      <w:proofErr w:type="spellStart"/>
      <w:r w:rsidRPr="00A6781F">
        <w:rPr>
          <w:highlight w:val="lightGray"/>
          <w:lang w:val="x-none" w:eastAsia="x-none"/>
        </w:rPr>
        <w:t>дать</w:t>
      </w:r>
      <w:proofErr w:type="spellEnd"/>
      <w:r w:rsidRPr="00A6781F">
        <w:rPr>
          <w:highlight w:val="lightGray"/>
          <w:lang w:val="x-none" w:eastAsia="x-none"/>
        </w:rPr>
        <w:t xml:space="preserve"> команду на </w:t>
      </w:r>
      <w:proofErr w:type="spellStart"/>
      <w:r w:rsidRPr="00A6781F">
        <w:rPr>
          <w:highlight w:val="lightGray"/>
          <w:lang w:val="x-none" w:eastAsia="x-none"/>
        </w:rPr>
        <w:t>пересчет</w:t>
      </w:r>
      <w:proofErr w:type="spellEnd"/>
      <w:r w:rsidRPr="00A6781F">
        <w:rPr>
          <w:highlight w:val="lightGray"/>
          <w:lang w:val="x-none" w:eastAsia="x-none"/>
        </w:rPr>
        <w:t>.</w:t>
      </w:r>
    </w:p>
    <w:p w14:paraId="3BCC41AD" w14:textId="77777777" w:rsidR="00E4323A" w:rsidRPr="00A6781F" w:rsidRDefault="00E4323A" w:rsidP="00E4323A">
      <w:pPr>
        <w:rPr>
          <w:highlight w:val="yellow"/>
          <w:lang w:val="x-none" w:eastAsia="x-none"/>
        </w:rPr>
      </w:pPr>
      <w:proofErr w:type="spellStart"/>
      <w:r w:rsidRPr="00A6781F">
        <w:rPr>
          <w:highlight w:val="yellow"/>
          <w:lang w:val="x-none" w:eastAsia="x-none"/>
        </w:rPr>
        <w:t>Плановая</w:t>
      </w:r>
      <w:proofErr w:type="spellEnd"/>
      <w:r w:rsidRPr="00A6781F">
        <w:rPr>
          <w:highlight w:val="yellow"/>
          <w:lang w:val="x-none" w:eastAsia="x-none"/>
        </w:rPr>
        <w:t xml:space="preserve"> </w:t>
      </w:r>
      <w:proofErr w:type="spellStart"/>
      <w:r w:rsidRPr="00A6781F">
        <w:rPr>
          <w:highlight w:val="yellow"/>
          <w:lang w:val="x-none" w:eastAsia="x-none"/>
        </w:rPr>
        <w:t>инвентаризация</w:t>
      </w:r>
      <w:proofErr w:type="spellEnd"/>
      <w:r w:rsidRPr="00A6781F">
        <w:rPr>
          <w:highlight w:val="yellow"/>
          <w:lang w:val="x-none" w:eastAsia="x-none"/>
        </w:rPr>
        <w:t xml:space="preserve"> </w:t>
      </w:r>
      <w:proofErr w:type="spellStart"/>
      <w:r w:rsidRPr="00A6781F">
        <w:rPr>
          <w:highlight w:val="yellow"/>
          <w:lang w:val="x-none" w:eastAsia="x-none"/>
        </w:rPr>
        <w:t>производится</w:t>
      </w:r>
      <w:proofErr w:type="spellEnd"/>
      <w:r w:rsidRPr="00A6781F">
        <w:rPr>
          <w:highlight w:val="yellow"/>
          <w:lang w:val="x-none" w:eastAsia="x-none"/>
        </w:rPr>
        <w:t xml:space="preserve"> по </w:t>
      </w:r>
      <w:commentRangeStart w:id="3571"/>
      <w:proofErr w:type="spellStart"/>
      <w:r w:rsidRPr="00A6781F">
        <w:rPr>
          <w:highlight w:val="yellow"/>
          <w:lang w:val="x-none" w:eastAsia="x-none"/>
        </w:rPr>
        <w:t>бумажной</w:t>
      </w:r>
      <w:proofErr w:type="spellEnd"/>
      <w:r w:rsidRPr="00A6781F">
        <w:rPr>
          <w:highlight w:val="yellow"/>
          <w:lang w:val="x-none" w:eastAsia="x-none"/>
        </w:rPr>
        <w:t xml:space="preserve"> </w:t>
      </w:r>
      <w:proofErr w:type="spellStart"/>
      <w:r w:rsidRPr="00A6781F">
        <w:rPr>
          <w:highlight w:val="yellow"/>
          <w:lang w:val="x-none" w:eastAsia="x-none"/>
        </w:rPr>
        <w:t>технологии</w:t>
      </w:r>
      <w:proofErr w:type="spellEnd"/>
      <w:r w:rsidRPr="00A6781F">
        <w:rPr>
          <w:highlight w:val="yellow"/>
          <w:lang w:val="x-none" w:eastAsia="x-none"/>
        </w:rPr>
        <w:t>.</w:t>
      </w:r>
      <w:commentRangeEnd w:id="3571"/>
      <w:r w:rsidR="00A6781F">
        <w:rPr>
          <w:rStyle w:val="aff0"/>
        </w:rPr>
        <w:commentReference w:id="3571"/>
      </w:r>
    </w:p>
    <w:p w14:paraId="427C59FE" w14:textId="26005501" w:rsidR="007B383D" w:rsidRPr="00A6781F" w:rsidRDefault="00E4323A" w:rsidP="00E4323A">
      <w:pPr>
        <w:rPr>
          <w:highlight w:val="yellow"/>
          <w:lang w:val="x-none" w:eastAsia="x-none"/>
        </w:rPr>
      </w:pPr>
      <w:proofErr w:type="spellStart"/>
      <w:r w:rsidRPr="00A6781F">
        <w:rPr>
          <w:highlight w:val="yellow"/>
          <w:lang w:val="x-none" w:eastAsia="x-none"/>
        </w:rPr>
        <w:lastRenderedPageBreak/>
        <w:t>Блокировка</w:t>
      </w:r>
      <w:proofErr w:type="spellEnd"/>
      <w:r w:rsidRPr="00A6781F">
        <w:rPr>
          <w:highlight w:val="yellow"/>
          <w:lang w:val="x-none" w:eastAsia="x-none"/>
        </w:rPr>
        <w:t xml:space="preserve"> </w:t>
      </w:r>
      <w:proofErr w:type="spellStart"/>
      <w:r w:rsidRPr="00A6781F">
        <w:rPr>
          <w:highlight w:val="yellow"/>
          <w:lang w:val="x-none" w:eastAsia="x-none"/>
        </w:rPr>
        <w:t>ячеек</w:t>
      </w:r>
      <w:proofErr w:type="spellEnd"/>
      <w:r w:rsidRPr="00A6781F">
        <w:rPr>
          <w:highlight w:val="yellow"/>
          <w:lang w:val="x-none" w:eastAsia="x-none"/>
        </w:rPr>
        <w:t xml:space="preserve">: при </w:t>
      </w:r>
      <w:proofErr w:type="spellStart"/>
      <w:r w:rsidRPr="00A6781F">
        <w:rPr>
          <w:highlight w:val="yellow"/>
          <w:lang w:val="x-none" w:eastAsia="x-none"/>
        </w:rPr>
        <w:t>пересчете</w:t>
      </w:r>
      <w:proofErr w:type="spellEnd"/>
      <w:r w:rsidRPr="00A6781F">
        <w:rPr>
          <w:highlight w:val="yellow"/>
          <w:lang w:val="x-none" w:eastAsia="x-none"/>
        </w:rPr>
        <w:t xml:space="preserve"> по </w:t>
      </w:r>
      <w:proofErr w:type="spellStart"/>
      <w:r w:rsidRPr="00A6781F">
        <w:rPr>
          <w:highlight w:val="yellow"/>
          <w:lang w:val="x-none" w:eastAsia="x-none"/>
        </w:rPr>
        <w:t>бумаге</w:t>
      </w:r>
      <w:proofErr w:type="spellEnd"/>
      <w:r w:rsidRPr="00A6781F">
        <w:rPr>
          <w:highlight w:val="yellow"/>
          <w:lang w:val="x-none" w:eastAsia="x-none"/>
        </w:rPr>
        <w:t xml:space="preserve"> все </w:t>
      </w:r>
      <w:proofErr w:type="spellStart"/>
      <w:r w:rsidRPr="00A6781F">
        <w:rPr>
          <w:highlight w:val="yellow"/>
          <w:lang w:val="x-none" w:eastAsia="x-none"/>
        </w:rPr>
        <w:t>ячейки</w:t>
      </w:r>
      <w:proofErr w:type="spellEnd"/>
      <w:r w:rsidRPr="00A6781F">
        <w:rPr>
          <w:highlight w:val="yellow"/>
          <w:lang w:val="x-none" w:eastAsia="x-none"/>
        </w:rPr>
        <w:t xml:space="preserve">, </w:t>
      </w:r>
      <w:proofErr w:type="spellStart"/>
      <w:r w:rsidRPr="00A6781F">
        <w:rPr>
          <w:highlight w:val="yellow"/>
          <w:lang w:val="x-none" w:eastAsia="x-none"/>
        </w:rPr>
        <w:t>попавшие</w:t>
      </w:r>
      <w:proofErr w:type="spellEnd"/>
      <w:r w:rsidRPr="00A6781F">
        <w:rPr>
          <w:highlight w:val="yellow"/>
          <w:lang w:val="x-none" w:eastAsia="x-none"/>
        </w:rPr>
        <w:t xml:space="preserve"> в </w:t>
      </w:r>
      <w:proofErr w:type="spellStart"/>
      <w:r w:rsidRPr="00A6781F">
        <w:rPr>
          <w:highlight w:val="yellow"/>
          <w:lang w:val="x-none" w:eastAsia="x-none"/>
        </w:rPr>
        <w:t>задание</w:t>
      </w:r>
      <w:proofErr w:type="spellEnd"/>
      <w:r w:rsidRPr="00A6781F">
        <w:rPr>
          <w:highlight w:val="yellow"/>
          <w:lang w:val="x-none" w:eastAsia="x-none"/>
        </w:rPr>
        <w:t xml:space="preserve">, </w:t>
      </w:r>
      <w:proofErr w:type="spellStart"/>
      <w:r w:rsidRPr="00A6781F">
        <w:rPr>
          <w:highlight w:val="yellow"/>
          <w:lang w:val="x-none" w:eastAsia="x-none"/>
        </w:rPr>
        <w:t>блокируются</w:t>
      </w:r>
      <w:proofErr w:type="spellEnd"/>
      <w:r w:rsidRPr="00A6781F">
        <w:rPr>
          <w:highlight w:val="yellow"/>
          <w:lang w:val="x-none" w:eastAsia="x-none"/>
        </w:rPr>
        <w:t xml:space="preserve"> для </w:t>
      </w:r>
      <w:proofErr w:type="spellStart"/>
      <w:r w:rsidRPr="00A6781F">
        <w:rPr>
          <w:highlight w:val="yellow"/>
          <w:lang w:val="x-none" w:eastAsia="x-none"/>
        </w:rPr>
        <w:t>всех</w:t>
      </w:r>
      <w:proofErr w:type="spellEnd"/>
      <w:r w:rsidRPr="00A6781F">
        <w:rPr>
          <w:highlight w:val="yellow"/>
          <w:lang w:val="x-none" w:eastAsia="x-none"/>
        </w:rPr>
        <w:t xml:space="preserve"> </w:t>
      </w:r>
      <w:proofErr w:type="spellStart"/>
      <w:r w:rsidRPr="00A6781F">
        <w:rPr>
          <w:highlight w:val="yellow"/>
          <w:lang w:val="x-none" w:eastAsia="x-none"/>
        </w:rPr>
        <w:t>операций</w:t>
      </w:r>
      <w:proofErr w:type="spellEnd"/>
      <w:r w:rsidRPr="00A6781F">
        <w:rPr>
          <w:highlight w:val="yellow"/>
          <w:lang w:val="x-none" w:eastAsia="x-none"/>
        </w:rPr>
        <w:t xml:space="preserve"> от запуска до </w:t>
      </w:r>
      <w:proofErr w:type="spellStart"/>
      <w:r w:rsidRPr="00A6781F">
        <w:rPr>
          <w:highlight w:val="yellow"/>
          <w:lang w:val="x-none" w:eastAsia="x-none"/>
        </w:rPr>
        <w:t>завершения</w:t>
      </w:r>
      <w:proofErr w:type="spellEnd"/>
      <w:r w:rsidRPr="00A6781F">
        <w:rPr>
          <w:highlight w:val="yellow"/>
          <w:lang w:val="x-none" w:eastAsia="x-none"/>
        </w:rPr>
        <w:t xml:space="preserve"> </w:t>
      </w:r>
      <w:proofErr w:type="spellStart"/>
      <w:r w:rsidRPr="00A6781F">
        <w:rPr>
          <w:highlight w:val="yellow"/>
          <w:lang w:val="x-none" w:eastAsia="x-none"/>
        </w:rPr>
        <w:t>задания</w:t>
      </w:r>
      <w:proofErr w:type="spellEnd"/>
      <w:r w:rsidRPr="00A6781F">
        <w:rPr>
          <w:highlight w:val="yellow"/>
          <w:lang w:val="x-none" w:eastAsia="x-none"/>
        </w:rPr>
        <w:t>.</w:t>
      </w:r>
    </w:p>
    <w:p w14:paraId="4EC1AC81" w14:textId="75A5B3F7" w:rsidR="007B383D" w:rsidRPr="00A6781F" w:rsidRDefault="007B383D" w:rsidP="007B383D">
      <w:pPr>
        <w:pStyle w:val="2"/>
        <w:rPr>
          <w:highlight w:val="lightGray"/>
          <w:lang w:val="ru-RU"/>
        </w:rPr>
      </w:pPr>
      <w:bookmarkStart w:id="3572" w:name="_Toc529192807"/>
      <w:r w:rsidRPr="00A6781F">
        <w:rPr>
          <w:highlight w:val="lightGray"/>
          <w:lang w:val="ru-RU"/>
        </w:rPr>
        <w:t>Пересчет по проблеме</w:t>
      </w:r>
      <w:bookmarkEnd w:id="3572"/>
    </w:p>
    <w:p w14:paraId="70F604F0" w14:textId="05014C57" w:rsidR="00E4323A" w:rsidRPr="00A6781F" w:rsidRDefault="00E4323A" w:rsidP="00E4323A">
      <w:p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>В случае, если для груза был выставлен признак наличия проблемы, менеджер может назначить для данного груза пересчет, либо задать пересчет всей ячейки, где находится данный груз. Выполняется с помощью стандартных форм РДТ, в которых указывается имя груза, который подлежит пересчету.</w:t>
      </w:r>
    </w:p>
    <w:p w14:paraId="5C798F75" w14:textId="680E1445" w:rsidR="007B383D" w:rsidRPr="00A6781F" w:rsidRDefault="007B383D" w:rsidP="007B383D">
      <w:pPr>
        <w:pStyle w:val="2"/>
        <w:rPr>
          <w:highlight w:val="lightGray"/>
          <w:lang w:val="ru-RU"/>
        </w:rPr>
      </w:pPr>
      <w:bookmarkStart w:id="3573" w:name="_Toc529192808"/>
      <w:r w:rsidRPr="00A6781F">
        <w:rPr>
          <w:highlight w:val="lightGray"/>
          <w:lang w:val="ru-RU"/>
        </w:rPr>
        <w:t>Внеплановый пересчет по инициативе оператора (без задания)</w:t>
      </w:r>
      <w:bookmarkEnd w:id="3573"/>
    </w:p>
    <w:p w14:paraId="7F2C980B" w14:textId="70A2EFAA" w:rsidR="00E4323A" w:rsidRPr="00A6781F" w:rsidRDefault="00E4323A" w:rsidP="00E4323A">
      <w:p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>Оператор РДТ может пересчитать ячейку или груз по своей инициативе. Для этого он должен выбрать соответствующий пункт главного меню. В открывшейся форме оператору необходимо указать ячейку или груз. Оператор выполняет пересчет с помощью формы РДТ.</w:t>
      </w:r>
    </w:p>
    <w:p w14:paraId="3BA1B3AD" w14:textId="036DFCDF" w:rsidR="007B383D" w:rsidRPr="00A6781F" w:rsidRDefault="007B383D" w:rsidP="007B383D">
      <w:pPr>
        <w:pStyle w:val="2"/>
        <w:rPr>
          <w:highlight w:val="lightGray"/>
          <w:lang w:val="ru-RU"/>
        </w:rPr>
      </w:pPr>
      <w:bookmarkStart w:id="3574" w:name="_Toc529192809"/>
      <w:r w:rsidRPr="00A6781F">
        <w:rPr>
          <w:highlight w:val="lightGray"/>
          <w:lang w:val="ru-RU"/>
        </w:rPr>
        <w:t>Активация задания</w:t>
      </w:r>
      <w:bookmarkEnd w:id="3574"/>
    </w:p>
    <w:p w14:paraId="64452056" w14:textId="77777777" w:rsidR="00E4323A" w:rsidRPr="00A6781F" w:rsidRDefault="00E4323A" w:rsidP="00E4323A">
      <w:pPr>
        <w:pStyle w:val="3"/>
        <w:rPr>
          <w:highlight w:val="lightGray"/>
          <w:lang w:val="ru-RU"/>
        </w:rPr>
      </w:pPr>
      <w:bookmarkStart w:id="3575" w:name="_Toc529192810"/>
      <w:r w:rsidRPr="00A6781F">
        <w:rPr>
          <w:highlight w:val="lightGray"/>
          <w:lang w:val="ru-RU"/>
        </w:rPr>
        <w:t>Планирование задания на пересчет.</w:t>
      </w:r>
      <w:bookmarkEnd w:id="3575"/>
    </w:p>
    <w:p w14:paraId="4AF66686" w14:textId="77777777" w:rsidR="00E4323A" w:rsidRPr="00A6781F" w:rsidRDefault="00E4323A" w:rsidP="00E4323A">
      <w:p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>По команде менеджера СУ планирует задание, т.е. ищет на складе грузы, подпадающие под условия пересчета. В план включаются и грузы, полностью или частично запланированные в заказ (но не отобранные в заказ).</w:t>
      </w:r>
    </w:p>
    <w:p w14:paraId="69C7F001" w14:textId="77777777" w:rsidR="00E4323A" w:rsidRPr="00C6685A" w:rsidRDefault="00E4323A" w:rsidP="00E4323A">
      <w:pPr>
        <w:rPr>
          <w:highlight w:val="lightGray"/>
          <w:lang w:eastAsia="x-none"/>
        </w:rPr>
      </w:pPr>
      <w:r w:rsidRPr="00A6781F">
        <w:rPr>
          <w:highlight w:val="lightGray"/>
          <w:lang w:eastAsia="x-none"/>
        </w:rPr>
        <w:t xml:space="preserve">Список грузов для пересчета сортируется в порядке обхода ячеек, задаваемом </w:t>
      </w:r>
      <w:r w:rsidRPr="00C6685A">
        <w:rPr>
          <w:highlight w:val="lightGray"/>
          <w:lang w:eastAsia="x-none"/>
        </w:rPr>
        <w:t>соответствующим правилом.</w:t>
      </w:r>
    </w:p>
    <w:p w14:paraId="364F4196" w14:textId="77777777" w:rsidR="00E4323A" w:rsidRPr="00C6685A" w:rsidRDefault="00E4323A" w:rsidP="00E4323A">
      <w:pPr>
        <w:pStyle w:val="3"/>
        <w:rPr>
          <w:highlight w:val="lightGray"/>
          <w:lang w:val="ru-RU"/>
        </w:rPr>
      </w:pPr>
      <w:bookmarkStart w:id="3576" w:name="_Toc529192811"/>
      <w:r w:rsidRPr="00C6685A">
        <w:rPr>
          <w:highlight w:val="lightGray"/>
          <w:lang w:val="ru-RU"/>
        </w:rPr>
        <w:t>Запуск задания на пересчет в работу.</w:t>
      </w:r>
      <w:bookmarkEnd w:id="3576"/>
    </w:p>
    <w:p w14:paraId="2D8AA625" w14:textId="1993EE90" w:rsidR="00E4323A" w:rsidRPr="00C6685A" w:rsidRDefault="00E4323A" w:rsidP="00E4323A">
      <w:pPr>
        <w:rPr>
          <w:highlight w:val="lightGray"/>
          <w:lang w:eastAsia="x-none"/>
        </w:rPr>
      </w:pPr>
      <w:r w:rsidRPr="00C6685A">
        <w:rPr>
          <w:highlight w:val="lightGray"/>
          <w:lang w:eastAsia="x-none"/>
        </w:rPr>
        <w:t>По команде менеджера СУ создаст работы, доступные для выдачи операторам, и переведет задание в статус «В работе». Работы на пересчет могут быть выданы на РДТ или распечатаны в виде заданий на бумаге.</w:t>
      </w:r>
    </w:p>
    <w:p w14:paraId="4414B933" w14:textId="2231F772" w:rsidR="007B383D" w:rsidRPr="00C6685A" w:rsidRDefault="007B383D" w:rsidP="007B383D">
      <w:pPr>
        <w:pStyle w:val="2"/>
        <w:rPr>
          <w:highlight w:val="lightGray"/>
          <w:lang w:val="ru-RU"/>
        </w:rPr>
      </w:pPr>
      <w:bookmarkStart w:id="3577" w:name="_Toc529192812"/>
      <w:r w:rsidRPr="00C6685A">
        <w:rPr>
          <w:highlight w:val="lightGray"/>
          <w:lang w:val="ru-RU"/>
        </w:rPr>
        <w:t>Выполнение пересчета</w:t>
      </w:r>
      <w:bookmarkEnd w:id="3577"/>
    </w:p>
    <w:p w14:paraId="72D2D2B7" w14:textId="77777777" w:rsidR="00E4323A" w:rsidRPr="00C6685A" w:rsidRDefault="00E4323A" w:rsidP="00E4323A">
      <w:pPr>
        <w:pStyle w:val="3"/>
        <w:rPr>
          <w:highlight w:val="lightGray"/>
          <w:lang w:val="ru-RU"/>
        </w:rPr>
      </w:pPr>
      <w:bookmarkStart w:id="3578" w:name="_Toc529192813"/>
      <w:r w:rsidRPr="00C6685A">
        <w:rPr>
          <w:highlight w:val="lightGray"/>
          <w:lang w:val="ru-RU"/>
        </w:rPr>
        <w:t>Пересчет по бумаге</w:t>
      </w:r>
      <w:bookmarkEnd w:id="3578"/>
    </w:p>
    <w:p w14:paraId="1CEA9963" w14:textId="77777777" w:rsidR="00E4323A" w:rsidRPr="00C6685A" w:rsidRDefault="00E4323A" w:rsidP="00E4323A">
      <w:pPr>
        <w:rPr>
          <w:highlight w:val="lightGray"/>
          <w:lang w:eastAsia="x-none"/>
        </w:rPr>
      </w:pPr>
      <w:r w:rsidRPr="00C6685A">
        <w:rPr>
          <w:highlight w:val="lightGray"/>
          <w:lang w:eastAsia="x-none"/>
        </w:rPr>
        <w:t>Менеджер, проводящий инвентаризацию, печатает Листы пересчета и выдает их операторам пересчета. При этом поддерживается технология «слепого» пересчета – в Листе пересчета не указывается ожидаемое количество товара.</w:t>
      </w:r>
    </w:p>
    <w:p w14:paraId="6F0B3BCF" w14:textId="77777777" w:rsidR="00E4323A" w:rsidRPr="00C6685A" w:rsidRDefault="00E4323A" w:rsidP="00E4323A">
      <w:pPr>
        <w:rPr>
          <w:highlight w:val="lightGray"/>
          <w:lang w:eastAsia="x-none"/>
        </w:rPr>
      </w:pPr>
      <w:r w:rsidRPr="00C6685A">
        <w:rPr>
          <w:highlight w:val="lightGray"/>
          <w:lang w:eastAsia="x-none"/>
        </w:rPr>
        <w:t>Менеджер имеет возможность назначить все задание целиком одному рабочему, либо выделить в отдельное задание часть строк этого задания. В этом случае в Лист пересчета будут выведены только выбранные позиции.</w:t>
      </w:r>
    </w:p>
    <w:p w14:paraId="1D027408" w14:textId="77777777" w:rsidR="00E4323A" w:rsidRPr="00C6685A" w:rsidRDefault="00E4323A" w:rsidP="00E4323A">
      <w:pPr>
        <w:rPr>
          <w:highlight w:val="lightGray"/>
          <w:lang w:eastAsia="x-none"/>
        </w:rPr>
      </w:pPr>
      <w:r w:rsidRPr="00C6685A">
        <w:rPr>
          <w:highlight w:val="lightGray"/>
          <w:lang w:eastAsia="x-none"/>
        </w:rPr>
        <w:lastRenderedPageBreak/>
        <w:t>Получив Лист пересчета, оператор последовательно обходит ячейки, указанные в деталях листа, и выполняет пересчет товаров, отмечая пересчитанное количество в графе «Количество по факту». Затем возвращает заполненный Лист пересчета менеджеру пересчета.</w:t>
      </w:r>
    </w:p>
    <w:p w14:paraId="022A05E4" w14:textId="02A6B04C" w:rsidR="00E4323A" w:rsidRPr="00C6685A" w:rsidRDefault="00E4323A" w:rsidP="00E4323A">
      <w:pPr>
        <w:rPr>
          <w:highlight w:val="lightGray"/>
          <w:lang w:eastAsia="x-none"/>
        </w:rPr>
      </w:pPr>
      <w:r w:rsidRPr="00C6685A">
        <w:rPr>
          <w:highlight w:val="lightGray"/>
          <w:lang w:eastAsia="x-none"/>
        </w:rPr>
        <w:t>Менед</w:t>
      </w:r>
      <w:r w:rsidR="00C6685A" w:rsidRPr="00C6685A">
        <w:rPr>
          <w:highlight w:val="lightGray"/>
          <w:lang w:eastAsia="x-none"/>
        </w:rPr>
        <w:t>жер пересчета в интерфейсе WMS</w:t>
      </w:r>
      <w:r w:rsidRPr="00C6685A">
        <w:rPr>
          <w:highlight w:val="lightGray"/>
          <w:lang w:eastAsia="x-none"/>
        </w:rPr>
        <w:t xml:space="preserve"> выбирает указанный Лист пересчета и, если различий при пересчете не обнаружено, подтверждает его целиком. Если различия обнаружены, менеджер выбирает нужные позиции и вводит фактическое количество, обнаруженное оператором.</w:t>
      </w:r>
    </w:p>
    <w:p w14:paraId="2130AB09" w14:textId="77777777" w:rsidR="00E4323A" w:rsidRPr="00C6685A" w:rsidRDefault="00E4323A" w:rsidP="00E4323A">
      <w:pPr>
        <w:rPr>
          <w:highlight w:val="lightGray"/>
          <w:lang w:eastAsia="x-none"/>
        </w:rPr>
      </w:pPr>
      <w:r w:rsidRPr="00C6685A">
        <w:rPr>
          <w:highlight w:val="lightGray"/>
          <w:lang w:eastAsia="x-none"/>
        </w:rPr>
        <w:t>Пересчитывать любой груз можно несколько раз.</w:t>
      </w:r>
    </w:p>
    <w:p w14:paraId="71D434DC" w14:textId="77777777" w:rsidR="00E4323A" w:rsidRPr="00C6685A" w:rsidRDefault="00E4323A" w:rsidP="00E4323A">
      <w:pPr>
        <w:pStyle w:val="3"/>
        <w:rPr>
          <w:highlight w:val="lightGray"/>
          <w:lang w:val="ru-RU"/>
        </w:rPr>
      </w:pPr>
      <w:bookmarkStart w:id="3579" w:name="_Toc529192814"/>
      <w:r w:rsidRPr="00C6685A">
        <w:rPr>
          <w:highlight w:val="lightGray"/>
          <w:lang w:val="ru-RU"/>
        </w:rPr>
        <w:t xml:space="preserve">Пересчёт груза по заданию с помощью </w:t>
      </w:r>
      <w:proofErr w:type="spellStart"/>
      <w:r w:rsidRPr="00C6685A">
        <w:rPr>
          <w:highlight w:val="lightGray"/>
          <w:lang w:val="ru-RU"/>
        </w:rPr>
        <w:t>радиотерминала</w:t>
      </w:r>
      <w:bookmarkEnd w:id="3579"/>
      <w:proofErr w:type="spellEnd"/>
    </w:p>
    <w:p w14:paraId="74FCD7C7" w14:textId="77777777" w:rsidR="00E4323A" w:rsidRPr="00C6685A" w:rsidRDefault="00E4323A" w:rsidP="00E4323A">
      <w:pPr>
        <w:rPr>
          <w:highlight w:val="lightGray"/>
          <w:lang w:eastAsia="x-none"/>
        </w:rPr>
      </w:pPr>
      <w:r w:rsidRPr="00C6685A">
        <w:rPr>
          <w:highlight w:val="lightGray"/>
          <w:lang w:eastAsia="x-none"/>
        </w:rPr>
        <w:t>Оператору РДТ, получившему по запросу задание на пересчёт груза необходимо:</w:t>
      </w:r>
    </w:p>
    <w:p w14:paraId="22EED0E0" w14:textId="77777777" w:rsidR="00E4323A" w:rsidRPr="00C6685A" w:rsidRDefault="00E4323A" w:rsidP="00E4323A">
      <w:pPr>
        <w:rPr>
          <w:highlight w:val="lightGray"/>
          <w:lang w:eastAsia="x-none"/>
        </w:rPr>
      </w:pPr>
      <w:r w:rsidRPr="00C6685A">
        <w:rPr>
          <w:highlight w:val="lightGray"/>
          <w:lang w:eastAsia="x-none"/>
        </w:rPr>
        <w:t>- переместиться к месту хранения груза и найти его,</w:t>
      </w:r>
    </w:p>
    <w:p w14:paraId="3ECFE449" w14:textId="77777777" w:rsidR="00E4323A" w:rsidRPr="00C6685A" w:rsidRDefault="00E4323A" w:rsidP="00E4323A">
      <w:pPr>
        <w:rPr>
          <w:highlight w:val="lightGray"/>
          <w:lang w:eastAsia="x-none"/>
        </w:rPr>
      </w:pPr>
      <w:r w:rsidRPr="00C6685A">
        <w:rPr>
          <w:highlight w:val="lightGray"/>
          <w:lang w:eastAsia="x-none"/>
        </w:rPr>
        <w:t>- пересчитать товар в грузе,</w:t>
      </w:r>
    </w:p>
    <w:p w14:paraId="4875A63A" w14:textId="77777777" w:rsidR="00E4323A" w:rsidRPr="00C6685A" w:rsidRDefault="00E4323A" w:rsidP="00E4323A">
      <w:pPr>
        <w:rPr>
          <w:highlight w:val="lightGray"/>
          <w:lang w:eastAsia="x-none"/>
        </w:rPr>
      </w:pPr>
      <w:r w:rsidRPr="00C6685A">
        <w:rPr>
          <w:highlight w:val="lightGray"/>
          <w:lang w:eastAsia="x-none"/>
        </w:rPr>
        <w:t>- занести результаты пересчета.</w:t>
      </w:r>
    </w:p>
    <w:p w14:paraId="6476D383" w14:textId="77777777" w:rsidR="00E4323A" w:rsidRPr="00C6685A" w:rsidRDefault="00E4323A" w:rsidP="00E4323A">
      <w:pPr>
        <w:rPr>
          <w:highlight w:val="lightGray"/>
          <w:lang w:eastAsia="x-none"/>
        </w:rPr>
      </w:pPr>
      <w:r w:rsidRPr="00C6685A">
        <w:rPr>
          <w:highlight w:val="lightGray"/>
          <w:lang w:eastAsia="x-none"/>
        </w:rPr>
        <w:t xml:space="preserve">В зависимости от результата пересчета работа либо будет считаться успешно выполненной, либо будет предложен повторный пересчет, либо работа будет отменена и назначен новый пересчет (подробнее описано в документе «Руководство оператора </w:t>
      </w:r>
      <w:proofErr w:type="spellStart"/>
      <w:r w:rsidRPr="00C6685A">
        <w:rPr>
          <w:highlight w:val="lightGray"/>
          <w:lang w:eastAsia="x-none"/>
        </w:rPr>
        <w:t>радиотерминала</w:t>
      </w:r>
      <w:proofErr w:type="spellEnd"/>
      <w:r w:rsidRPr="00C6685A">
        <w:rPr>
          <w:highlight w:val="lightGray"/>
          <w:lang w:eastAsia="x-none"/>
        </w:rPr>
        <w:t>»).</w:t>
      </w:r>
    </w:p>
    <w:p w14:paraId="3D9D3DA1" w14:textId="77777777" w:rsidR="00E4323A" w:rsidRPr="00C6685A" w:rsidRDefault="00E4323A" w:rsidP="00E4323A">
      <w:pPr>
        <w:rPr>
          <w:highlight w:val="lightGray"/>
          <w:lang w:eastAsia="x-none"/>
        </w:rPr>
      </w:pPr>
      <w:r w:rsidRPr="00C6685A">
        <w:rPr>
          <w:highlight w:val="lightGray"/>
          <w:lang w:eastAsia="x-none"/>
        </w:rPr>
        <w:t>После завершения пересчета статусу задания автоматически будет присвоено значение «Выполнен». Обнаруженные расхождения при пересчете можно просмотреть на экране «Различия при пересчете».</w:t>
      </w:r>
    </w:p>
    <w:p w14:paraId="6C89F18D" w14:textId="77777777" w:rsidR="00E4323A" w:rsidRPr="00C6685A" w:rsidRDefault="00E4323A" w:rsidP="00E4323A">
      <w:pPr>
        <w:pStyle w:val="3"/>
        <w:rPr>
          <w:highlight w:val="lightGray"/>
          <w:lang w:val="ru-RU"/>
        </w:rPr>
      </w:pPr>
      <w:r w:rsidRPr="00C6685A">
        <w:rPr>
          <w:highlight w:val="lightGray"/>
          <w:lang w:val="ru-RU"/>
        </w:rPr>
        <w:t xml:space="preserve"> </w:t>
      </w:r>
      <w:bookmarkStart w:id="3580" w:name="_Toc529192815"/>
      <w:r w:rsidRPr="00C6685A">
        <w:rPr>
          <w:highlight w:val="lightGray"/>
          <w:lang w:val="ru-RU"/>
        </w:rPr>
        <w:t xml:space="preserve">Пересчет ячейки по заданию с помощью </w:t>
      </w:r>
      <w:proofErr w:type="spellStart"/>
      <w:r w:rsidRPr="00C6685A">
        <w:rPr>
          <w:highlight w:val="lightGray"/>
          <w:lang w:val="ru-RU"/>
        </w:rPr>
        <w:t>радиотерминала</w:t>
      </w:r>
      <w:bookmarkEnd w:id="3580"/>
      <w:proofErr w:type="spellEnd"/>
    </w:p>
    <w:p w14:paraId="0304915B" w14:textId="77777777" w:rsidR="00E4323A" w:rsidRPr="00C6685A" w:rsidRDefault="00E4323A" w:rsidP="00E4323A">
      <w:pPr>
        <w:rPr>
          <w:highlight w:val="lightGray"/>
          <w:lang w:eastAsia="x-none"/>
        </w:rPr>
      </w:pPr>
      <w:r w:rsidRPr="00C6685A">
        <w:rPr>
          <w:highlight w:val="lightGray"/>
          <w:lang w:eastAsia="x-none"/>
        </w:rPr>
        <w:t>При пересчете ячейки система управления сообщает оператору только имя ячейки хранения, содержимое которой необходимо пересчитать. Оператор должен идентифицировать товар в указанной ячейке и сообщить его системе управления.</w:t>
      </w:r>
    </w:p>
    <w:p w14:paraId="61490F85" w14:textId="77777777" w:rsidR="00E4323A" w:rsidRPr="00C6685A" w:rsidRDefault="00E4323A" w:rsidP="00E4323A">
      <w:pPr>
        <w:rPr>
          <w:highlight w:val="lightGray"/>
          <w:lang w:eastAsia="x-none"/>
        </w:rPr>
      </w:pPr>
      <w:r w:rsidRPr="00C6685A">
        <w:rPr>
          <w:highlight w:val="lightGray"/>
          <w:lang w:eastAsia="x-none"/>
        </w:rPr>
        <w:t>Оператор направляется к указанной ему ячейке и подтверждает перемещение, сканируя ее имя (</w:t>
      </w:r>
      <w:proofErr w:type="spellStart"/>
      <w:r w:rsidRPr="00C6685A">
        <w:rPr>
          <w:highlight w:val="lightGray"/>
          <w:lang w:eastAsia="x-none"/>
        </w:rPr>
        <w:t>штрихкод</w:t>
      </w:r>
      <w:proofErr w:type="spellEnd"/>
      <w:r w:rsidRPr="00C6685A">
        <w:rPr>
          <w:highlight w:val="lightGray"/>
          <w:lang w:eastAsia="x-none"/>
        </w:rPr>
        <w:t>).</w:t>
      </w:r>
    </w:p>
    <w:p w14:paraId="71EE90A0" w14:textId="4AE55BC0" w:rsidR="00E4323A" w:rsidRPr="00C6685A" w:rsidRDefault="00E4323A" w:rsidP="00E4323A">
      <w:pPr>
        <w:rPr>
          <w:highlight w:val="lightGray"/>
          <w:lang w:eastAsia="x-none"/>
        </w:rPr>
      </w:pPr>
      <w:r w:rsidRPr="00C6685A">
        <w:rPr>
          <w:highlight w:val="lightGray"/>
          <w:lang w:eastAsia="x-none"/>
        </w:rPr>
        <w:t xml:space="preserve">Выполняя пересчет ячейки, оператор самостоятельно выбирает грузы для пересчета. СУ выводит характеристики товара, чтобы оператор визуально проверил выбранный товар. Оператор пересчитывает товар, находящийся в грузе, и сообщает количество СУ. После завершения пересчета одного груза оператор переходит к пересчету следующего (если в ячейке их несколько). После завершения пересчета всех грузов оператор сообщает об этом </w:t>
      </w:r>
      <w:r w:rsidRPr="00C6685A">
        <w:rPr>
          <w:highlight w:val="lightGray"/>
          <w:lang w:eastAsia="x-none"/>
        </w:rPr>
        <w:lastRenderedPageBreak/>
        <w:t>СУ. Все грузы в ячейке хранения, которые не были посчитаны, но числятся там по системе, будут автоматически помечены,</w:t>
      </w:r>
    </w:p>
    <w:p w14:paraId="2B9FA6EA" w14:textId="016F7B4D" w:rsidR="007B383D" w:rsidRPr="00C6685A" w:rsidRDefault="007B383D" w:rsidP="007B383D">
      <w:pPr>
        <w:pStyle w:val="2"/>
        <w:rPr>
          <w:highlight w:val="lightGray"/>
          <w:lang w:val="ru-RU"/>
        </w:rPr>
      </w:pPr>
      <w:bookmarkStart w:id="3581" w:name="_Toc529192816"/>
      <w:r w:rsidRPr="00C6685A">
        <w:rPr>
          <w:highlight w:val="lightGray"/>
          <w:lang w:val="ru-RU"/>
        </w:rPr>
        <w:t>Создание груза при пересчета</w:t>
      </w:r>
      <w:bookmarkEnd w:id="3581"/>
    </w:p>
    <w:p w14:paraId="12F5FB4B" w14:textId="77777777" w:rsidR="00E4323A" w:rsidRPr="00C6685A" w:rsidRDefault="00E4323A" w:rsidP="00E4323A">
      <w:pPr>
        <w:rPr>
          <w:highlight w:val="lightGray"/>
          <w:lang w:eastAsia="x-none"/>
        </w:rPr>
      </w:pPr>
      <w:r w:rsidRPr="00C6685A">
        <w:rPr>
          <w:highlight w:val="lightGray"/>
          <w:lang w:eastAsia="x-none"/>
        </w:rPr>
        <w:t>Если в ходе пересчета обнаружен груз, без грузовой этикетки который не числится в ячейке по СУ и по косвенным признакам невозможно этот груз идентифицировать по системе, оператор или менеджер может создать новый груз.</w:t>
      </w:r>
    </w:p>
    <w:p w14:paraId="01B62A5E" w14:textId="77777777" w:rsidR="00E4323A" w:rsidRPr="00C6685A" w:rsidRDefault="00E4323A" w:rsidP="00E4323A">
      <w:pPr>
        <w:rPr>
          <w:highlight w:val="lightGray"/>
          <w:lang w:eastAsia="x-none"/>
        </w:rPr>
      </w:pPr>
      <w:r w:rsidRPr="00C6685A">
        <w:rPr>
          <w:highlight w:val="lightGray"/>
          <w:lang w:eastAsia="x-none"/>
        </w:rPr>
        <w:t>В сценарии создания груза на РДТ или в интерфейсе менеджера оператор указывает все параметры груза (товар, дату производства, упаковку, ячейку и т.д.). На паллету или отдельный короб необходимо наклеить заранее распечатанную грузовую этикетку и отсканировать с нее имя груза.</w:t>
      </w:r>
    </w:p>
    <w:p w14:paraId="4483FB84" w14:textId="77777777" w:rsidR="00E4323A" w:rsidRPr="00C6685A" w:rsidRDefault="00E4323A" w:rsidP="00E4323A">
      <w:pPr>
        <w:rPr>
          <w:highlight w:val="lightGray"/>
          <w:lang w:eastAsia="x-none"/>
        </w:rPr>
      </w:pPr>
      <w:r w:rsidRPr="00C6685A">
        <w:rPr>
          <w:highlight w:val="lightGray"/>
          <w:lang w:eastAsia="x-none"/>
        </w:rPr>
        <w:t>Указывается также номер задания на пересчет, в ходе выполнения которого обнаружен товар. Таким образом, данное различие при пересчете (излишек товара) будет иметь в СУ ссылку на Задание на пересчет и войдет в Акт инвентаризации по данному заданию.</w:t>
      </w:r>
    </w:p>
    <w:p w14:paraId="2CD9E6AE" w14:textId="1654C69B" w:rsidR="00E4323A" w:rsidRPr="00C6685A" w:rsidRDefault="00E4323A" w:rsidP="00E4323A">
      <w:pPr>
        <w:rPr>
          <w:highlight w:val="lightGray"/>
          <w:lang w:eastAsia="x-none"/>
        </w:rPr>
      </w:pPr>
      <w:r w:rsidRPr="00C6685A">
        <w:rPr>
          <w:highlight w:val="lightGray"/>
          <w:lang w:eastAsia="x-none"/>
        </w:rPr>
        <w:t>Разрешается также создавать груз без привязки к заданию на пересчет. В любом случае факт создания груза попадает в таблицу «Расхождения при пересчете», сообщение об увеличении остатков посылается в ГС. В СУ фиксируется имя оператора, создавшего груз.</w:t>
      </w:r>
    </w:p>
    <w:p w14:paraId="16577B50" w14:textId="3350E08B" w:rsidR="007B383D" w:rsidRPr="00C6685A" w:rsidRDefault="007B383D" w:rsidP="007B383D">
      <w:pPr>
        <w:pStyle w:val="2"/>
        <w:rPr>
          <w:highlight w:val="lightGray"/>
          <w:lang w:val="ru-RU"/>
        </w:rPr>
      </w:pPr>
      <w:bookmarkStart w:id="3582" w:name="_Toc529192817"/>
      <w:r w:rsidRPr="00C6685A">
        <w:rPr>
          <w:highlight w:val="lightGray"/>
          <w:lang w:val="ru-RU"/>
        </w:rPr>
        <w:t>Результат инвентаризации</w:t>
      </w:r>
      <w:bookmarkEnd w:id="3582"/>
    </w:p>
    <w:p w14:paraId="3665C3DD" w14:textId="77777777" w:rsidR="00E4323A" w:rsidRPr="00C6685A" w:rsidRDefault="00E4323A" w:rsidP="00E4323A">
      <w:pPr>
        <w:rPr>
          <w:highlight w:val="lightGray"/>
          <w:lang w:eastAsia="x-none"/>
        </w:rPr>
      </w:pPr>
      <w:r w:rsidRPr="00C6685A">
        <w:rPr>
          <w:highlight w:val="lightGray"/>
          <w:lang w:eastAsia="x-none"/>
        </w:rPr>
        <w:t>В СУ грузы содержат специальные поля, в которых сохраняется информация о том, кто и когда последний раз пересчитывал груз. Все различия, выявленные при пересчете, сохраняются в специальной информационной таблице.</w:t>
      </w:r>
    </w:p>
    <w:p w14:paraId="40C303C5" w14:textId="32A64CDA" w:rsidR="007B383D" w:rsidRPr="00A6781F" w:rsidRDefault="00E4323A" w:rsidP="00E4323A">
      <w:pPr>
        <w:rPr>
          <w:lang w:eastAsia="x-none"/>
        </w:rPr>
      </w:pPr>
      <w:r w:rsidRPr="00C6685A">
        <w:rPr>
          <w:highlight w:val="lightGray"/>
          <w:lang w:eastAsia="x-none"/>
        </w:rPr>
        <w:t>Результаты инвентаризации не пересылаются из СУ в ГС, в ГС они попадают по процедуре актуализации остатк</w:t>
      </w:r>
      <w:r w:rsidR="00784509" w:rsidRPr="00C6685A">
        <w:rPr>
          <w:highlight w:val="lightGray"/>
          <w:lang w:eastAsia="x-none"/>
        </w:rPr>
        <w:t>ов</w:t>
      </w:r>
      <w:r w:rsidRPr="00C6685A">
        <w:rPr>
          <w:highlight w:val="lightGray"/>
          <w:lang w:eastAsia="x-none"/>
        </w:rPr>
        <w:t>.</w:t>
      </w:r>
    </w:p>
    <w:p w14:paraId="30DF156C" w14:textId="628463EB" w:rsidR="00C41458" w:rsidRPr="00A6781F" w:rsidRDefault="00C41458" w:rsidP="00E4323A">
      <w:pPr>
        <w:rPr>
          <w:lang w:eastAsia="x-none"/>
        </w:rPr>
      </w:pPr>
    </w:p>
    <w:p w14:paraId="0BFA0E0F" w14:textId="07711823" w:rsidR="00C41458" w:rsidRPr="00A6781F" w:rsidRDefault="00C41458" w:rsidP="00C41458">
      <w:pPr>
        <w:pStyle w:val="1"/>
      </w:pPr>
      <w:r w:rsidRPr="00A6781F">
        <w:lastRenderedPageBreak/>
        <w:t>Отчётность</w:t>
      </w:r>
    </w:p>
    <w:p w14:paraId="18B7A0AD" w14:textId="0A21D00D" w:rsidR="00C41458" w:rsidRDefault="00C41458" w:rsidP="00C41458">
      <w:pPr>
        <w:pStyle w:val="1"/>
      </w:pPr>
      <w:r>
        <w:lastRenderedPageBreak/>
        <w:t>Спецификация интерфейса (экранные формы терминала)</w:t>
      </w:r>
    </w:p>
    <w:p w14:paraId="3FEDA1F9" w14:textId="51B15637" w:rsidR="00C41458" w:rsidRPr="004C6E46" w:rsidRDefault="00C41458" w:rsidP="00C41458">
      <w:pPr>
        <w:pStyle w:val="1"/>
      </w:pPr>
      <w:r>
        <w:lastRenderedPageBreak/>
        <w:t>План тестирования</w:t>
      </w:r>
    </w:p>
    <w:sectPr w:rsidR="00C41458" w:rsidRPr="004C6E46" w:rsidSect="008F3544">
      <w:pgSz w:w="11906" w:h="16838" w:code="9"/>
      <w:pgMar w:top="1134" w:right="851" w:bottom="1134" w:left="158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709" w:author="Victoria Shilina" w:date="2018-11-07T14:56:00Z" w:initials="VS">
    <w:p w14:paraId="0034A1D3" w14:textId="4F76B1BA" w:rsidR="007A1FD9" w:rsidRDefault="007A1FD9">
      <w:pPr>
        <w:pStyle w:val="aff2"/>
      </w:pPr>
      <w:r>
        <w:rPr>
          <w:rStyle w:val="aff0"/>
        </w:rPr>
        <w:annotationRef/>
      </w:r>
      <w:r>
        <w:t>Согласно рисунка их 47 – надо еще раз уточнить.</w:t>
      </w:r>
    </w:p>
  </w:comment>
  <w:comment w:id="957" w:author="Victoria Shilina" w:date="2018-10-24T12:43:00Z" w:initials="VS">
    <w:p w14:paraId="0F9C505C" w14:textId="53985851" w:rsidR="007A1FD9" w:rsidRDefault="007A1FD9">
      <w:pPr>
        <w:pStyle w:val="aff2"/>
      </w:pPr>
      <w:r>
        <w:rPr>
          <w:rStyle w:val="aff0"/>
        </w:rPr>
        <w:annotationRef/>
      </w:r>
      <w:r>
        <w:t xml:space="preserve">Какие </w:t>
      </w:r>
      <w:proofErr w:type="spellStart"/>
      <w:r>
        <w:t>подзоны</w:t>
      </w:r>
      <w:proofErr w:type="spellEnd"/>
      <w:r>
        <w:t xml:space="preserve"> (</w:t>
      </w:r>
      <w:proofErr w:type="spellStart"/>
      <w:r>
        <w:t>сексции</w:t>
      </w:r>
      <w:proofErr w:type="spellEnd"/>
      <w:r>
        <w:t>) – где описано?</w:t>
      </w:r>
    </w:p>
  </w:comment>
  <w:comment w:id="1489" w:author="Anton Dovganin" w:date="2018-11-30T15:41:00Z" w:initials="AD">
    <w:p w14:paraId="421621D1" w14:textId="40E7EA89" w:rsidR="007A1FD9" w:rsidRDefault="007A1FD9">
      <w:pPr>
        <w:pStyle w:val="aff2"/>
      </w:pPr>
      <w:r>
        <w:rPr>
          <w:rStyle w:val="aff0"/>
        </w:rPr>
        <w:annotationRef/>
      </w:r>
      <w:r>
        <w:t>Этот вопрос отложен до этапа согласования ДП.</w:t>
      </w:r>
    </w:p>
  </w:comment>
  <w:comment w:id="1766" w:author="Anton Dovganin" w:date="2018-11-30T15:45:00Z" w:initials="AD">
    <w:p w14:paraId="2058E6E6" w14:textId="5BB38FD7" w:rsidR="007A1FD9" w:rsidRDefault="007A1FD9">
      <w:pPr>
        <w:pStyle w:val="aff2"/>
      </w:pPr>
      <w:r>
        <w:rPr>
          <w:rStyle w:val="aff0"/>
        </w:rPr>
        <w:annotationRef/>
      </w:r>
      <w:r>
        <w:t xml:space="preserve">Это логика разделения передается на </w:t>
      </w:r>
      <w:proofErr w:type="spellStart"/>
      <w:r>
        <w:t>Проджект</w:t>
      </w:r>
      <w:proofErr w:type="spellEnd"/>
      <w:r>
        <w:t xml:space="preserve">, этап упаковки. СОЛВО будет принимать грузы уже оклеенные ШК. Проверка веса на приеме проводиться е будет (будут весы только на местах приема неноминальных артикулов). Оставлено для понимания логики </w:t>
      </w:r>
      <w:proofErr w:type="spellStart"/>
      <w:r>
        <w:t>Проджекта</w:t>
      </w:r>
      <w:proofErr w:type="spellEnd"/>
      <w:r>
        <w:t xml:space="preserve"> по подготовке артикулов</w:t>
      </w:r>
    </w:p>
  </w:comment>
  <w:comment w:id="1976" w:author="Victoria Shilina" w:date="2018-11-01T11:37:00Z" w:initials="VS">
    <w:p w14:paraId="3AD9DDE6" w14:textId="77777777" w:rsidR="007A1FD9" w:rsidRDefault="007A1FD9" w:rsidP="00720184">
      <w:pPr>
        <w:pStyle w:val="aff2"/>
      </w:pPr>
      <w:r>
        <w:rPr>
          <w:rStyle w:val="aff0"/>
        </w:rPr>
        <w:annotationRef/>
      </w:r>
      <w:r>
        <w:t xml:space="preserve">Предложение – в зоне U после комплектации в </w:t>
      </w:r>
      <w:proofErr w:type="spellStart"/>
      <w:r>
        <w:t>гофро</w:t>
      </w:r>
      <w:proofErr w:type="spellEnd"/>
      <w:r>
        <w:t>-ящики укладывать их на Тип №3 для транспортировки вниз в зону Экспедиции О.</w:t>
      </w:r>
    </w:p>
    <w:p w14:paraId="532283FD" w14:textId="77777777" w:rsidR="007A1FD9" w:rsidRDefault="007A1FD9" w:rsidP="00720184">
      <w:pPr>
        <w:pStyle w:val="aff2"/>
      </w:pPr>
      <w:r>
        <w:t xml:space="preserve">1. </w:t>
      </w:r>
      <w:proofErr w:type="spellStart"/>
      <w:r>
        <w:t>Гофро</w:t>
      </w:r>
      <w:proofErr w:type="spellEnd"/>
      <w:r>
        <w:t xml:space="preserve">-ящик </w:t>
      </w:r>
      <w:proofErr w:type="gramStart"/>
      <w:r>
        <w:t>не возможно</w:t>
      </w:r>
      <w:proofErr w:type="gramEnd"/>
      <w:r>
        <w:t xml:space="preserve"> будет внизу авто-отсканировать для размещения в G4</w:t>
      </w:r>
    </w:p>
    <w:p w14:paraId="33E4AC6A" w14:textId="6E2E6D07" w:rsidR="007A1FD9" w:rsidRDefault="007A1FD9" w:rsidP="00720184">
      <w:pPr>
        <w:pStyle w:val="aff2"/>
      </w:pPr>
      <w:r>
        <w:t>2. Возможно использовать вновь ящики Тип№1 или Тип№</w:t>
      </w:r>
      <w:proofErr w:type="gramStart"/>
      <w:r>
        <w:t>2 ,</w:t>
      </w:r>
      <w:proofErr w:type="gramEnd"/>
      <w:r>
        <w:t xml:space="preserve"> однако из лотков с высокими бортами будет затруднительно доставать </w:t>
      </w:r>
      <w:proofErr w:type="spellStart"/>
      <w:r>
        <w:t>гофро</w:t>
      </w:r>
      <w:proofErr w:type="spellEnd"/>
      <w:r>
        <w:t>-ящики.</w:t>
      </w:r>
    </w:p>
  </w:comment>
  <w:comment w:id="1977" w:author="Anton Dovganin" w:date="2018-11-05T18:43:00Z" w:initials="AD">
    <w:p w14:paraId="54E4D89C" w14:textId="051579A9" w:rsidR="007A1FD9" w:rsidRDefault="007A1FD9">
      <w:pPr>
        <w:pStyle w:val="aff2"/>
      </w:pPr>
      <w:r>
        <w:rPr>
          <w:rStyle w:val="aff0"/>
        </w:rPr>
        <w:annotationRef/>
      </w:r>
      <w:r>
        <w:t>Оставил комментарий как пояснение</w:t>
      </w:r>
    </w:p>
  </w:comment>
  <w:comment w:id="1978" w:author="Рустам М." w:date="2018-11-15T17:50:00Z" w:initials="c">
    <w:p w14:paraId="1D11EAC2" w14:textId="512F1923" w:rsidR="007A1FD9" w:rsidRDefault="007A1FD9">
      <w:pPr>
        <w:pStyle w:val="aff2"/>
      </w:pPr>
      <w:r>
        <w:rPr>
          <w:rStyle w:val="aff0"/>
        </w:rPr>
        <w:annotationRef/>
      </w:r>
      <w:proofErr w:type="spellStart"/>
      <w:r>
        <w:t>Автосканировать</w:t>
      </w:r>
      <w:proofErr w:type="spellEnd"/>
      <w:r>
        <w:t xml:space="preserve"> тип3 мы сможем?</w:t>
      </w:r>
    </w:p>
  </w:comment>
  <w:comment w:id="1979" w:author="Anton Dovganin" w:date="2018-11-30T15:51:00Z" w:initials="AD">
    <w:p w14:paraId="408DE477" w14:textId="1E8275BC" w:rsidR="007A1FD9" w:rsidRDefault="007A1FD9">
      <w:pPr>
        <w:pStyle w:val="aff2"/>
      </w:pPr>
      <w:r>
        <w:rPr>
          <w:rStyle w:val="aff0"/>
        </w:rPr>
        <w:annotationRef/>
      </w:r>
    </w:p>
  </w:comment>
  <w:comment w:id="2065" w:author="Anton Dovganin" w:date="2018-11-05T18:59:00Z" w:initials="AD">
    <w:p w14:paraId="16B6AFDE" w14:textId="35350DF9" w:rsidR="007A1FD9" w:rsidRDefault="007A1FD9">
      <w:pPr>
        <w:pStyle w:val="aff2"/>
      </w:pPr>
      <w:r>
        <w:rPr>
          <w:rStyle w:val="aff0"/>
        </w:rPr>
        <w:annotationRef/>
      </w:r>
      <w:r>
        <w:t>Оставляю стандартный функционал. Половина сейчас не нужна. Будет нужна если Алан попросит идентифицировать испорченный товар по СГ</w:t>
      </w:r>
    </w:p>
  </w:comment>
  <w:comment w:id="2208" w:author="Victoria Shilina" w:date="2018-11-07T17:51:00Z" w:initials="VS">
    <w:p w14:paraId="5EAA67DB" w14:textId="23DB39BA" w:rsidR="007A1FD9" w:rsidRDefault="007A1FD9">
      <w:pPr>
        <w:pStyle w:val="aff2"/>
      </w:pPr>
      <w:r>
        <w:rPr>
          <w:rStyle w:val="aff0"/>
        </w:rPr>
        <w:annotationRef/>
      </w:r>
      <w:r>
        <w:t>Мы не рассматривали БП с такими возможными проблемами на Складе, но они также требуют описания</w:t>
      </w:r>
    </w:p>
  </w:comment>
  <w:comment w:id="2216" w:author="Anton Dovganin" w:date="2018-11-06T09:35:00Z" w:initials="AD">
    <w:p w14:paraId="12F5CB55" w14:textId="2CCCD78B" w:rsidR="007A1FD9" w:rsidRPr="00E57E02" w:rsidRDefault="007A1FD9">
      <w:pPr>
        <w:pStyle w:val="aff2"/>
      </w:pPr>
      <w:r>
        <w:rPr>
          <w:rStyle w:val="aff0"/>
        </w:rPr>
        <w:annotationRef/>
      </w:r>
      <w:r>
        <w:t>Оставляем все, потом подчистим лишние</w:t>
      </w:r>
    </w:p>
  </w:comment>
  <w:comment w:id="2285" w:author="Anton Dovganin" w:date="2018-11-06T12:33:00Z" w:initials="AD">
    <w:p w14:paraId="467B196F" w14:textId="179627FE" w:rsidR="007A1FD9" w:rsidRDefault="007A1FD9">
      <w:pPr>
        <w:pStyle w:val="aff2"/>
      </w:pPr>
      <w:r>
        <w:rPr>
          <w:rStyle w:val="aff0"/>
        </w:rPr>
        <w:annotationRef/>
      </w:r>
      <w:r>
        <w:t>Уточнить у Алана требования к информации в ШК</w:t>
      </w:r>
    </w:p>
  </w:comment>
  <w:comment w:id="2313" w:author="cc-sed63" w:date="2018-07-19T18:40:00Z" w:initials="c">
    <w:p w14:paraId="51463FD0" w14:textId="2F93F3D3" w:rsidR="007A1FD9" w:rsidRDefault="007A1FD9">
      <w:pPr>
        <w:pStyle w:val="aff2"/>
      </w:pPr>
      <w:r>
        <w:rPr>
          <w:rStyle w:val="aff0"/>
        </w:rPr>
        <w:annotationRef/>
      </w:r>
      <w:r>
        <w:t>Открытый вопрос</w:t>
      </w:r>
    </w:p>
  </w:comment>
  <w:comment w:id="2314" w:author="Dmitryi Kuts KAPELOU" w:date="2018-07-24T11:49:00Z" w:initials="DK">
    <w:p w14:paraId="43A82D1C" w14:textId="5D877FDB" w:rsidR="007A1FD9" w:rsidRDefault="007A1FD9">
      <w:pPr>
        <w:pStyle w:val="aff2"/>
      </w:pPr>
      <w:r>
        <w:rPr>
          <w:rStyle w:val="aff0"/>
        </w:rPr>
        <w:annotationRef/>
      </w:r>
      <w:proofErr w:type="spellStart"/>
      <w:r>
        <w:t>Зечем</w:t>
      </w:r>
      <w:proofErr w:type="spellEnd"/>
      <w:r>
        <w:t>? Если есть справочник Упаковок с указанной упаковкой по товару</w:t>
      </w:r>
    </w:p>
  </w:comment>
  <w:comment w:id="2341" w:author="Anton Dovganin" w:date="2018-11-30T16:09:00Z" w:initials="AD">
    <w:p w14:paraId="071A08C1" w14:textId="6A7BC8E1" w:rsidR="007A1FD9" w:rsidRDefault="007A1FD9">
      <w:pPr>
        <w:pStyle w:val="aff2"/>
      </w:pPr>
      <w:r>
        <w:rPr>
          <w:rStyle w:val="aff0"/>
        </w:rPr>
        <w:annotationRef/>
      </w:r>
      <w:r>
        <w:t>В заголовке необходимо будет передавать тип ящика для приема. 20 или 30 см. Справочник вести в ГС. В СОЛВО нет функционала различной вложенности в коробку.</w:t>
      </w:r>
    </w:p>
  </w:comment>
  <w:comment w:id="2359" w:author="Рустам М." w:date="2018-11-30T12:13:00Z" w:initials="c">
    <w:p w14:paraId="227D9320" w14:textId="77777777" w:rsidR="007A1FD9" w:rsidRDefault="007A1FD9" w:rsidP="008A1EAC">
      <w:pPr>
        <w:pStyle w:val="aff2"/>
      </w:pPr>
      <w:r>
        <w:rPr>
          <w:rStyle w:val="aff0"/>
        </w:rPr>
        <w:annotationRef/>
      </w:r>
      <w:r>
        <w:t>Доработка 12ч/ч</w:t>
      </w:r>
    </w:p>
  </w:comment>
  <w:comment w:id="2423" w:author="Anton Dovganin" w:date="2018-12-03T09:56:00Z" w:initials="AD">
    <w:p w14:paraId="7ADB84C6" w14:textId="74CE03C6" w:rsidR="007A1FD9" w:rsidRPr="007A1FD9" w:rsidRDefault="007A1FD9">
      <w:pPr>
        <w:pStyle w:val="aff2"/>
      </w:pPr>
      <w:r>
        <w:rPr>
          <w:rStyle w:val="aff0"/>
        </w:rPr>
        <w:annotationRef/>
      </w:r>
      <w:r>
        <w:t xml:space="preserve">Наполненность контейнера по факту окончания приема товара автоматически не реализована. Доработка или использование «пластиковой фишки» для последнего лотка в ПО. Сотрудник в </w:t>
      </w:r>
      <w:r>
        <w:rPr>
          <w:lang w:val="en-US"/>
        </w:rPr>
        <w:t>RG</w:t>
      </w:r>
      <w:r w:rsidRPr="007A1FD9">
        <w:t>1</w:t>
      </w:r>
      <w:r>
        <w:t xml:space="preserve"> видит фишку и понимает, что это последней ящик на поддон. Можно закрывать и размещать в </w:t>
      </w:r>
      <w:r>
        <w:rPr>
          <w:lang w:val="en-US"/>
        </w:rPr>
        <w:t>P1</w:t>
      </w:r>
    </w:p>
  </w:comment>
  <w:comment w:id="2475" w:author="Рустам М." w:date="2018-11-15T18:46:00Z" w:initials="c">
    <w:p w14:paraId="0F956933" w14:textId="3A64E3D8" w:rsidR="007A1FD9" w:rsidRDefault="007A1FD9">
      <w:pPr>
        <w:pStyle w:val="aff2"/>
      </w:pPr>
      <w:r>
        <w:rPr>
          <w:rStyle w:val="aff0"/>
        </w:rPr>
        <w:annotationRef/>
      </w:r>
      <w:r>
        <w:t>Сначала мы размещаем в ячейку накопления, потом в Р1</w:t>
      </w:r>
    </w:p>
  </w:comment>
  <w:comment w:id="2502" w:author="Alexandr Kuznets KAPELOU" w:date="2018-08-13T10:34:00Z" w:initials="AKK">
    <w:p w14:paraId="37CCB875" w14:textId="33A5CF3F" w:rsidR="007A1FD9" w:rsidRDefault="007A1FD9">
      <w:pPr>
        <w:pStyle w:val="aff2"/>
      </w:pPr>
      <w:r>
        <w:rPr>
          <w:rStyle w:val="aff0"/>
        </w:rPr>
        <w:annotationRef/>
      </w:r>
      <w:r>
        <w:rPr>
          <w:lang w:val="en-US"/>
        </w:rPr>
        <w:t>G</w:t>
      </w:r>
      <w:r w:rsidRPr="0078022E">
        <w:t>3</w:t>
      </w:r>
      <w:r>
        <w:rPr>
          <w:lang w:val="uk-UA"/>
        </w:rPr>
        <w:t xml:space="preserve"> </w:t>
      </w:r>
      <w:proofErr w:type="gramStart"/>
      <w:r w:rsidRPr="0078022E">
        <w:t>предназначен  для</w:t>
      </w:r>
      <w:proofErr w:type="gramEnd"/>
      <w:r w:rsidRPr="0078022E">
        <w:t xml:space="preserve"> отобранных</w:t>
      </w:r>
      <w:r>
        <w:t xml:space="preserve"> заказов, перед зоной контроля (</w:t>
      </w:r>
      <w:proofErr w:type="spellStart"/>
      <w:r>
        <w:t>бицебр</w:t>
      </w:r>
      <w:proofErr w:type="spellEnd"/>
      <w:r>
        <w:t>)</w:t>
      </w:r>
    </w:p>
  </w:comment>
  <w:comment w:id="2618" w:author="Рустам М." w:date="2018-11-15T18:51:00Z" w:initials="c">
    <w:p w14:paraId="18B1EED9" w14:textId="1F71D6E8" w:rsidR="007A1FD9" w:rsidRPr="008E15C3" w:rsidRDefault="007A1FD9">
      <w:pPr>
        <w:pStyle w:val="aff2"/>
      </w:pPr>
      <w:r>
        <w:rPr>
          <w:rStyle w:val="aff0"/>
        </w:rPr>
        <w:annotationRef/>
      </w:r>
      <w:r>
        <w:rPr>
          <w:rStyle w:val="aff0"/>
        </w:rPr>
        <w:t>Доработка</w:t>
      </w:r>
    </w:p>
  </w:comment>
  <w:comment w:id="2619" w:author="Рустам М." w:date="2018-11-15T18:59:00Z" w:initials="c">
    <w:p w14:paraId="4FFBE01E" w14:textId="5ED7159F" w:rsidR="007A1FD9" w:rsidRPr="002C6D16" w:rsidRDefault="007A1FD9">
      <w:pPr>
        <w:pStyle w:val="aff2"/>
      </w:pPr>
      <w:r>
        <w:rPr>
          <w:rStyle w:val="aff0"/>
        </w:rPr>
        <w:annotationRef/>
      </w:r>
      <w:r>
        <w:t xml:space="preserve">Чтобы группировать по такому принципу, то при штучном отборе нужно создать правило, что в один лоток можно отбирать 1 </w:t>
      </w:r>
      <w:proofErr w:type="spellStart"/>
      <w:r>
        <w:rPr>
          <w:lang w:val="en-US"/>
        </w:rPr>
        <w:t>sku</w:t>
      </w:r>
      <w:proofErr w:type="spellEnd"/>
      <w:r w:rsidRPr="002C6D16">
        <w:t xml:space="preserve"> </w:t>
      </w:r>
      <w:r>
        <w:t>по 1 заказу. Параметр «Максимальное количество деталей» отвечает не за это</w:t>
      </w:r>
    </w:p>
  </w:comment>
  <w:comment w:id="2620" w:author="Рустам М." w:date="2018-11-15T18:57:00Z" w:initials="c">
    <w:p w14:paraId="6652E7F9" w14:textId="7143C57A" w:rsidR="007A1FD9" w:rsidRDefault="007A1FD9">
      <w:pPr>
        <w:pStyle w:val="aff2"/>
      </w:pPr>
      <w:r>
        <w:rPr>
          <w:rStyle w:val="aff0"/>
        </w:rPr>
        <w:annotationRef/>
      </w:r>
      <w:r>
        <w:t xml:space="preserve">Это логика не для </w:t>
      </w:r>
      <w:proofErr w:type="gramStart"/>
      <w:r>
        <w:t>заказа</w:t>
      </w:r>
      <w:proofErr w:type="gramEnd"/>
      <w:r>
        <w:t xml:space="preserve"> а для правила отбора коробочного груза. Она означает, что оператор может отобрать только один коробочный груз и далее поставить его на конвейер. Этот параметр ограничивает отбор нескольких лотков сразу. </w:t>
      </w:r>
    </w:p>
  </w:comment>
  <w:comment w:id="2621" w:author="Anton Dovganin" w:date="2018-11-06T13:25:00Z" w:initials="AD">
    <w:p w14:paraId="71C4DA5B" w14:textId="4E6477B6" w:rsidR="007A1FD9" w:rsidRDefault="007A1FD9">
      <w:pPr>
        <w:pStyle w:val="aff2"/>
      </w:pPr>
      <w:r>
        <w:rPr>
          <w:rStyle w:val="aff0"/>
        </w:rPr>
        <w:annotationRef/>
      </w:r>
      <w:r>
        <w:t>Имеется в виду объемная логика.</w:t>
      </w:r>
    </w:p>
  </w:comment>
  <w:comment w:id="2622" w:author="Рустам М." w:date="2018-11-15T18:54:00Z" w:initials="c">
    <w:p w14:paraId="32705D7A" w14:textId="2C6821DF" w:rsidR="007A1FD9" w:rsidRPr="008E15C3" w:rsidRDefault="007A1FD9">
      <w:pPr>
        <w:pStyle w:val="aff2"/>
      </w:pPr>
      <w:r>
        <w:rPr>
          <w:rStyle w:val="aff0"/>
        </w:rPr>
        <w:annotationRef/>
      </w:r>
      <w:r>
        <w:rPr>
          <w:rStyle w:val="aff0"/>
        </w:rPr>
        <w:t>Изменения статусов завязано строго на логике система, с вашей логикой она скорее всего совпадать не будет</w:t>
      </w:r>
    </w:p>
  </w:comment>
  <w:comment w:id="2623" w:author="Рустам М." w:date="2018-11-15T18:56:00Z" w:initials="c">
    <w:p w14:paraId="39778232" w14:textId="4F9D7308" w:rsidR="007A1FD9" w:rsidRDefault="007A1FD9">
      <w:pPr>
        <w:pStyle w:val="aff2"/>
      </w:pPr>
      <w:r>
        <w:rPr>
          <w:rStyle w:val="aff0"/>
        </w:rPr>
        <w:annotationRef/>
      </w:r>
      <w:r>
        <w:t xml:space="preserve">Что значит выделить ячейку? </w:t>
      </w:r>
    </w:p>
  </w:comment>
  <w:comment w:id="2624" w:author="Рустам М." w:date="2018-11-15T19:00:00Z" w:initials="c">
    <w:p w14:paraId="7C656E12" w14:textId="76E529CD" w:rsidR="007A1FD9" w:rsidRDefault="007A1FD9">
      <w:pPr>
        <w:pStyle w:val="aff2"/>
      </w:pPr>
      <w:r>
        <w:rPr>
          <w:rStyle w:val="aff0"/>
        </w:rPr>
        <w:annotationRef/>
      </w:r>
      <w:r>
        <w:t>Это про штучный отбор? (отбор нецелого короба)</w:t>
      </w:r>
    </w:p>
  </w:comment>
  <w:comment w:id="2625" w:author="Рустам М." w:date="2018-11-15T19:01:00Z" w:initials="c">
    <w:p w14:paraId="50818C11" w14:textId="0771DE67" w:rsidR="007A1FD9" w:rsidRDefault="007A1FD9">
      <w:pPr>
        <w:pStyle w:val="aff2"/>
      </w:pPr>
      <w:r>
        <w:rPr>
          <w:rStyle w:val="aff0"/>
        </w:rPr>
        <w:annotationRef/>
      </w:r>
      <w:r>
        <w:t>Доработка</w:t>
      </w:r>
    </w:p>
  </w:comment>
  <w:comment w:id="2628" w:author="Рустам М." w:date="2018-11-15T19:02:00Z" w:initials="c">
    <w:p w14:paraId="366DD854" w14:textId="236C99D8" w:rsidR="007A1FD9" w:rsidRDefault="007A1FD9">
      <w:pPr>
        <w:pStyle w:val="aff2"/>
      </w:pPr>
      <w:r>
        <w:rPr>
          <w:rStyle w:val="aff0"/>
        </w:rPr>
        <w:annotationRef/>
      </w:r>
      <w:r>
        <w:t>Доработка</w:t>
      </w:r>
    </w:p>
  </w:comment>
  <w:comment w:id="2629" w:author="Anton Dovganin" w:date="2018-11-06T13:41:00Z" w:initials="AD">
    <w:p w14:paraId="79DF1214" w14:textId="63B02ADD" w:rsidR="007A1FD9" w:rsidRDefault="007A1FD9">
      <w:pPr>
        <w:pStyle w:val="aff2"/>
      </w:pPr>
      <w:r>
        <w:rPr>
          <w:rStyle w:val="aff0"/>
        </w:rPr>
        <w:annotationRef/>
      </w:r>
      <w:r>
        <w:t>Имеется в виду объемная логика</w:t>
      </w:r>
    </w:p>
  </w:comment>
  <w:comment w:id="2921" w:author="Рустам М." w:date="2018-11-15T19:08:00Z" w:initials="c">
    <w:p w14:paraId="5DBC4E19" w14:textId="6DE07AB7" w:rsidR="007A1FD9" w:rsidRPr="000F5483" w:rsidRDefault="007A1FD9">
      <w:pPr>
        <w:pStyle w:val="aff2"/>
      </w:pPr>
      <w:r>
        <w:rPr>
          <w:rStyle w:val="aff0"/>
        </w:rPr>
        <w:annotationRef/>
      </w:r>
      <w:r>
        <w:t xml:space="preserve">Говорили, что тип выбирает сам оператор в зоне </w:t>
      </w:r>
      <w:r>
        <w:rPr>
          <w:lang w:val="en-US"/>
        </w:rPr>
        <w:t>U</w:t>
      </w:r>
    </w:p>
  </w:comment>
  <w:comment w:id="2985" w:author="Рустам М." w:date="2018-11-15T19:11:00Z" w:initials="c">
    <w:p w14:paraId="36B48CF1" w14:textId="7306BC80" w:rsidR="007A1FD9" w:rsidRDefault="007A1FD9">
      <w:pPr>
        <w:pStyle w:val="aff2"/>
      </w:pPr>
      <w:r>
        <w:rPr>
          <w:rStyle w:val="aff0"/>
        </w:rPr>
        <w:annotationRef/>
      </w:r>
      <w:r>
        <w:t>Отличаются от наших. Логика смены также различна</w:t>
      </w:r>
    </w:p>
  </w:comment>
  <w:comment w:id="2996" w:author="Victoria Shilina" w:date="2018-11-05T12:57:00Z" w:initials="VS">
    <w:p w14:paraId="10B88512" w14:textId="389B8455" w:rsidR="007A1FD9" w:rsidRDefault="007A1FD9">
      <w:pPr>
        <w:pStyle w:val="aff2"/>
      </w:pPr>
      <w:r>
        <w:rPr>
          <w:rStyle w:val="aff0"/>
        </w:rPr>
        <w:annotationRef/>
      </w:r>
      <w:r>
        <w:t xml:space="preserve">Что происходит с Товаром – как по системе происходит его обратное размещение? Товар с отмененного Заказа мы возвращаем в ячейку </w:t>
      </w:r>
      <w:r>
        <w:rPr>
          <w:lang w:val="en-US"/>
        </w:rPr>
        <w:t>CNCS</w:t>
      </w:r>
      <w:r>
        <w:t xml:space="preserve">, где происходит его </w:t>
      </w:r>
      <w:proofErr w:type="spellStart"/>
      <w:r>
        <w:t>разукомплектация</w:t>
      </w:r>
      <w:proofErr w:type="spellEnd"/>
      <w:r>
        <w:t>:</w:t>
      </w:r>
      <w:r>
        <w:br/>
        <w:t xml:space="preserve">1. если целый Лоток (короб)- то через </w:t>
      </w:r>
      <w:r>
        <w:rPr>
          <w:lang w:val="en-US"/>
        </w:rPr>
        <w:t>CNIT</w:t>
      </w:r>
      <w:r w:rsidRPr="00B658E1">
        <w:t xml:space="preserve">2 </w:t>
      </w:r>
      <w:r>
        <w:t xml:space="preserve">на размещение в </w:t>
      </w:r>
      <w:r>
        <w:rPr>
          <w:lang w:val="en-US"/>
        </w:rPr>
        <w:t>G</w:t>
      </w:r>
      <w:r w:rsidRPr="00B658E1">
        <w:t xml:space="preserve">1, </w:t>
      </w:r>
      <w:r>
        <w:rPr>
          <w:lang w:val="en-US"/>
        </w:rPr>
        <w:t>G</w:t>
      </w:r>
      <w:r w:rsidRPr="00B658E1">
        <w:t xml:space="preserve">2 </w:t>
      </w:r>
      <w:r>
        <w:t xml:space="preserve">или </w:t>
      </w:r>
      <w:r>
        <w:rPr>
          <w:lang w:val="en-US"/>
        </w:rPr>
        <w:t>P</w:t>
      </w:r>
      <w:r w:rsidRPr="00B658E1">
        <w:t>1</w:t>
      </w:r>
    </w:p>
    <w:p w14:paraId="121EA3BC" w14:textId="0EC10C94" w:rsidR="007A1FD9" w:rsidRPr="00B658E1" w:rsidRDefault="007A1FD9">
      <w:pPr>
        <w:pStyle w:val="aff2"/>
      </w:pPr>
      <w:r>
        <w:t xml:space="preserve">2. иначе если Контейнер (по штучный товар) – то размещаем в зону </w:t>
      </w:r>
      <w:proofErr w:type="gramStart"/>
      <w:r>
        <w:rPr>
          <w:lang w:val="en-US"/>
        </w:rPr>
        <w:t>VZ</w:t>
      </w:r>
      <w:r w:rsidRPr="00B658E1">
        <w:t xml:space="preserve"> </w:t>
      </w:r>
      <w:r>
        <w:t xml:space="preserve"> (</w:t>
      </w:r>
      <w:proofErr w:type="gramEnd"/>
      <w:r>
        <w:t>фактически в</w:t>
      </w:r>
      <w:r w:rsidRPr="00B658E1">
        <w:t xml:space="preserve"> </w:t>
      </w:r>
      <w:r>
        <w:rPr>
          <w:lang w:val="en-US"/>
        </w:rPr>
        <w:t>R</w:t>
      </w:r>
      <w:r>
        <w:t>).</w:t>
      </w:r>
    </w:p>
  </w:comment>
  <w:comment w:id="2997" w:author="Anton Dovganin" w:date="2018-11-06T14:22:00Z" w:initials="AD">
    <w:p w14:paraId="25993212" w14:textId="6B1697F8" w:rsidR="007A1FD9" w:rsidRDefault="007A1FD9">
      <w:pPr>
        <w:pStyle w:val="aff2"/>
      </w:pPr>
      <w:r>
        <w:rPr>
          <w:rStyle w:val="aff0"/>
        </w:rPr>
        <w:annotationRef/>
      </w:r>
      <w:r>
        <w:t>Поддерживаю логику</w:t>
      </w:r>
    </w:p>
  </w:comment>
  <w:comment w:id="3017" w:author="Victoria Shilina" w:date="2018-11-05T13:25:00Z" w:initials="VS">
    <w:p w14:paraId="34ED2CCA" w14:textId="512F5BFA" w:rsidR="007A1FD9" w:rsidRDefault="007A1FD9">
      <w:pPr>
        <w:pStyle w:val="aff2"/>
      </w:pPr>
      <w:r>
        <w:rPr>
          <w:rStyle w:val="aff0"/>
        </w:rPr>
        <w:annotationRef/>
      </w:r>
      <w:r>
        <w:t>Подтверждено?</w:t>
      </w:r>
    </w:p>
  </w:comment>
  <w:comment w:id="3008" w:author="Рустам М." w:date="2018-11-15T19:14:00Z" w:initials="c">
    <w:p w14:paraId="643DCD94" w14:textId="3AE74F13" w:rsidR="007A1FD9" w:rsidRDefault="007A1FD9">
      <w:pPr>
        <w:pStyle w:val="aff2"/>
      </w:pPr>
      <w:r>
        <w:rPr>
          <w:rStyle w:val="aff0"/>
        </w:rPr>
        <w:annotationRef/>
      </w:r>
      <w:r>
        <w:t xml:space="preserve">У вас до ячейки сборки </w:t>
      </w:r>
      <w:proofErr w:type="gramStart"/>
      <w:r>
        <w:t>О</w:t>
      </w:r>
      <w:proofErr w:type="gramEnd"/>
      <w:r>
        <w:t xml:space="preserve"> еще несколько этапов размещения заказа. Как это будет работать системно пока не понятно</w:t>
      </w:r>
    </w:p>
  </w:comment>
  <w:comment w:id="3166" w:author="Рустам М." w:date="2018-11-15T19:18:00Z" w:initials="c">
    <w:p w14:paraId="176FEF76" w14:textId="5F995075" w:rsidR="007A1FD9" w:rsidRPr="008F73F4" w:rsidRDefault="007A1FD9">
      <w:pPr>
        <w:pStyle w:val="aff2"/>
      </w:pPr>
      <w:r>
        <w:rPr>
          <w:rStyle w:val="aff0"/>
        </w:rPr>
        <w:annotationRef/>
      </w:r>
      <w:r>
        <w:rPr>
          <w:rStyle w:val="aff0"/>
        </w:rPr>
        <w:t>Это про зону с тушенкой?</w:t>
      </w:r>
    </w:p>
  </w:comment>
  <w:comment w:id="3167" w:author="Рустам М." w:date="2018-11-15T19:19:00Z" w:initials="c">
    <w:p w14:paraId="17B09051" w14:textId="7D8D64F0" w:rsidR="007A1FD9" w:rsidRDefault="007A1FD9">
      <w:pPr>
        <w:pStyle w:val="aff2"/>
      </w:pPr>
      <w:r>
        <w:rPr>
          <w:rStyle w:val="aff0"/>
        </w:rPr>
        <w:annotationRef/>
      </w:r>
      <w:r>
        <w:t>Нет такой логики</w:t>
      </w:r>
    </w:p>
  </w:comment>
  <w:comment w:id="3168" w:author="Рустам М." w:date="2018-11-15T19:20:00Z" w:initials="c">
    <w:p w14:paraId="346640D3" w14:textId="76A7FF8B" w:rsidR="007A1FD9" w:rsidRDefault="007A1FD9">
      <w:pPr>
        <w:pStyle w:val="aff2"/>
      </w:pPr>
      <w:r>
        <w:rPr>
          <w:rStyle w:val="aff0"/>
        </w:rPr>
        <w:annotationRef/>
      </w:r>
      <w:r>
        <w:t xml:space="preserve">Нет, из коробочных мы отбираем коробки </w:t>
      </w:r>
      <w:proofErr w:type="gramStart"/>
      <w:r>
        <w:t>из штучных штуки</w:t>
      </w:r>
      <w:proofErr w:type="gramEnd"/>
    </w:p>
  </w:comment>
  <w:comment w:id="3170" w:author="Рустам М." w:date="2018-11-15T19:21:00Z" w:initials="c">
    <w:p w14:paraId="26037BBF" w14:textId="4E56E562" w:rsidR="007A1FD9" w:rsidRDefault="007A1FD9">
      <w:pPr>
        <w:pStyle w:val="aff2"/>
      </w:pPr>
      <w:r>
        <w:rPr>
          <w:rStyle w:val="aff0"/>
        </w:rPr>
        <w:annotationRef/>
      </w:r>
      <w:r>
        <w:t>Зачем</w:t>
      </w:r>
    </w:p>
  </w:comment>
  <w:comment w:id="3171" w:author="Anton Dovganin" w:date="2018-11-07T09:45:00Z" w:initials="AD">
    <w:p w14:paraId="5468BBF7" w14:textId="7A8A74B1" w:rsidR="007A1FD9" w:rsidRDefault="007A1FD9">
      <w:pPr>
        <w:pStyle w:val="aff2"/>
      </w:pPr>
      <w:r>
        <w:rPr>
          <w:rStyle w:val="aff0"/>
        </w:rPr>
        <w:annotationRef/>
      </w:r>
      <w:r>
        <w:t>Сам процесс отбора. Необходимо отдельный раздел</w:t>
      </w:r>
    </w:p>
  </w:comment>
  <w:comment w:id="3194" w:author="Рустам М." w:date="2018-11-15T19:26:00Z" w:initials="c">
    <w:p w14:paraId="7A6E3676" w14:textId="2D6C7E1E" w:rsidR="007A1FD9" w:rsidRPr="009562D3" w:rsidRDefault="007A1FD9">
      <w:pPr>
        <w:pStyle w:val="aff2"/>
      </w:pPr>
      <w:r>
        <w:rPr>
          <w:rStyle w:val="aff0"/>
        </w:rPr>
        <w:annotationRef/>
      </w:r>
      <w:r>
        <w:t xml:space="preserve">Если вы хотите размещать в зоне </w:t>
      </w:r>
      <w:r>
        <w:rPr>
          <w:lang w:val="en-US"/>
        </w:rPr>
        <w:t>U</w:t>
      </w:r>
      <w:r w:rsidRPr="009562D3">
        <w:t xml:space="preserve"> </w:t>
      </w:r>
      <w:r>
        <w:t xml:space="preserve">в одной ячейки только один артикул, то тут тоже = 1 </w:t>
      </w:r>
    </w:p>
  </w:comment>
  <w:comment w:id="3203" w:author="Рустам М." w:date="2018-11-15T19:28:00Z" w:initials="c">
    <w:p w14:paraId="56EA7981" w14:textId="03DD95CF" w:rsidR="007A1FD9" w:rsidRDefault="007A1FD9">
      <w:pPr>
        <w:pStyle w:val="aff2"/>
      </w:pPr>
      <w:r>
        <w:rPr>
          <w:rStyle w:val="aff0"/>
        </w:rPr>
        <w:annotationRef/>
      </w:r>
      <w:r>
        <w:t>Логика смены статус скорее всего другая</w:t>
      </w:r>
    </w:p>
  </w:comment>
  <w:comment w:id="3208" w:author="Anton Dovganin" w:date="2018-11-07T11:48:00Z" w:initials="AD">
    <w:p w14:paraId="156D5E41" w14:textId="52711D5C" w:rsidR="007A1FD9" w:rsidRDefault="007A1FD9">
      <w:pPr>
        <w:pStyle w:val="aff2"/>
      </w:pPr>
      <w:r>
        <w:rPr>
          <w:rStyle w:val="aff0"/>
        </w:rPr>
        <w:annotationRef/>
      </w:r>
      <w:r>
        <w:t>Дополнить по обсуждению</w:t>
      </w:r>
    </w:p>
  </w:comment>
  <w:comment w:id="3209" w:author="Victoria Shilina" w:date="2018-11-07T16:10:00Z" w:initials="VS">
    <w:p w14:paraId="21A7D353" w14:textId="12377335" w:rsidR="007A1FD9" w:rsidRDefault="007A1FD9">
      <w:pPr>
        <w:pStyle w:val="aff2"/>
      </w:pPr>
      <w:r>
        <w:rPr>
          <w:rStyle w:val="aff0"/>
        </w:rPr>
        <w:annotationRef/>
      </w:r>
      <w:r>
        <w:t>Дополнила логику верхнего уровня – надо получить ОК</w:t>
      </w:r>
    </w:p>
  </w:comment>
  <w:comment w:id="3231" w:author="Рустам М." w:date="2018-11-15T19:33:00Z" w:initials="c">
    <w:p w14:paraId="1E5DE407" w14:textId="4166F528" w:rsidR="007A1FD9" w:rsidRDefault="007A1FD9">
      <w:pPr>
        <w:pStyle w:val="aff2"/>
      </w:pPr>
      <w:r>
        <w:rPr>
          <w:rStyle w:val="aff0"/>
        </w:rPr>
        <w:annotationRef/>
      </w:r>
      <w:r>
        <w:t>Доработка</w:t>
      </w:r>
    </w:p>
  </w:comment>
  <w:comment w:id="3232" w:author="Рустам М." w:date="2018-11-15T19:31:00Z" w:initials="c">
    <w:p w14:paraId="66C8DE78" w14:textId="1AD3B0F5" w:rsidR="007A1FD9" w:rsidRDefault="007A1FD9">
      <w:pPr>
        <w:pStyle w:val="aff2"/>
      </w:pPr>
      <w:r>
        <w:rPr>
          <w:rStyle w:val="aff0"/>
        </w:rPr>
        <w:annotationRef/>
      </w:r>
      <w:r>
        <w:t>У нас нет такого статуса</w:t>
      </w:r>
    </w:p>
  </w:comment>
  <w:comment w:id="3233" w:author="Victoria Shilina" w:date="2018-11-05T14:21:00Z" w:initials="VS">
    <w:p w14:paraId="644BBB95" w14:textId="4C3B9D23" w:rsidR="007A1FD9" w:rsidRDefault="007A1FD9">
      <w:pPr>
        <w:pStyle w:val="aff2"/>
      </w:pPr>
      <w:r>
        <w:rPr>
          <w:rStyle w:val="aff0"/>
        </w:rPr>
        <w:annotationRef/>
      </w:r>
      <w:r>
        <w:t xml:space="preserve">Где- то здесь должна происходить консолидация Лотков в один </w:t>
      </w:r>
      <w:proofErr w:type="gramStart"/>
      <w:r>
        <w:t>общий  большой</w:t>
      </w:r>
      <w:proofErr w:type="gramEnd"/>
      <w:r>
        <w:t xml:space="preserve"> Контейнер……</w:t>
      </w:r>
    </w:p>
  </w:comment>
  <w:comment w:id="3235" w:author="Рустам М." w:date="2018-11-15T19:35:00Z" w:initials="c">
    <w:p w14:paraId="3B5E7C08" w14:textId="641B3359" w:rsidR="007A1FD9" w:rsidRDefault="007A1FD9">
      <w:pPr>
        <w:pStyle w:val="aff2"/>
      </w:pPr>
      <w:r>
        <w:rPr>
          <w:rStyle w:val="aff0"/>
        </w:rPr>
        <w:annotationRef/>
      </w:r>
      <w:r>
        <w:t>Доработка</w:t>
      </w:r>
    </w:p>
  </w:comment>
  <w:comment w:id="3236" w:author="Victoria Shilina" w:date="2018-11-05T14:23:00Z" w:initials="VS">
    <w:p w14:paraId="7043BE23" w14:textId="41603E93" w:rsidR="007A1FD9" w:rsidRDefault="007A1FD9">
      <w:pPr>
        <w:pStyle w:val="aff2"/>
      </w:pPr>
      <w:r>
        <w:rPr>
          <w:rStyle w:val="aff0"/>
        </w:rPr>
        <w:annotationRef/>
      </w:r>
      <w:r>
        <w:t xml:space="preserve">При последнем обсуждении </w:t>
      </w:r>
      <w:proofErr w:type="gramStart"/>
      <w:r>
        <w:t>говорили</w:t>
      </w:r>
      <w:proofErr w:type="gramEnd"/>
      <w:r>
        <w:t xml:space="preserve"> что так не получится – т.к. не будет понятно в какой транспортной упаковке какой конкретно лежит товар.</w:t>
      </w:r>
    </w:p>
    <w:p w14:paraId="244D5E41" w14:textId="3B39512A" w:rsidR="007A1FD9" w:rsidRDefault="007A1FD9">
      <w:pPr>
        <w:pStyle w:val="aff2"/>
      </w:pPr>
      <w:proofErr w:type="gramStart"/>
      <w:r>
        <w:t>Получается</w:t>
      </w:r>
      <w:proofErr w:type="gramEnd"/>
      <w:r>
        <w:t xml:space="preserve"> как только произошла норма укладки в транспортную тару – сразу надо печатать транспортную этикетку.</w:t>
      </w:r>
    </w:p>
  </w:comment>
  <w:comment w:id="3237" w:author="Рустам М." w:date="2018-11-15T19:36:00Z" w:initials="c">
    <w:p w14:paraId="1309F673" w14:textId="15F2CD27" w:rsidR="007A1FD9" w:rsidRPr="00B937A2" w:rsidRDefault="007A1FD9">
      <w:pPr>
        <w:pStyle w:val="aff2"/>
      </w:pPr>
      <w:r>
        <w:rPr>
          <w:rStyle w:val="aff0"/>
        </w:rPr>
        <w:annotationRef/>
      </w:r>
      <w:r>
        <w:t xml:space="preserve">Нет у нас нормы укладки для </w:t>
      </w:r>
      <w:r>
        <w:rPr>
          <w:lang w:val="en-US"/>
        </w:rPr>
        <w:t>generic</w:t>
      </w:r>
      <w:r w:rsidRPr="00B937A2">
        <w:t xml:space="preserve"> </w:t>
      </w:r>
      <w:r>
        <w:rPr>
          <w:lang w:val="en-US"/>
        </w:rPr>
        <w:t>pack</w:t>
      </w:r>
    </w:p>
  </w:comment>
  <w:comment w:id="3238" w:author="Рустам М." w:date="2018-11-15T19:37:00Z" w:initials="c">
    <w:p w14:paraId="1EB51222" w14:textId="500077BE" w:rsidR="007A1FD9" w:rsidRDefault="007A1FD9">
      <w:pPr>
        <w:pStyle w:val="aff2"/>
      </w:pPr>
      <w:r>
        <w:rPr>
          <w:rStyle w:val="aff0"/>
        </w:rPr>
        <w:annotationRef/>
      </w:r>
      <w:r>
        <w:t>доработка</w:t>
      </w:r>
    </w:p>
  </w:comment>
  <w:comment w:id="3241" w:author="Рустам М." w:date="2018-11-15T19:37:00Z" w:initials="c">
    <w:p w14:paraId="3CFE9F52" w14:textId="2F6778EB" w:rsidR="007A1FD9" w:rsidRDefault="007A1FD9">
      <w:pPr>
        <w:pStyle w:val="aff2"/>
      </w:pPr>
      <w:r>
        <w:rPr>
          <w:rStyle w:val="aff0"/>
        </w:rPr>
        <w:annotationRef/>
      </w:r>
      <w:r>
        <w:t>нельзя этими правилами разграничить все ваши 3 зоны комплектации</w:t>
      </w:r>
    </w:p>
  </w:comment>
  <w:comment w:id="3443" w:author="Victoria Shilina" w:date="2018-11-07T16:50:00Z" w:initials="VS">
    <w:p w14:paraId="38E2D434" w14:textId="53B2D29B" w:rsidR="007A1FD9" w:rsidRPr="003A1C85" w:rsidRDefault="007A1FD9">
      <w:pPr>
        <w:pStyle w:val="aff2"/>
      </w:pPr>
      <w:r>
        <w:rPr>
          <w:rStyle w:val="aff0"/>
        </w:rPr>
        <w:annotationRef/>
      </w:r>
      <w:r>
        <w:rPr>
          <w:rStyle w:val="aff0"/>
        </w:rPr>
        <w:t>Перепроверить описание всего блока, это новое.</w:t>
      </w:r>
    </w:p>
  </w:comment>
  <w:comment w:id="3446" w:author="Victoria Shilina" w:date="2018-10-30T10:26:00Z" w:initials="VS">
    <w:p w14:paraId="04FA604B" w14:textId="41D43705" w:rsidR="007A1FD9" w:rsidRDefault="007A1FD9">
      <w:pPr>
        <w:pStyle w:val="aff2"/>
      </w:pPr>
      <w:r>
        <w:rPr>
          <w:rStyle w:val="aff0"/>
        </w:rPr>
        <w:annotationRef/>
      </w:r>
      <w:r>
        <w:t>Такое возможно автоматически?</w:t>
      </w:r>
    </w:p>
  </w:comment>
  <w:comment w:id="3447" w:author="Anton Dovganin" w:date="2018-11-07T11:52:00Z" w:initials="AD">
    <w:p w14:paraId="0BBE823D" w14:textId="084B0721" w:rsidR="007A1FD9" w:rsidRDefault="007A1FD9">
      <w:pPr>
        <w:pStyle w:val="aff2"/>
      </w:pPr>
      <w:r>
        <w:rPr>
          <w:rStyle w:val="aff0"/>
        </w:rPr>
        <w:annotationRef/>
      </w:r>
      <w:r>
        <w:t>да</w:t>
      </w:r>
    </w:p>
  </w:comment>
  <w:comment w:id="3524" w:author="Victoria Shilina" w:date="2018-11-07T17:59:00Z" w:initials="VS">
    <w:p w14:paraId="5B29D7C0" w14:textId="7BA086D5" w:rsidR="007A1FD9" w:rsidRDefault="007A1FD9">
      <w:pPr>
        <w:pStyle w:val="aff2"/>
      </w:pPr>
      <w:r>
        <w:rPr>
          <w:rStyle w:val="aff0"/>
        </w:rPr>
        <w:annotationRef/>
      </w:r>
      <w:r>
        <w:t>Требует описания, этого блока еще нет.</w:t>
      </w:r>
    </w:p>
  </w:comment>
  <w:comment w:id="3550" w:author="Victoria Shilina" w:date="2018-10-26T11:46:00Z" w:initials="VS">
    <w:p w14:paraId="03438835" w14:textId="568E91CE" w:rsidR="007A1FD9" w:rsidRDefault="007A1FD9">
      <w:pPr>
        <w:pStyle w:val="aff2"/>
      </w:pPr>
      <w:r>
        <w:rPr>
          <w:rStyle w:val="aff0"/>
        </w:rPr>
        <w:annotationRef/>
      </w:r>
      <w:r>
        <w:t>Предусмотреть в зоне Р1 место для хранения груза в статусе «</w:t>
      </w:r>
      <w:proofErr w:type="spellStart"/>
      <w:r>
        <w:t>некондиция</w:t>
      </w:r>
      <w:proofErr w:type="spellEnd"/>
      <w:r>
        <w:t xml:space="preserve">» по </w:t>
      </w:r>
      <w:proofErr w:type="spellStart"/>
      <w:r>
        <w:t>отоварке</w:t>
      </w:r>
      <w:proofErr w:type="spellEnd"/>
      <w:r>
        <w:t xml:space="preserve"> – добавить в описание.</w:t>
      </w:r>
    </w:p>
  </w:comment>
  <w:comment w:id="3571" w:author="Anton Dovganin" w:date="2018-11-06T16:15:00Z" w:initials="AD">
    <w:p w14:paraId="55B6CBFA" w14:textId="3FF9089A" w:rsidR="007A1FD9" w:rsidRDefault="007A1FD9">
      <w:pPr>
        <w:pStyle w:val="aff2"/>
      </w:pPr>
      <w:r>
        <w:rPr>
          <w:rStyle w:val="aff0"/>
        </w:rPr>
        <w:annotationRef/>
      </w:r>
      <w:r>
        <w:t>Должно быть вариант и по РДТ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034A1D3" w15:done="0"/>
  <w15:commentEx w15:paraId="0F9C505C" w15:done="0"/>
  <w15:commentEx w15:paraId="421621D1" w15:done="0"/>
  <w15:commentEx w15:paraId="2058E6E6" w15:done="0"/>
  <w15:commentEx w15:paraId="33E4AC6A" w15:done="0"/>
  <w15:commentEx w15:paraId="54E4D89C" w15:paraIdParent="33E4AC6A" w15:done="0"/>
  <w15:commentEx w15:paraId="1D11EAC2" w15:paraIdParent="33E4AC6A" w15:done="1"/>
  <w15:commentEx w15:paraId="408DE477" w15:paraIdParent="33E4AC6A" w15:done="1"/>
  <w15:commentEx w15:paraId="16B6AFDE" w15:done="0"/>
  <w15:commentEx w15:paraId="5EAA67DB" w15:done="0"/>
  <w15:commentEx w15:paraId="12F5CB55" w15:done="0"/>
  <w15:commentEx w15:paraId="467B196F" w15:done="0"/>
  <w15:commentEx w15:paraId="51463FD0" w15:done="0"/>
  <w15:commentEx w15:paraId="43A82D1C" w15:paraIdParent="51463FD0" w15:done="0"/>
  <w15:commentEx w15:paraId="071A08C1" w15:done="0"/>
  <w15:commentEx w15:paraId="227D9320" w15:done="0"/>
  <w15:commentEx w15:paraId="7ADB84C6" w15:done="0"/>
  <w15:commentEx w15:paraId="0F956933" w15:done="0"/>
  <w15:commentEx w15:paraId="37CCB875" w15:done="0"/>
  <w15:commentEx w15:paraId="18B1EED9" w15:done="0"/>
  <w15:commentEx w15:paraId="4FFBE01E" w15:done="0"/>
  <w15:commentEx w15:paraId="6652E7F9" w15:done="0"/>
  <w15:commentEx w15:paraId="71C4DA5B" w15:done="0"/>
  <w15:commentEx w15:paraId="32705D7A" w15:done="0"/>
  <w15:commentEx w15:paraId="39778232" w15:done="0"/>
  <w15:commentEx w15:paraId="7C656E12" w15:done="0"/>
  <w15:commentEx w15:paraId="50818C11" w15:done="0"/>
  <w15:commentEx w15:paraId="366DD854" w15:done="0"/>
  <w15:commentEx w15:paraId="79DF1214" w15:done="0"/>
  <w15:commentEx w15:paraId="5DBC4E19" w15:done="0"/>
  <w15:commentEx w15:paraId="36B48CF1" w15:done="0"/>
  <w15:commentEx w15:paraId="121EA3BC" w15:done="0"/>
  <w15:commentEx w15:paraId="25993212" w15:paraIdParent="121EA3BC" w15:done="0"/>
  <w15:commentEx w15:paraId="34ED2CCA" w15:done="0"/>
  <w15:commentEx w15:paraId="643DCD94" w15:done="0"/>
  <w15:commentEx w15:paraId="176FEF76" w15:done="0"/>
  <w15:commentEx w15:paraId="17B09051" w15:done="0"/>
  <w15:commentEx w15:paraId="346640D3" w15:done="0"/>
  <w15:commentEx w15:paraId="26037BBF" w15:done="0"/>
  <w15:commentEx w15:paraId="5468BBF7" w15:done="0"/>
  <w15:commentEx w15:paraId="7A6E3676" w15:done="0"/>
  <w15:commentEx w15:paraId="56EA7981" w15:done="0"/>
  <w15:commentEx w15:paraId="156D5E41" w15:done="0"/>
  <w15:commentEx w15:paraId="21A7D353" w15:paraIdParent="156D5E41" w15:done="0"/>
  <w15:commentEx w15:paraId="1E5DE407" w15:done="0"/>
  <w15:commentEx w15:paraId="66C8DE78" w15:done="0"/>
  <w15:commentEx w15:paraId="644BBB95" w15:done="0"/>
  <w15:commentEx w15:paraId="3B5E7C08" w15:done="0"/>
  <w15:commentEx w15:paraId="244D5E41" w15:done="0"/>
  <w15:commentEx w15:paraId="1309F673" w15:paraIdParent="244D5E41" w15:done="0"/>
  <w15:commentEx w15:paraId="1EB51222" w15:done="0"/>
  <w15:commentEx w15:paraId="3CFE9F52" w15:done="0"/>
  <w15:commentEx w15:paraId="38E2D434" w15:done="0"/>
  <w15:commentEx w15:paraId="04FA604B" w15:done="0"/>
  <w15:commentEx w15:paraId="0BBE823D" w15:paraIdParent="04FA604B" w15:done="0"/>
  <w15:commentEx w15:paraId="5B29D7C0" w15:done="0"/>
  <w15:commentEx w15:paraId="03438835" w15:done="0"/>
  <w15:commentEx w15:paraId="55B6CBFA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58750B" w14:textId="77777777" w:rsidR="00A93329" w:rsidRDefault="00A93329">
      <w:r>
        <w:separator/>
      </w:r>
    </w:p>
  </w:endnote>
  <w:endnote w:type="continuationSeparator" w:id="0">
    <w:p w14:paraId="2405820D" w14:textId="77777777" w:rsidR="00A93329" w:rsidRDefault="00A933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tarSymbol"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CYR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8" w:space="0" w:color="auto"/>
      </w:tblBorders>
      <w:tblLook w:val="01E0" w:firstRow="1" w:lastRow="1" w:firstColumn="1" w:lastColumn="1" w:noHBand="0" w:noVBand="0"/>
    </w:tblPr>
    <w:tblGrid>
      <w:gridCol w:w="8302"/>
      <w:gridCol w:w="1891"/>
    </w:tblGrid>
    <w:tr w:rsidR="007A1FD9" w:rsidRPr="0069465E" w14:paraId="320EAFF7" w14:textId="77777777">
      <w:tc>
        <w:tcPr>
          <w:tcW w:w="8388" w:type="dxa"/>
          <w:tcMar>
            <w:top w:w="28" w:type="dxa"/>
            <w:bottom w:w="28" w:type="dxa"/>
          </w:tcMar>
        </w:tcPr>
        <w:p w14:paraId="000E5489" w14:textId="6067DE78" w:rsidR="007A1FD9" w:rsidRPr="00BD7D71" w:rsidRDefault="007A1FD9" w:rsidP="005D19DD">
          <w:pPr>
            <w:rPr>
              <w:sz w:val="18"/>
              <w:szCs w:val="20"/>
              <w:rPrChange w:id="1421" w:author="Victoria Shilina" w:date="2018-10-25T09:06:00Z">
                <w:rPr>
                  <w:sz w:val="20"/>
                  <w:szCs w:val="20"/>
                </w:rPr>
              </w:rPrChange>
            </w:rPr>
          </w:pPr>
          <w:bookmarkStart w:id="1422" w:name="_Toc258832041"/>
          <w:bookmarkEnd w:id="1422"/>
          <w:r w:rsidRPr="00BD7D71">
            <w:rPr>
              <w:sz w:val="18"/>
              <w:szCs w:val="20"/>
              <w:rPrChange w:id="1423" w:author="Victoria Shilina" w:date="2018-10-25T09:06:00Z">
                <w:rPr>
                  <w:sz w:val="20"/>
                  <w:szCs w:val="20"/>
                </w:rPr>
              </w:rPrChange>
            </w:rPr>
            <w:t xml:space="preserve">Документ: </w:t>
          </w:r>
          <w:r w:rsidRPr="00BD7D71">
            <w:rPr>
              <w:sz w:val="18"/>
              <w:szCs w:val="20"/>
              <w:rPrChange w:id="1424" w:author="Victoria Shilina" w:date="2018-10-25T09:06:00Z">
                <w:rPr>
                  <w:sz w:val="20"/>
                  <w:szCs w:val="20"/>
                </w:rPr>
              </w:rPrChange>
            </w:rPr>
            <w:fldChar w:fldCharType="begin"/>
          </w:r>
          <w:r w:rsidRPr="00BD7D71">
            <w:rPr>
              <w:sz w:val="18"/>
              <w:szCs w:val="20"/>
              <w:rPrChange w:id="1425" w:author="Victoria Shilina" w:date="2018-10-25T09:06:00Z">
                <w:rPr>
                  <w:sz w:val="20"/>
                  <w:szCs w:val="20"/>
                </w:rPr>
              </w:rPrChange>
            </w:rPr>
            <w:instrText xml:space="preserve"> DOCPROPERTY "Код документа"</w:instrText>
          </w:r>
          <w:r w:rsidRPr="00BD7D71">
            <w:rPr>
              <w:sz w:val="18"/>
              <w:szCs w:val="20"/>
              <w:rPrChange w:id="1426" w:author="Victoria Shilina" w:date="2018-10-25T09:06:00Z">
                <w:rPr>
                  <w:sz w:val="20"/>
                  <w:szCs w:val="20"/>
                </w:rPr>
              </w:rPrChange>
            </w:rPr>
            <w:fldChar w:fldCharType="separate"/>
          </w:r>
          <w:r>
            <w:rPr>
              <w:sz w:val="18"/>
              <w:szCs w:val="20"/>
            </w:rPr>
            <w:t>ALN-1-PR-RP-001</w:t>
          </w:r>
          <w:r w:rsidRPr="00BD7D71">
            <w:rPr>
              <w:sz w:val="18"/>
              <w:szCs w:val="20"/>
              <w:rPrChange w:id="1427" w:author="Victoria Shilina" w:date="2018-10-25T09:06:00Z">
                <w:rPr>
                  <w:sz w:val="20"/>
                  <w:szCs w:val="20"/>
                </w:rPr>
              </w:rPrChange>
            </w:rPr>
            <w:fldChar w:fldCharType="end"/>
          </w:r>
          <w:r w:rsidRPr="00BD7D71">
            <w:rPr>
              <w:sz w:val="18"/>
              <w:szCs w:val="20"/>
              <w:rPrChange w:id="1428" w:author="Victoria Shilina" w:date="2018-10-25T09:06:00Z">
                <w:rPr>
                  <w:sz w:val="20"/>
                  <w:szCs w:val="20"/>
                </w:rPr>
              </w:rPrChange>
            </w:rPr>
            <w:t xml:space="preserve"> </w:t>
          </w:r>
          <w:r w:rsidRPr="00BD7D71">
            <w:rPr>
              <w:sz w:val="18"/>
              <w:szCs w:val="20"/>
              <w:rPrChange w:id="1429" w:author="Victoria Shilina" w:date="2018-10-25T09:06:00Z">
                <w:rPr>
                  <w:sz w:val="20"/>
                  <w:szCs w:val="20"/>
                </w:rPr>
              </w:rPrChange>
            </w:rPr>
            <w:fldChar w:fldCharType="begin"/>
          </w:r>
          <w:r w:rsidRPr="00BD7D71">
            <w:rPr>
              <w:sz w:val="18"/>
              <w:szCs w:val="20"/>
              <w:rPrChange w:id="1430" w:author="Victoria Shilina" w:date="2018-10-25T09:06:00Z">
                <w:rPr>
                  <w:sz w:val="20"/>
                  <w:szCs w:val="20"/>
                </w:rPr>
              </w:rPrChange>
            </w:rPr>
            <w:instrText xml:space="preserve"> TITLE </w:instrText>
          </w:r>
          <w:r w:rsidRPr="00BD7D71">
            <w:rPr>
              <w:sz w:val="18"/>
              <w:szCs w:val="20"/>
              <w:rPrChange w:id="1431" w:author="Victoria Shilina" w:date="2018-10-25T09:06:00Z">
                <w:rPr>
                  <w:sz w:val="20"/>
                  <w:szCs w:val="20"/>
                </w:rPr>
              </w:rPrChange>
            </w:rPr>
            <w:fldChar w:fldCharType="separate"/>
          </w:r>
          <w:r>
            <w:rPr>
              <w:sz w:val="18"/>
              <w:szCs w:val="20"/>
            </w:rPr>
            <w:t>Отчет по результатам обследования</w:t>
          </w:r>
          <w:r w:rsidRPr="00BD7D71">
            <w:rPr>
              <w:sz w:val="18"/>
              <w:szCs w:val="20"/>
              <w:rPrChange w:id="1432" w:author="Victoria Shilina" w:date="2018-10-25T09:06:00Z">
                <w:rPr>
                  <w:sz w:val="20"/>
                  <w:szCs w:val="20"/>
                </w:rPr>
              </w:rPrChange>
            </w:rPr>
            <w:fldChar w:fldCharType="end"/>
          </w:r>
          <w:r w:rsidRPr="00BD7D71">
            <w:rPr>
              <w:sz w:val="18"/>
              <w:szCs w:val="20"/>
              <w:rPrChange w:id="1433" w:author="Victoria Shilina" w:date="2018-10-25T09:06:00Z">
                <w:rPr>
                  <w:sz w:val="20"/>
                  <w:szCs w:val="20"/>
                </w:rPr>
              </w:rPrChange>
            </w:rPr>
            <w:t xml:space="preserve"> (Версия:</w:t>
          </w:r>
          <w:r w:rsidRPr="00BD7D71">
            <w:rPr>
              <w:sz w:val="18"/>
              <w:szCs w:val="20"/>
              <w:lang w:val="en-US"/>
              <w:rPrChange w:id="1434" w:author="Victoria Shilina" w:date="2018-10-25T09:06:00Z">
                <w:rPr>
                  <w:sz w:val="20"/>
                  <w:szCs w:val="20"/>
                  <w:lang w:val="en-US"/>
                </w:rPr>
              </w:rPrChange>
            </w:rPr>
            <w:t> </w:t>
          </w:r>
          <w:r w:rsidRPr="00BD7D71">
            <w:rPr>
              <w:sz w:val="18"/>
              <w:szCs w:val="20"/>
              <w:rPrChange w:id="1435" w:author="Victoria Shilina" w:date="2018-10-25T09:06:00Z">
                <w:rPr>
                  <w:sz w:val="20"/>
                  <w:szCs w:val="20"/>
                </w:rPr>
              </w:rPrChange>
            </w:rPr>
            <w:fldChar w:fldCharType="begin"/>
          </w:r>
          <w:r w:rsidRPr="00BD7D71">
            <w:rPr>
              <w:sz w:val="18"/>
              <w:szCs w:val="20"/>
              <w:rPrChange w:id="1436" w:author="Victoria Shilina" w:date="2018-10-25T09:06:00Z">
                <w:rPr>
                  <w:sz w:val="20"/>
                  <w:szCs w:val="20"/>
                </w:rPr>
              </w:rPrChange>
            </w:rPr>
            <w:instrText xml:space="preserve"> DOCPROPERTY "Версия документа"</w:instrText>
          </w:r>
          <w:r w:rsidRPr="00BD7D71">
            <w:rPr>
              <w:sz w:val="18"/>
              <w:szCs w:val="20"/>
              <w:rPrChange w:id="1437" w:author="Victoria Shilina" w:date="2018-10-25T09:06:00Z">
                <w:rPr>
                  <w:sz w:val="20"/>
                  <w:szCs w:val="20"/>
                </w:rPr>
              </w:rPrChange>
            </w:rPr>
            <w:fldChar w:fldCharType="separate"/>
          </w:r>
          <w:r>
            <w:rPr>
              <w:sz w:val="18"/>
              <w:szCs w:val="20"/>
            </w:rPr>
            <w:t>0.1</w:t>
          </w:r>
          <w:r w:rsidRPr="00BD7D71">
            <w:rPr>
              <w:sz w:val="18"/>
              <w:szCs w:val="20"/>
              <w:rPrChange w:id="1438" w:author="Victoria Shilina" w:date="2018-10-25T09:06:00Z">
                <w:rPr>
                  <w:sz w:val="20"/>
                  <w:szCs w:val="20"/>
                </w:rPr>
              </w:rPrChange>
            </w:rPr>
            <w:fldChar w:fldCharType="end"/>
          </w:r>
          <w:r w:rsidRPr="00BD7D71">
            <w:rPr>
              <w:sz w:val="18"/>
              <w:szCs w:val="20"/>
              <w:rPrChange w:id="1439" w:author="Victoria Shilina" w:date="2018-10-25T09:06:00Z">
                <w:rPr>
                  <w:sz w:val="20"/>
                  <w:szCs w:val="20"/>
                </w:rPr>
              </w:rPrChange>
            </w:rPr>
            <w:t>)</w:t>
          </w:r>
        </w:p>
      </w:tc>
      <w:tc>
        <w:tcPr>
          <w:tcW w:w="1908" w:type="dxa"/>
          <w:tcMar>
            <w:top w:w="28" w:type="dxa"/>
            <w:bottom w:w="28" w:type="dxa"/>
          </w:tcMar>
        </w:tcPr>
        <w:p w14:paraId="40CDCBC2" w14:textId="0132FB35" w:rsidR="007A1FD9" w:rsidRPr="0069465E" w:rsidRDefault="007A1FD9" w:rsidP="00EE0754">
          <w:pPr>
            <w:jc w:val="right"/>
            <w:rPr>
              <w:sz w:val="20"/>
              <w:szCs w:val="20"/>
            </w:rPr>
          </w:pPr>
          <w:r w:rsidRPr="0069465E">
            <w:rPr>
              <w:sz w:val="20"/>
              <w:szCs w:val="20"/>
            </w:rPr>
            <w:t xml:space="preserve">стр. </w:t>
          </w:r>
          <w:r w:rsidRPr="0069465E">
            <w:rPr>
              <w:sz w:val="20"/>
              <w:szCs w:val="20"/>
            </w:rPr>
            <w:fldChar w:fldCharType="begin"/>
          </w:r>
          <w:r w:rsidRPr="0069465E">
            <w:rPr>
              <w:sz w:val="20"/>
              <w:szCs w:val="20"/>
            </w:rPr>
            <w:instrText xml:space="preserve"> PAGE </w:instrText>
          </w:r>
          <w:r w:rsidRPr="0069465E">
            <w:rPr>
              <w:sz w:val="20"/>
              <w:szCs w:val="20"/>
            </w:rPr>
            <w:fldChar w:fldCharType="separate"/>
          </w:r>
          <w:r w:rsidR="00B4531D">
            <w:rPr>
              <w:noProof/>
              <w:sz w:val="20"/>
              <w:szCs w:val="20"/>
            </w:rPr>
            <w:t>64</w:t>
          </w:r>
          <w:r w:rsidRPr="0069465E">
            <w:rPr>
              <w:sz w:val="20"/>
              <w:szCs w:val="20"/>
            </w:rPr>
            <w:fldChar w:fldCharType="end"/>
          </w:r>
          <w:r w:rsidRPr="0069465E">
            <w:rPr>
              <w:sz w:val="20"/>
              <w:szCs w:val="20"/>
            </w:rPr>
            <w:t xml:space="preserve"> из </w:t>
          </w:r>
          <w:r w:rsidRPr="0069465E">
            <w:rPr>
              <w:sz w:val="20"/>
              <w:szCs w:val="20"/>
            </w:rPr>
            <w:fldChar w:fldCharType="begin"/>
          </w:r>
          <w:r w:rsidRPr="0069465E">
            <w:rPr>
              <w:sz w:val="20"/>
              <w:szCs w:val="20"/>
            </w:rPr>
            <w:instrText xml:space="preserve"> NUMPAGES </w:instrText>
          </w:r>
          <w:r w:rsidRPr="0069465E">
            <w:rPr>
              <w:sz w:val="20"/>
              <w:szCs w:val="20"/>
            </w:rPr>
            <w:fldChar w:fldCharType="separate"/>
          </w:r>
          <w:r w:rsidR="00B4531D">
            <w:rPr>
              <w:noProof/>
              <w:sz w:val="20"/>
              <w:szCs w:val="20"/>
            </w:rPr>
            <w:t>74</w:t>
          </w:r>
          <w:r w:rsidRPr="0069465E">
            <w:rPr>
              <w:sz w:val="20"/>
              <w:szCs w:val="20"/>
            </w:rPr>
            <w:fldChar w:fldCharType="end"/>
          </w:r>
        </w:p>
      </w:tc>
    </w:tr>
    <w:tr w:rsidR="007A1FD9" w:rsidRPr="0069465E" w14:paraId="789B90ED" w14:textId="77777777">
      <w:tc>
        <w:tcPr>
          <w:tcW w:w="8388" w:type="dxa"/>
          <w:tcMar>
            <w:top w:w="28" w:type="dxa"/>
            <w:bottom w:w="28" w:type="dxa"/>
          </w:tcMar>
        </w:tcPr>
        <w:p w14:paraId="788159B7" w14:textId="07302699" w:rsidR="007A1FD9" w:rsidRPr="00BD7D71" w:rsidRDefault="007A1FD9" w:rsidP="00B404E5">
          <w:pPr>
            <w:rPr>
              <w:sz w:val="18"/>
              <w:szCs w:val="20"/>
              <w:rPrChange w:id="1440" w:author="Victoria Shilina" w:date="2018-10-25T09:06:00Z">
                <w:rPr>
                  <w:sz w:val="20"/>
                  <w:szCs w:val="20"/>
                </w:rPr>
              </w:rPrChange>
            </w:rPr>
          </w:pPr>
          <w:r w:rsidRPr="00BD7D71">
            <w:rPr>
              <w:sz w:val="18"/>
              <w:szCs w:val="20"/>
              <w:rPrChange w:id="1441" w:author="Victoria Shilina" w:date="2018-10-25T09:06:00Z">
                <w:rPr>
                  <w:sz w:val="20"/>
                  <w:szCs w:val="20"/>
                </w:rPr>
              </w:rPrChange>
            </w:rPr>
            <w:t xml:space="preserve">Проект: </w:t>
          </w:r>
          <w:r w:rsidRPr="00BD7D71">
            <w:rPr>
              <w:sz w:val="18"/>
              <w:szCs w:val="20"/>
              <w:lang w:val="en-US"/>
              <w:rPrChange w:id="1442" w:author="Victoria Shilina" w:date="2018-10-25T09:06:00Z">
                <w:rPr>
                  <w:sz w:val="20"/>
                  <w:szCs w:val="20"/>
                  <w:lang w:val="en-US"/>
                </w:rPr>
              </w:rPrChange>
            </w:rPr>
            <w:t>ALN-1</w:t>
          </w:r>
          <w:r w:rsidRPr="00BD7D71">
            <w:rPr>
              <w:sz w:val="18"/>
              <w:szCs w:val="20"/>
              <w:rPrChange w:id="1443" w:author="Victoria Shilina" w:date="2018-10-25T09:06:00Z">
                <w:rPr>
                  <w:sz w:val="20"/>
                  <w:szCs w:val="20"/>
                </w:rPr>
              </w:rPrChange>
            </w:rPr>
            <w:fldChar w:fldCharType="begin"/>
          </w:r>
          <w:r w:rsidRPr="00BD7D71">
            <w:rPr>
              <w:sz w:val="18"/>
              <w:szCs w:val="20"/>
              <w:rPrChange w:id="1444" w:author="Victoria Shilina" w:date="2018-10-25T09:06:00Z">
                <w:rPr>
                  <w:sz w:val="20"/>
                  <w:szCs w:val="20"/>
                </w:rPr>
              </w:rPrChange>
            </w:rPr>
            <w:instrText xml:space="preserve"> SUBJECT   \* MERGEFORMAT </w:instrText>
          </w:r>
          <w:r w:rsidRPr="00BD7D71">
            <w:rPr>
              <w:sz w:val="18"/>
              <w:szCs w:val="20"/>
              <w:rPrChange w:id="1445" w:author="Victoria Shilina" w:date="2018-10-25T09:06:00Z">
                <w:rPr>
                  <w:sz w:val="20"/>
                  <w:szCs w:val="20"/>
                </w:rPr>
              </w:rPrChange>
            </w:rPr>
            <w:fldChar w:fldCharType="end"/>
          </w:r>
        </w:p>
      </w:tc>
      <w:tc>
        <w:tcPr>
          <w:tcW w:w="1908" w:type="dxa"/>
          <w:tcMar>
            <w:top w:w="28" w:type="dxa"/>
            <w:bottom w:w="28" w:type="dxa"/>
          </w:tcMar>
        </w:tcPr>
        <w:p w14:paraId="155BAA29" w14:textId="77777777" w:rsidR="007A1FD9" w:rsidRPr="0069465E" w:rsidRDefault="007A1FD9" w:rsidP="00EE0754">
          <w:pPr>
            <w:rPr>
              <w:sz w:val="20"/>
              <w:szCs w:val="20"/>
            </w:rPr>
          </w:pPr>
        </w:p>
      </w:tc>
    </w:tr>
  </w:tbl>
  <w:p w14:paraId="0313D07C" w14:textId="77777777" w:rsidR="007A1FD9" w:rsidRDefault="007A1FD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D50BEF" w14:textId="77777777" w:rsidR="00A93329" w:rsidRDefault="00A93329">
      <w:r>
        <w:separator/>
      </w:r>
    </w:p>
  </w:footnote>
  <w:footnote w:type="continuationSeparator" w:id="0">
    <w:p w14:paraId="5FF60A9C" w14:textId="77777777" w:rsidR="00A93329" w:rsidRDefault="00A933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4949" w:type="pct"/>
      <w:tblBorders>
        <w:bottom w:val="single" w:sz="8" w:space="0" w:color="auto"/>
      </w:tblBorders>
      <w:tblCellMar>
        <w:top w:w="28" w:type="dxa"/>
        <w:bottom w:w="28" w:type="dxa"/>
      </w:tblCellMar>
      <w:tblLook w:val="01E0" w:firstRow="1" w:lastRow="1" w:firstColumn="1" w:lastColumn="1" w:noHBand="0" w:noVBand="0"/>
    </w:tblPr>
    <w:tblGrid>
      <w:gridCol w:w="2716"/>
      <w:gridCol w:w="7373"/>
    </w:tblGrid>
    <w:tr w:rsidR="007A1FD9" w:rsidRPr="0069465E" w14:paraId="5DFCC88A" w14:textId="77777777">
      <w:tc>
        <w:tcPr>
          <w:tcW w:w="2809" w:type="dxa"/>
        </w:tcPr>
        <w:p w14:paraId="4CC89263" w14:textId="63959FF7" w:rsidR="007A1FD9" w:rsidRPr="0069465E" w:rsidRDefault="007A1FD9" w:rsidP="00D9052E">
          <w:pPr>
            <w:tabs>
              <w:tab w:val="center" w:pos="1161"/>
            </w:tabs>
            <w:rPr>
              <w:b/>
              <w:sz w:val="20"/>
              <w:szCs w:val="20"/>
            </w:rPr>
          </w:pPr>
          <w:r w:rsidRPr="0069465E">
            <w:rPr>
              <w:b/>
              <w:sz w:val="20"/>
              <w:szCs w:val="20"/>
            </w:rPr>
            <w:fldChar w:fldCharType="begin"/>
          </w:r>
          <w:r w:rsidRPr="0069465E">
            <w:rPr>
              <w:b/>
              <w:sz w:val="20"/>
              <w:szCs w:val="20"/>
            </w:rPr>
            <w:instrText xml:space="preserve"> DOCPROPERTY  Company  \* MERGEFORMAT </w:instrText>
          </w:r>
          <w:r w:rsidRPr="0069465E">
            <w:rPr>
              <w:b/>
              <w:sz w:val="20"/>
              <w:szCs w:val="20"/>
            </w:rPr>
            <w:fldChar w:fldCharType="separate"/>
          </w:r>
          <w:r>
            <w:rPr>
              <w:b/>
              <w:sz w:val="20"/>
              <w:szCs w:val="20"/>
            </w:rPr>
            <w:t>ООО "СОЛВО"</w:t>
          </w:r>
          <w:r w:rsidRPr="0069465E">
            <w:rPr>
              <w:b/>
              <w:sz w:val="20"/>
              <w:szCs w:val="20"/>
            </w:rPr>
            <w:fldChar w:fldCharType="end"/>
          </w:r>
          <w:r>
            <w:rPr>
              <w:b/>
              <w:sz w:val="20"/>
              <w:szCs w:val="20"/>
            </w:rPr>
            <w:tab/>
          </w:r>
        </w:p>
      </w:tc>
      <w:tc>
        <w:tcPr>
          <w:tcW w:w="7739" w:type="dxa"/>
        </w:tcPr>
        <w:p w14:paraId="45A4CA96" w14:textId="06EDAC71" w:rsidR="007A1FD9" w:rsidRPr="00582D1B" w:rsidRDefault="007A1FD9" w:rsidP="0069465E">
          <w:pPr>
            <w:jc w:val="right"/>
            <w:rPr>
              <w:noProof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"Заголовок 1;no level;no enumerate;Glava"  \* MERGEFORMAT </w:instrText>
          </w:r>
          <w:r>
            <w:rPr>
              <w:noProof/>
            </w:rPr>
            <w:fldChar w:fldCharType="separate"/>
          </w:r>
          <w:r w:rsidR="00B4531D">
            <w:rPr>
              <w:noProof/>
            </w:rPr>
            <w:t>Работа с проблемным товаром</w:t>
          </w:r>
          <w:r>
            <w:rPr>
              <w:noProof/>
            </w:rPr>
            <w:fldChar w:fldCharType="end"/>
          </w:r>
        </w:p>
      </w:tc>
    </w:tr>
  </w:tbl>
  <w:p w14:paraId="45A62D20" w14:textId="77777777" w:rsidR="007A1FD9" w:rsidRDefault="007A1FD9" w:rsidP="005C6FF8">
    <w:pPr>
      <w:pStyle w:val="a7"/>
    </w:pPr>
    <w:bookmarkStart w:id="1411" w:name="_Toc347760904"/>
    <w:bookmarkStart w:id="1412" w:name="_Toc297910339"/>
    <w:bookmarkStart w:id="1413" w:name="_Toc266462093"/>
    <w:bookmarkStart w:id="1414" w:name="_Toc264305470"/>
    <w:bookmarkStart w:id="1415" w:name="_Toc257293621"/>
    <w:bookmarkStart w:id="1416" w:name="_Toc84768854"/>
    <w:bookmarkStart w:id="1417" w:name="_Toc82862190"/>
    <w:bookmarkStart w:id="1418" w:name="_Toc82861629"/>
    <w:bookmarkStart w:id="1419" w:name="_Toc35760008"/>
    <w:bookmarkStart w:id="1420" w:name="_Toc347933664"/>
    <w:bookmarkEnd w:id="1411"/>
    <w:bookmarkEnd w:id="1412"/>
    <w:bookmarkEnd w:id="1413"/>
    <w:bookmarkEnd w:id="1414"/>
    <w:bookmarkEnd w:id="1415"/>
    <w:bookmarkEnd w:id="1416"/>
    <w:bookmarkEnd w:id="1417"/>
    <w:bookmarkEnd w:id="1418"/>
    <w:bookmarkEnd w:id="1419"/>
    <w:bookmarkEnd w:id="1420"/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6A137" w14:textId="77777777" w:rsidR="007A1FD9" w:rsidRDefault="007A1FD9" w:rsidP="00217AB6">
    <w:pPr>
      <w:pStyle w:val="a7"/>
      <w:tabs>
        <w:tab w:val="clear" w:pos="4677"/>
        <w:tab w:val="clear" w:pos="9355"/>
        <w:tab w:val="left" w:pos="3780"/>
      </w:tabs>
    </w:pPr>
    <w:r>
      <w:tab/>
    </w:r>
  </w:p>
  <w:p w14:paraId="528EFDE9" w14:textId="75F7DC98" w:rsidR="007A1FD9" w:rsidRDefault="007A1FD9" w:rsidP="00217AB6">
    <w:pPr>
      <w:pStyle w:val="a7"/>
      <w:tabs>
        <w:tab w:val="clear" w:pos="4677"/>
        <w:tab w:val="clear" w:pos="9355"/>
        <w:tab w:val="left" w:pos="378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1" w15:restartNumberingAfterBreak="0">
    <w:nsid w:val="0000000A"/>
    <w:multiLevelType w:val="singleLevel"/>
    <w:tmpl w:val="0000000A"/>
    <w:name w:val="WW8Num21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</w:abstractNum>
  <w:abstractNum w:abstractNumId="2" w15:restartNumberingAfterBreak="0">
    <w:nsid w:val="00000011"/>
    <w:multiLevelType w:val="multilevel"/>
    <w:tmpl w:val="00000011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00012"/>
    <w:multiLevelType w:val="singleLevel"/>
    <w:tmpl w:val="00000012"/>
    <w:name w:val="WW8Num2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</w:abstractNum>
  <w:abstractNum w:abstractNumId="4" w15:restartNumberingAfterBreak="0">
    <w:nsid w:val="00000014"/>
    <w:multiLevelType w:val="multilevel"/>
    <w:tmpl w:val="00000014"/>
    <w:name w:val="WW8Num1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018383C"/>
    <w:multiLevelType w:val="hybridMultilevel"/>
    <w:tmpl w:val="458C5948"/>
    <w:name w:val="WW8Num18"/>
    <w:lvl w:ilvl="0" w:tplc="4E94E24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FAA002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F34BDE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F1435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9701FE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C4CA7A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6E44AF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4A26F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B1D6CB7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2BC0562"/>
    <w:multiLevelType w:val="multilevel"/>
    <w:tmpl w:val="351498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035054B8"/>
    <w:multiLevelType w:val="hybridMultilevel"/>
    <w:tmpl w:val="A3683E52"/>
    <w:name w:val="WW8Num20"/>
    <w:lvl w:ilvl="0" w:tplc="44804A60">
      <w:start w:val="1"/>
      <w:numFmt w:val="decimal"/>
      <w:lvlText w:val="%1."/>
      <w:lvlJc w:val="left"/>
      <w:pPr>
        <w:tabs>
          <w:tab w:val="num" w:pos="899"/>
        </w:tabs>
        <w:ind w:left="899" w:hanging="360"/>
      </w:pPr>
      <w:rPr>
        <w:rFonts w:hint="default"/>
      </w:rPr>
    </w:lvl>
    <w:lvl w:ilvl="1" w:tplc="C23E562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B0F4FEE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34BC9A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3BA1D3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5A8F97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881B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6AA905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4DA57E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3E62C75"/>
    <w:multiLevelType w:val="hybridMultilevel"/>
    <w:tmpl w:val="65DC01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47F37F9"/>
    <w:multiLevelType w:val="hybridMultilevel"/>
    <w:tmpl w:val="0280622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64D79CC"/>
    <w:multiLevelType w:val="hybridMultilevel"/>
    <w:tmpl w:val="8FDEE5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074877E9"/>
    <w:multiLevelType w:val="hybridMultilevel"/>
    <w:tmpl w:val="0CAEE3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7BF69E9"/>
    <w:multiLevelType w:val="hybridMultilevel"/>
    <w:tmpl w:val="966082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B6718EA"/>
    <w:multiLevelType w:val="hybridMultilevel"/>
    <w:tmpl w:val="525E559E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14" w15:restartNumberingAfterBreak="0">
    <w:nsid w:val="0C391FC0"/>
    <w:multiLevelType w:val="hybridMultilevel"/>
    <w:tmpl w:val="C67890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8B2DCC"/>
    <w:multiLevelType w:val="multilevel"/>
    <w:tmpl w:val="E71CBC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0E2B30CD"/>
    <w:multiLevelType w:val="hybridMultilevel"/>
    <w:tmpl w:val="E4D2F1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0082A9F"/>
    <w:multiLevelType w:val="multilevel"/>
    <w:tmpl w:val="62060A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8" w15:restartNumberingAfterBreak="0">
    <w:nsid w:val="102C2A65"/>
    <w:multiLevelType w:val="hybridMultilevel"/>
    <w:tmpl w:val="4516C65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10485068"/>
    <w:multiLevelType w:val="hybridMultilevel"/>
    <w:tmpl w:val="D99AA788"/>
    <w:lvl w:ilvl="0" w:tplc="0419000F">
      <w:start w:val="1"/>
      <w:numFmt w:val="decimal"/>
      <w:lvlText w:val="%1."/>
      <w:lvlJc w:val="left"/>
      <w:pPr>
        <w:ind w:left="1259" w:hanging="360"/>
      </w:pPr>
    </w:lvl>
    <w:lvl w:ilvl="1" w:tplc="04190019" w:tentative="1">
      <w:start w:val="1"/>
      <w:numFmt w:val="lowerLetter"/>
      <w:lvlText w:val="%2."/>
      <w:lvlJc w:val="left"/>
      <w:pPr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ind w:left="7019" w:hanging="180"/>
      </w:pPr>
    </w:lvl>
  </w:abstractNum>
  <w:abstractNum w:abstractNumId="20" w15:restartNumberingAfterBreak="0">
    <w:nsid w:val="10BD5376"/>
    <w:multiLevelType w:val="hybridMultilevel"/>
    <w:tmpl w:val="C67890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0FA784A"/>
    <w:multiLevelType w:val="hybridMultilevel"/>
    <w:tmpl w:val="09CAD9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10F1C2C"/>
    <w:multiLevelType w:val="hybridMultilevel"/>
    <w:tmpl w:val="62D2AA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111669A"/>
    <w:multiLevelType w:val="hybridMultilevel"/>
    <w:tmpl w:val="8B20ACC0"/>
    <w:lvl w:ilvl="0" w:tplc="040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  <w:color w:val="auto"/>
      </w:rPr>
    </w:lvl>
    <w:lvl w:ilvl="1" w:tplc="0409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FBE8F38">
      <w:numFmt w:val="decimal"/>
      <w:suff w:val="space"/>
      <w:lvlText w:val="%4."/>
      <w:lvlJc w:val="left"/>
      <w:pPr>
        <w:ind w:left="45" w:firstLine="494"/>
      </w:pPr>
      <w:rPr>
        <w:rFonts w:hint="default"/>
      </w:rPr>
    </w:lvl>
    <w:lvl w:ilvl="4" w:tplc="04090003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11A8122C"/>
    <w:multiLevelType w:val="multilevel"/>
    <w:tmpl w:val="B4826B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5" w15:restartNumberingAfterBreak="0">
    <w:nsid w:val="12A453DC"/>
    <w:multiLevelType w:val="multilevel"/>
    <w:tmpl w:val="9274DB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6" w15:restartNumberingAfterBreak="0">
    <w:nsid w:val="14442810"/>
    <w:multiLevelType w:val="hybridMultilevel"/>
    <w:tmpl w:val="4E42D33E"/>
    <w:lvl w:ilvl="0" w:tplc="0419000F">
      <w:start w:val="1"/>
      <w:numFmt w:val="decimal"/>
      <w:lvlText w:val="%1."/>
      <w:lvlJc w:val="left"/>
      <w:pPr>
        <w:ind w:left="1259" w:hanging="360"/>
      </w:pPr>
    </w:lvl>
    <w:lvl w:ilvl="1" w:tplc="04190019" w:tentative="1">
      <w:start w:val="1"/>
      <w:numFmt w:val="lowerLetter"/>
      <w:lvlText w:val="%2."/>
      <w:lvlJc w:val="left"/>
      <w:pPr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ind w:left="7019" w:hanging="180"/>
      </w:pPr>
    </w:lvl>
  </w:abstractNum>
  <w:abstractNum w:abstractNumId="27" w15:restartNumberingAfterBreak="0">
    <w:nsid w:val="151E5373"/>
    <w:multiLevelType w:val="multilevel"/>
    <w:tmpl w:val="953E009C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5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080" w:hanging="1800"/>
      </w:pPr>
      <w:rPr>
        <w:rFonts w:hint="default"/>
      </w:rPr>
    </w:lvl>
  </w:abstractNum>
  <w:abstractNum w:abstractNumId="28" w15:restartNumberingAfterBreak="0">
    <w:nsid w:val="154405AC"/>
    <w:multiLevelType w:val="hybridMultilevel"/>
    <w:tmpl w:val="2B1E9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6433ECF"/>
    <w:multiLevelType w:val="hybridMultilevel"/>
    <w:tmpl w:val="2E7801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8FF3100"/>
    <w:multiLevelType w:val="hybridMultilevel"/>
    <w:tmpl w:val="D728A3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9AD3C95"/>
    <w:multiLevelType w:val="hybridMultilevel"/>
    <w:tmpl w:val="9EE42AE0"/>
    <w:lvl w:ilvl="0" w:tplc="9C4802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19C3145D"/>
    <w:multiLevelType w:val="hybridMultilevel"/>
    <w:tmpl w:val="4E42D33E"/>
    <w:lvl w:ilvl="0" w:tplc="0419000F">
      <w:start w:val="1"/>
      <w:numFmt w:val="decimal"/>
      <w:lvlText w:val="%1."/>
      <w:lvlJc w:val="left"/>
      <w:pPr>
        <w:ind w:left="1259" w:hanging="360"/>
      </w:pPr>
    </w:lvl>
    <w:lvl w:ilvl="1" w:tplc="04190019" w:tentative="1">
      <w:start w:val="1"/>
      <w:numFmt w:val="lowerLetter"/>
      <w:lvlText w:val="%2."/>
      <w:lvlJc w:val="left"/>
      <w:pPr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ind w:left="7019" w:hanging="180"/>
      </w:pPr>
    </w:lvl>
  </w:abstractNum>
  <w:abstractNum w:abstractNumId="33" w15:restartNumberingAfterBreak="0">
    <w:nsid w:val="19EA4A99"/>
    <w:multiLevelType w:val="hybridMultilevel"/>
    <w:tmpl w:val="123A7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C91293C"/>
    <w:multiLevelType w:val="multilevel"/>
    <w:tmpl w:val="3B3865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87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6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5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9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01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400" w:hanging="1800"/>
      </w:pPr>
      <w:rPr>
        <w:rFonts w:hint="default"/>
      </w:rPr>
    </w:lvl>
  </w:abstractNum>
  <w:abstractNum w:abstractNumId="35" w15:restartNumberingAfterBreak="0">
    <w:nsid w:val="1D9E7F4B"/>
    <w:multiLevelType w:val="multilevel"/>
    <w:tmpl w:val="3B3865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87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6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5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9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01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400" w:hanging="1800"/>
      </w:pPr>
      <w:rPr>
        <w:rFonts w:hint="default"/>
      </w:rPr>
    </w:lvl>
  </w:abstractNum>
  <w:abstractNum w:abstractNumId="36" w15:restartNumberingAfterBreak="0">
    <w:nsid w:val="1FA705AE"/>
    <w:multiLevelType w:val="hybridMultilevel"/>
    <w:tmpl w:val="8676F3B6"/>
    <w:lvl w:ilvl="0" w:tplc="0419000F">
      <w:start w:val="1"/>
      <w:numFmt w:val="decimal"/>
      <w:lvlText w:val="%1."/>
      <w:lvlJc w:val="left"/>
      <w:pPr>
        <w:tabs>
          <w:tab w:val="num" w:pos="1259"/>
        </w:tabs>
        <w:ind w:left="1259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979"/>
        </w:tabs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99"/>
        </w:tabs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19"/>
        </w:tabs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39"/>
        </w:tabs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59"/>
        </w:tabs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79"/>
        </w:tabs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99"/>
        </w:tabs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19"/>
        </w:tabs>
        <w:ind w:left="7019" w:hanging="180"/>
      </w:pPr>
    </w:lvl>
  </w:abstractNum>
  <w:abstractNum w:abstractNumId="37" w15:restartNumberingAfterBreak="0">
    <w:nsid w:val="214F1062"/>
    <w:multiLevelType w:val="multilevel"/>
    <w:tmpl w:val="6D2810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8" w15:restartNumberingAfterBreak="0">
    <w:nsid w:val="218061D3"/>
    <w:multiLevelType w:val="hybridMultilevel"/>
    <w:tmpl w:val="0CE4F7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4CB4AF1"/>
    <w:multiLevelType w:val="hybridMultilevel"/>
    <w:tmpl w:val="A17EDA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25137276"/>
    <w:multiLevelType w:val="hybridMultilevel"/>
    <w:tmpl w:val="F5987E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55D07D3"/>
    <w:multiLevelType w:val="hybridMultilevel"/>
    <w:tmpl w:val="3A7ACD92"/>
    <w:lvl w:ilvl="0" w:tplc="0419000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2629255D"/>
    <w:multiLevelType w:val="hybridMultilevel"/>
    <w:tmpl w:val="BC6886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92362E1"/>
    <w:multiLevelType w:val="hybridMultilevel"/>
    <w:tmpl w:val="56601878"/>
    <w:lvl w:ilvl="0" w:tplc="04190001">
      <w:start w:val="1"/>
      <w:numFmt w:val="bullet"/>
      <w:lvlText w:val=""/>
      <w:lvlJc w:val="left"/>
      <w:pPr>
        <w:ind w:left="13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abstractNum w:abstractNumId="44" w15:restartNumberingAfterBreak="0">
    <w:nsid w:val="2B186A42"/>
    <w:multiLevelType w:val="hybridMultilevel"/>
    <w:tmpl w:val="53EABA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B4C2E44"/>
    <w:multiLevelType w:val="multilevel"/>
    <w:tmpl w:val="E6AE524C"/>
    <w:lvl w:ilvl="0">
      <w:start w:val="1"/>
      <w:numFmt w:val="decimal"/>
      <w:pStyle w:val="1"/>
      <w:suff w:val="space"/>
      <w:lvlText w:val="%1.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nothing"/>
      <w:lvlText w:val="%1.%2. "/>
      <w:lvlJc w:val="left"/>
      <w:pPr>
        <w:ind w:left="8647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suff w:val="nothing"/>
      <w:lvlText w:val="%1.%2.%3. "/>
      <w:lvlJc w:val="left"/>
      <w:pPr>
        <w:ind w:left="5954" w:firstLine="0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  <w:b/>
        <w:lang w:val="ru-RU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46" w15:restartNumberingAfterBreak="0">
    <w:nsid w:val="2D735B59"/>
    <w:multiLevelType w:val="hybridMultilevel"/>
    <w:tmpl w:val="703E5A26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7" w15:restartNumberingAfterBreak="0">
    <w:nsid w:val="30740D2C"/>
    <w:multiLevelType w:val="hybridMultilevel"/>
    <w:tmpl w:val="282EF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0823AA6"/>
    <w:multiLevelType w:val="hybridMultilevel"/>
    <w:tmpl w:val="4E42D33E"/>
    <w:lvl w:ilvl="0" w:tplc="0419000F">
      <w:start w:val="1"/>
      <w:numFmt w:val="decimal"/>
      <w:lvlText w:val="%1."/>
      <w:lvlJc w:val="left"/>
      <w:pPr>
        <w:ind w:left="1259" w:hanging="360"/>
      </w:pPr>
    </w:lvl>
    <w:lvl w:ilvl="1" w:tplc="04190019">
      <w:start w:val="1"/>
      <w:numFmt w:val="lowerLetter"/>
      <w:lvlText w:val="%2."/>
      <w:lvlJc w:val="left"/>
      <w:pPr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ind w:left="7019" w:hanging="180"/>
      </w:pPr>
    </w:lvl>
  </w:abstractNum>
  <w:abstractNum w:abstractNumId="49" w15:restartNumberingAfterBreak="0">
    <w:nsid w:val="31E019B1"/>
    <w:multiLevelType w:val="multilevel"/>
    <w:tmpl w:val="62060A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0" w15:restartNumberingAfterBreak="0">
    <w:nsid w:val="3358036C"/>
    <w:multiLevelType w:val="multilevel"/>
    <w:tmpl w:val="592A20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1" w15:restartNumberingAfterBreak="0">
    <w:nsid w:val="33A75D3E"/>
    <w:multiLevelType w:val="hybridMultilevel"/>
    <w:tmpl w:val="A1A4AD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4E563E3"/>
    <w:multiLevelType w:val="hybridMultilevel"/>
    <w:tmpl w:val="7FCAE8F2"/>
    <w:lvl w:ilvl="0" w:tplc="041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3" w15:restartNumberingAfterBreak="0">
    <w:nsid w:val="34EC10AD"/>
    <w:multiLevelType w:val="hybridMultilevel"/>
    <w:tmpl w:val="BCEA0BA0"/>
    <w:lvl w:ilvl="0" w:tplc="9F947138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19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1B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F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54" w15:restartNumberingAfterBreak="0">
    <w:nsid w:val="37520006"/>
    <w:multiLevelType w:val="hybridMultilevel"/>
    <w:tmpl w:val="2A08F782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55" w15:restartNumberingAfterBreak="0">
    <w:nsid w:val="381258FD"/>
    <w:multiLevelType w:val="hybridMultilevel"/>
    <w:tmpl w:val="4516C65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6" w15:restartNumberingAfterBreak="0">
    <w:nsid w:val="3897409B"/>
    <w:multiLevelType w:val="hybridMultilevel"/>
    <w:tmpl w:val="8676F3B6"/>
    <w:lvl w:ilvl="0" w:tplc="0419000F">
      <w:start w:val="1"/>
      <w:numFmt w:val="decimal"/>
      <w:lvlText w:val="%1."/>
      <w:lvlJc w:val="left"/>
      <w:pPr>
        <w:tabs>
          <w:tab w:val="num" w:pos="1259"/>
        </w:tabs>
        <w:ind w:left="1259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979"/>
        </w:tabs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99"/>
        </w:tabs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19"/>
        </w:tabs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39"/>
        </w:tabs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59"/>
        </w:tabs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79"/>
        </w:tabs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99"/>
        </w:tabs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19"/>
        </w:tabs>
        <w:ind w:left="7019" w:hanging="180"/>
      </w:pPr>
    </w:lvl>
  </w:abstractNum>
  <w:abstractNum w:abstractNumId="57" w15:restartNumberingAfterBreak="0">
    <w:nsid w:val="39FA6CA7"/>
    <w:multiLevelType w:val="hybridMultilevel"/>
    <w:tmpl w:val="A9942D5E"/>
    <w:lvl w:ilvl="0" w:tplc="5E0C47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A854E6D"/>
    <w:multiLevelType w:val="multilevel"/>
    <w:tmpl w:val="4E4886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9" w15:restartNumberingAfterBreak="0">
    <w:nsid w:val="3AED4A71"/>
    <w:multiLevelType w:val="hybridMultilevel"/>
    <w:tmpl w:val="F836EA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C49061C"/>
    <w:multiLevelType w:val="hybridMultilevel"/>
    <w:tmpl w:val="B6E8689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FC94C75"/>
    <w:multiLevelType w:val="hybridMultilevel"/>
    <w:tmpl w:val="D1A65FFE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62" w15:restartNumberingAfterBreak="0">
    <w:nsid w:val="3FE97CC1"/>
    <w:multiLevelType w:val="hybridMultilevel"/>
    <w:tmpl w:val="BD4C845C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63" w15:restartNumberingAfterBreak="0">
    <w:nsid w:val="40B81BED"/>
    <w:multiLevelType w:val="hybridMultilevel"/>
    <w:tmpl w:val="084A648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4" w15:restartNumberingAfterBreak="0">
    <w:nsid w:val="429D339C"/>
    <w:multiLevelType w:val="hybridMultilevel"/>
    <w:tmpl w:val="69A0AEA0"/>
    <w:lvl w:ilvl="0" w:tplc="FFFFFFFF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65" w15:restartNumberingAfterBreak="0">
    <w:nsid w:val="44164DF5"/>
    <w:multiLevelType w:val="hybridMultilevel"/>
    <w:tmpl w:val="082859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441E7FD3"/>
    <w:multiLevelType w:val="multilevel"/>
    <w:tmpl w:val="3B3865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87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6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5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9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01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400" w:hanging="1800"/>
      </w:pPr>
      <w:rPr>
        <w:rFonts w:hint="default"/>
      </w:rPr>
    </w:lvl>
  </w:abstractNum>
  <w:abstractNum w:abstractNumId="67" w15:restartNumberingAfterBreak="0">
    <w:nsid w:val="447E5E27"/>
    <w:multiLevelType w:val="multilevel"/>
    <w:tmpl w:val="62060A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8" w15:restartNumberingAfterBreak="0">
    <w:nsid w:val="45DD0212"/>
    <w:multiLevelType w:val="hybridMultilevel"/>
    <w:tmpl w:val="38625F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9" w15:restartNumberingAfterBreak="0">
    <w:nsid w:val="46556B41"/>
    <w:multiLevelType w:val="hybridMultilevel"/>
    <w:tmpl w:val="4E42D33E"/>
    <w:lvl w:ilvl="0" w:tplc="0419000F">
      <w:start w:val="1"/>
      <w:numFmt w:val="decimal"/>
      <w:lvlText w:val="%1."/>
      <w:lvlJc w:val="left"/>
      <w:pPr>
        <w:ind w:left="1259" w:hanging="360"/>
      </w:pPr>
    </w:lvl>
    <w:lvl w:ilvl="1" w:tplc="04190019">
      <w:start w:val="1"/>
      <w:numFmt w:val="lowerLetter"/>
      <w:lvlText w:val="%2."/>
      <w:lvlJc w:val="left"/>
      <w:pPr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ind w:left="7019" w:hanging="180"/>
      </w:pPr>
    </w:lvl>
  </w:abstractNum>
  <w:abstractNum w:abstractNumId="70" w15:restartNumberingAfterBreak="0">
    <w:nsid w:val="472522AE"/>
    <w:multiLevelType w:val="hybridMultilevel"/>
    <w:tmpl w:val="4620A3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 w15:restartNumberingAfterBreak="0">
    <w:nsid w:val="4980693D"/>
    <w:multiLevelType w:val="hybridMultilevel"/>
    <w:tmpl w:val="3A7ACD92"/>
    <w:lvl w:ilvl="0" w:tplc="0419000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2" w15:restartNumberingAfterBreak="0">
    <w:nsid w:val="49F63530"/>
    <w:multiLevelType w:val="hybridMultilevel"/>
    <w:tmpl w:val="5ECAED64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73" w15:restartNumberingAfterBreak="0">
    <w:nsid w:val="4A0034E0"/>
    <w:multiLevelType w:val="hybridMultilevel"/>
    <w:tmpl w:val="5D24C87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4" w15:restartNumberingAfterBreak="0">
    <w:nsid w:val="4BAA0184"/>
    <w:multiLevelType w:val="multilevel"/>
    <w:tmpl w:val="AE40538C"/>
    <w:lvl w:ilvl="0">
      <w:start w:val="1"/>
      <w:numFmt w:val="upperLetter"/>
      <w:suff w:val="space"/>
      <w:lvlText w:val="Приложение %1.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ppendix2"/>
      <w:suff w:val="nothing"/>
      <w:lvlText w:val="%1.%2.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Appendix3"/>
      <w:suff w:val="nothing"/>
      <w:lvlText w:val="%1.%2.%3. "/>
      <w:lvlJc w:val="left"/>
      <w:pPr>
        <w:ind w:left="360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  <w:b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75" w15:restartNumberingAfterBreak="0">
    <w:nsid w:val="4C052640"/>
    <w:multiLevelType w:val="hybridMultilevel"/>
    <w:tmpl w:val="4E42D33E"/>
    <w:lvl w:ilvl="0" w:tplc="0419000F">
      <w:start w:val="1"/>
      <w:numFmt w:val="decimal"/>
      <w:lvlText w:val="%1."/>
      <w:lvlJc w:val="left"/>
      <w:pPr>
        <w:ind w:left="1259" w:hanging="360"/>
      </w:pPr>
    </w:lvl>
    <w:lvl w:ilvl="1" w:tplc="04190019" w:tentative="1">
      <w:start w:val="1"/>
      <w:numFmt w:val="lowerLetter"/>
      <w:lvlText w:val="%2."/>
      <w:lvlJc w:val="left"/>
      <w:pPr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ind w:left="7019" w:hanging="180"/>
      </w:pPr>
    </w:lvl>
  </w:abstractNum>
  <w:abstractNum w:abstractNumId="76" w15:restartNumberingAfterBreak="0">
    <w:nsid w:val="4D417C60"/>
    <w:multiLevelType w:val="hybridMultilevel"/>
    <w:tmpl w:val="6F4295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4E0B44E6"/>
    <w:multiLevelType w:val="hybridMultilevel"/>
    <w:tmpl w:val="85101C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4EB2416F"/>
    <w:multiLevelType w:val="multilevel"/>
    <w:tmpl w:val="09486A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9" w15:restartNumberingAfterBreak="0">
    <w:nsid w:val="4EC35B61"/>
    <w:multiLevelType w:val="hybridMultilevel"/>
    <w:tmpl w:val="FB42DE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4F925762"/>
    <w:multiLevelType w:val="multilevel"/>
    <w:tmpl w:val="2C3A0CAA"/>
    <w:lvl w:ilvl="0">
      <w:start w:val="6"/>
      <w:numFmt w:val="decimal"/>
      <w:lvlText w:val="%1"/>
      <w:lvlJc w:val="left"/>
      <w:pPr>
        <w:ind w:left="795" w:hanging="79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7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81" w15:restartNumberingAfterBreak="0">
    <w:nsid w:val="50F04B64"/>
    <w:multiLevelType w:val="hybridMultilevel"/>
    <w:tmpl w:val="D524656A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82" w15:restartNumberingAfterBreak="0">
    <w:nsid w:val="510F69CD"/>
    <w:multiLevelType w:val="multilevel"/>
    <w:tmpl w:val="D20A585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hint="default"/>
      </w:rPr>
    </w:lvl>
  </w:abstractNum>
  <w:abstractNum w:abstractNumId="83" w15:restartNumberingAfterBreak="0">
    <w:nsid w:val="52F4240A"/>
    <w:multiLevelType w:val="multilevel"/>
    <w:tmpl w:val="3B3865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87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6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5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9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01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400" w:hanging="1800"/>
      </w:pPr>
      <w:rPr>
        <w:rFonts w:hint="default"/>
      </w:rPr>
    </w:lvl>
  </w:abstractNum>
  <w:abstractNum w:abstractNumId="84" w15:restartNumberingAfterBreak="0">
    <w:nsid w:val="532E4B02"/>
    <w:multiLevelType w:val="hybridMultilevel"/>
    <w:tmpl w:val="C67890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53483F68"/>
    <w:multiLevelType w:val="hybridMultilevel"/>
    <w:tmpl w:val="BCF8F9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3E665BE"/>
    <w:multiLevelType w:val="hybridMultilevel"/>
    <w:tmpl w:val="256AD470"/>
    <w:lvl w:ilvl="0" w:tplc="02469DEE">
      <w:start w:val="1"/>
      <w:numFmt w:val="decimal"/>
      <w:lvlText w:val="%1.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87" w15:restartNumberingAfterBreak="0">
    <w:nsid w:val="54976EC9"/>
    <w:multiLevelType w:val="hybridMultilevel"/>
    <w:tmpl w:val="E418FF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A45082">
      <w:numFmt w:val="bullet"/>
      <w:lvlText w:val="-"/>
      <w:lvlJc w:val="left"/>
      <w:pPr>
        <w:ind w:left="1440" w:hanging="360"/>
      </w:pPr>
      <w:rPr>
        <w:rFonts w:ascii="Times New Roman" w:eastAsia="Times CYR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55F30B71"/>
    <w:multiLevelType w:val="multilevel"/>
    <w:tmpl w:val="B6EE5D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9" w15:restartNumberingAfterBreak="0">
    <w:nsid w:val="566B0C22"/>
    <w:multiLevelType w:val="hybridMultilevel"/>
    <w:tmpl w:val="4C363E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575F10A0"/>
    <w:multiLevelType w:val="hybridMultilevel"/>
    <w:tmpl w:val="DD824A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576F0007"/>
    <w:multiLevelType w:val="hybridMultilevel"/>
    <w:tmpl w:val="87A092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58201339"/>
    <w:multiLevelType w:val="multilevel"/>
    <w:tmpl w:val="32A8CD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93" w15:restartNumberingAfterBreak="0">
    <w:nsid w:val="58840242"/>
    <w:multiLevelType w:val="hybridMultilevel"/>
    <w:tmpl w:val="C340EAA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4" w15:restartNumberingAfterBreak="0">
    <w:nsid w:val="5ABF13AF"/>
    <w:multiLevelType w:val="multilevel"/>
    <w:tmpl w:val="953E009C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5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080" w:hanging="1800"/>
      </w:pPr>
      <w:rPr>
        <w:rFonts w:hint="default"/>
      </w:rPr>
    </w:lvl>
  </w:abstractNum>
  <w:abstractNum w:abstractNumId="95" w15:restartNumberingAfterBreak="0">
    <w:nsid w:val="5ACE6864"/>
    <w:multiLevelType w:val="multilevel"/>
    <w:tmpl w:val="90103076"/>
    <w:lvl w:ilvl="0">
      <w:start w:val="1"/>
      <w:numFmt w:val="decimal"/>
      <w:pStyle w:val="a"/>
      <w:suff w:val="space"/>
      <w:lvlText w:val="Статья %1."/>
      <w:lvlJc w:val="left"/>
      <w:pPr>
        <w:ind w:left="720" w:hanging="720"/>
      </w:pPr>
    </w:lvl>
    <w:lvl w:ilvl="1">
      <w:start w:val="2"/>
      <w:numFmt w:val="decimal"/>
      <w:pStyle w:val="a0"/>
      <w:lvlText w:val="%1.%2."/>
      <w:lvlJc w:val="left"/>
      <w:pPr>
        <w:tabs>
          <w:tab w:val="num" w:pos="0"/>
        </w:tabs>
        <w:ind w:left="567" w:hanging="567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134" w:hanging="567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871" w:hanging="737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6" w15:restartNumberingAfterBreak="0">
    <w:nsid w:val="5B3B40F5"/>
    <w:multiLevelType w:val="hybridMultilevel"/>
    <w:tmpl w:val="29C60E52"/>
    <w:lvl w:ilvl="0" w:tplc="CDC82066">
      <w:start w:val="1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  <w:b/>
        <w:color w:val="000000"/>
        <w:sz w:val="20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97" w15:restartNumberingAfterBreak="0">
    <w:nsid w:val="5C190172"/>
    <w:multiLevelType w:val="multilevel"/>
    <w:tmpl w:val="8B748A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98" w15:restartNumberingAfterBreak="0">
    <w:nsid w:val="5E8900DB"/>
    <w:multiLevelType w:val="hybridMultilevel"/>
    <w:tmpl w:val="F1CA8C72"/>
    <w:lvl w:ilvl="0" w:tplc="35682B1A">
      <w:start w:val="1"/>
      <w:numFmt w:val="decimal"/>
      <w:lvlText w:val="%1.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99" w15:restartNumberingAfterBreak="0">
    <w:nsid w:val="5F3E11AE"/>
    <w:multiLevelType w:val="hybridMultilevel"/>
    <w:tmpl w:val="CC10FE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3BD1599"/>
    <w:multiLevelType w:val="hybridMultilevel"/>
    <w:tmpl w:val="686C6870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63CD761C"/>
    <w:multiLevelType w:val="multilevel"/>
    <w:tmpl w:val="3146D0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2" w15:restartNumberingAfterBreak="0">
    <w:nsid w:val="64433A87"/>
    <w:multiLevelType w:val="hybridMultilevel"/>
    <w:tmpl w:val="8676F3B6"/>
    <w:lvl w:ilvl="0" w:tplc="0419000F">
      <w:start w:val="1"/>
      <w:numFmt w:val="decimal"/>
      <w:lvlText w:val="%1."/>
      <w:lvlJc w:val="left"/>
      <w:pPr>
        <w:tabs>
          <w:tab w:val="num" w:pos="1259"/>
        </w:tabs>
        <w:ind w:left="1259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979"/>
        </w:tabs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99"/>
        </w:tabs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19"/>
        </w:tabs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39"/>
        </w:tabs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59"/>
        </w:tabs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79"/>
        </w:tabs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99"/>
        </w:tabs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19"/>
        </w:tabs>
        <w:ind w:left="7019" w:hanging="180"/>
      </w:pPr>
    </w:lvl>
  </w:abstractNum>
  <w:abstractNum w:abstractNumId="103" w15:restartNumberingAfterBreak="0">
    <w:nsid w:val="66521CED"/>
    <w:multiLevelType w:val="hybridMultilevel"/>
    <w:tmpl w:val="8676F3B6"/>
    <w:lvl w:ilvl="0" w:tplc="0419000F">
      <w:start w:val="1"/>
      <w:numFmt w:val="decimal"/>
      <w:lvlText w:val="%1."/>
      <w:lvlJc w:val="left"/>
      <w:pPr>
        <w:tabs>
          <w:tab w:val="num" w:pos="1259"/>
        </w:tabs>
        <w:ind w:left="1259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979"/>
        </w:tabs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99"/>
        </w:tabs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19"/>
        </w:tabs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39"/>
        </w:tabs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59"/>
        </w:tabs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79"/>
        </w:tabs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99"/>
        </w:tabs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19"/>
        </w:tabs>
        <w:ind w:left="7019" w:hanging="180"/>
      </w:pPr>
    </w:lvl>
  </w:abstractNum>
  <w:abstractNum w:abstractNumId="104" w15:restartNumberingAfterBreak="0">
    <w:nsid w:val="69007F88"/>
    <w:multiLevelType w:val="hybridMultilevel"/>
    <w:tmpl w:val="3A7E80DC"/>
    <w:lvl w:ilvl="0" w:tplc="FFFFFFFF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105" w15:restartNumberingAfterBreak="0">
    <w:nsid w:val="6A8B2D37"/>
    <w:multiLevelType w:val="hybridMultilevel"/>
    <w:tmpl w:val="A7E8E9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6" w15:restartNumberingAfterBreak="0">
    <w:nsid w:val="6AC30FA1"/>
    <w:multiLevelType w:val="hybridMultilevel"/>
    <w:tmpl w:val="BA42FCB6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107" w15:restartNumberingAfterBreak="0">
    <w:nsid w:val="6C6E095F"/>
    <w:multiLevelType w:val="hybridMultilevel"/>
    <w:tmpl w:val="76A87C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8" w15:restartNumberingAfterBreak="0">
    <w:nsid w:val="6C8B545B"/>
    <w:multiLevelType w:val="hybridMultilevel"/>
    <w:tmpl w:val="3DD8FEDA"/>
    <w:lvl w:ilvl="0" w:tplc="AFC83E78">
      <w:start w:val="1"/>
      <w:numFmt w:val="decimal"/>
      <w:lvlText w:val="8.13.%1"/>
      <w:lvlJc w:val="left"/>
      <w:pPr>
        <w:ind w:left="862" w:hanging="360"/>
      </w:pPr>
      <w:rPr>
        <w:rFonts w:ascii="Arial" w:hAnsi="Arial" w:cs="Arial" w:hint="default"/>
        <w:b/>
        <w:i w:val="0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9" w15:restartNumberingAfterBreak="0">
    <w:nsid w:val="6C9D18D0"/>
    <w:multiLevelType w:val="hybridMultilevel"/>
    <w:tmpl w:val="80CC7D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6CAD79C0"/>
    <w:multiLevelType w:val="multilevel"/>
    <w:tmpl w:val="FB2C702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111" w15:restartNumberingAfterBreak="0">
    <w:nsid w:val="6CE72F84"/>
    <w:multiLevelType w:val="hybridMultilevel"/>
    <w:tmpl w:val="B394DC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6D4258A6"/>
    <w:multiLevelType w:val="hybridMultilevel"/>
    <w:tmpl w:val="3A622E9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3" w15:restartNumberingAfterBreak="0">
    <w:nsid w:val="6F473D32"/>
    <w:multiLevelType w:val="hybridMultilevel"/>
    <w:tmpl w:val="C7A80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70966C94"/>
    <w:multiLevelType w:val="hybridMultilevel"/>
    <w:tmpl w:val="642EC1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716036AC"/>
    <w:multiLevelType w:val="multilevel"/>
    <w:tmpl w:val="62060A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6" w15:restartNumberingAfterBreak="0">
    <w:nsid w:val="72EF799A"/>
    <w:multiLevelType w:val="hybridMultilevel"/>
    <w:tmpl w:val="CD9A08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7" w15:restartNumberingAfterBreak="0">
    <w:nsid w:val="73106E21"/>
    <w:multiLevelType w:val="multilevel"/>
    <w:tmpl w:val="5A1EC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73A96E61"/>
    <w:multiLevelType w:val="hybridMultilevel"/>
    <w:tmpl w:val="929046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9" w15:restartNumberingAfterBreak="0">
    <w:nsid w:val="7514492B"/>
    <w:multiLevelType w:val="hybridMultilevel"/>
    <w:tmpl w:val="0C34A102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120" w15:restartNumberingAfterBreak="0">
    <w:nsid w:val="75631DA6"/>
    <w:multiLevelType w:val="hybridMultilevel"/>
    <w:tmpl w:val="614030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1" w15:restartNumberingAfterBreak="0">
    <w:nsid w:val="75662B29"/>
    <w:multiLevelType w:val="hybridMultilevel"/>
    <w:tmpl w:val="11FE7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75DA7127"/>
    <w:multiLevelType w:val="hybridMultilevel"/>
    <w:tmpl w:val="57C493B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3" w15:restartNumberingAfterBreak="0">
    <w:nsid w:val="761D7957"/>
    <w:multiLevelType w:val="hybridMultilevel"/>
    <w:tmpl w:val="B49C51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4" w15:restartNumberingAfterBreak="0">
    <w:nsid w:val="78510A3C"/>
    <w:multiLevelType w:val="hybridMultilevel"/>
    <w:tmpl w:val="D45C5270"/>
    <w:lvl w:ilvl="0" w:tplc="EF6CB106">
      <w:start w:val="1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25" w15:restartNumberingAfterBreak="0">
    <w:nsid w:val="79592307"/>
    <w:multiLevelType w:val="hybridMultilevel"/>
    <w:tmpl w:val="E3689D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795A38FC"/>
    <w:multiLevelType w:val="hybridMultilevel"/>
    <w:tmpl w:val="5C3A98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796737C4"/>
    <w:multiLevelType w:val="hybridMultilevel"/>
    <w:tmpl w:val="4E42D33E"/>
    <w:lvl w:ilvl="0" w:tplc="0419000F">
      <w:start w:val="1"/>
      <w:numFmt w:val="decimal"/>
      <w:lvlText w:val="%1."/>
      <w:lvlJc w:val="left"/>
      <w:pPr>
        <w:ind w:left="1259" w:hanging="360"/>
      </w:pPr>
    </w:lvl>
    <w:lvl w:ilvl="1" w:tplc="04190019" w:tentative="1">
      <w:start w:val="1"/>
      <w:numFmt w:val="lowerLetter"/>
      <w:lvlText w:val="%2."/>
      <w:lvlJc w:val="left"/>
      <w:pPr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ind w:left="7019" w:hanging="180"/>
      </w:pPr>
    </w:lvl>
  </w:abstractNum>
  <w:abstractNum w:abstractNumId="128" w15:restartNumberingAfterBreak="0">
    <w:nsid w:val="7A9F7C0C"/>
    <w:multiLevelType w:val="hybridMultilevel"/>
    <w:tmpl w:val="34D42B1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9" w15:restartNumberingAfterBreak="0">
    <w:nsid w:val="7B111397"/>
    <w:multiLevelType w:val="hybridMultilevel"/>
    <w:tmpl w:val="AA286DD2"/>
    <w:lvl w:ilvl="0" w:tplc="99F274E0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130" w15:restartNumberingAfterBreak="0">
    <w:nsid w:val="7CF34420"/>
    <w:multiLevelType w:val="hybridMultilevel"/>
    <w:tmpl w:val="75DCE4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7F7A385D"/>
    <w:multiLevelType w:val="hybridMultilevel"/>
    <w:tmpl w:val="C1268A7C"/>
    <w:lvl w:ilvl="0" w:tplc="0419001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1B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7FA66444"/>
    <w:multiLevelType w:val="multilevel"/>
    <w:tmpl w:val="0FF208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74"/>
  </w:num>
  <w:num w:numId="2">
    <w:abstractNumId w:val="9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5"/>
  </w:num>
  <w:num w:numId="4">
    <w:abstractNumId w:val="116"/>
  </w:num>
  <w:num w:numId="5">
    <w:abstractNumId w:val="121"/>
  </w:num>
  <w:num w:numId="6">
    <w:abstractNumId w:val="104"/>
  </w:num>
  <w:num w:numId="7">
    <w:abstractNumId w:val="129"/>
  </w:num>
  <w:num w:numId="8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1"/>
  </w:num>
  <w:num w:numId="10">
    <w:abstractNumId w:val="103"/>
  </w:num>
  <w:num w:numId="11">
    <w:abstractNumId w:val="61"/>
  </w:num>
  <w:num w:numId="12">
    <w:abstractNumId w:val="68"/>
  </w:num>
  <w:num w:numId="13">
    <w:abstractNumId w:val="42"/>
  </w:num>
  <w:num w:numId="14">
    <w:abstractNumId w:val="19"/>
  </w:num>
  <w:num w:numId="15">
    <w:abstractNumId w:val="18"/>
  </w:num>
  <w:num w:numId="16">
    <w:abstractNumId w:val="55"/>
  </w:num>
  <w:num w:numId="17">
    <w:abstractNumId w:val="75"/>
  </w:num>
  <w:num w:numId="18">
    <w:abstractNumId w:val="100"/>
  </w:num>
  <w:num w:numId="19">
    <w:abstractNumId w:val="127"/>
  </w:num>
  <w:num w:numId="20">
    <w:abstractNumId w:val="13"/>
  </w:num>
  <w:num w:numId="21">
    <w:abstractNumId w:val="54"/>
  </w:num>
  <w:num w:numId="22">
    <w:abstractNumId w:val="32"/>
  </w:num>
  <w:num w:numId="23">
    <w:abstractNumId w:val="69"/>
  </w:num>
  <w:num w:numId="24">
    <w:abstractNumId w:val="48"/>
  </w:num>
  <w:num w:numId="25">
    <w:abstractNumId w:val="128"/>
  </w:num>
  <w:num w:numId="26">
    <w:abstractNumId w:val="26"/>
  </w:num>
  <w:num w:numId="27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64"/>
  </w:num>
  <w:num w:numId="29">
    <w:abstractNumId w:val="123"/>
  </w:num>
  <w:num w:numId="30">
    <w:abstractNumId w:val="62"/>
  </w:num>
  <w:num w:numId="31">
    <w:abstractNumId w:val="71"/>
  </w:num>
  <w:num w:numId="32">
    <w:abstractNumId w:val="41"/>
  </w:num>
  <w:num w:numId="33">
    <w:abstractNumId w:val="70"/>
  </w:num>
  <w:num w:numId="34">
    <w:abstractNumId w:val="46"/>
  </w:num>
  <w:num w:numId="35">
    <w:abstractNumId w:val="53"/>
  </w:num>
  <w:num w:numId="36">
    <w:abstractNumId w:val="117"/>
  </w:num>
  <w:num w:numId="37">
    <w:abstractNumId w:val="102"/>
  </w:num>
  <w:num w:numId="38">
    <w:abstractNumId w:val="56"/>
  </w:num>
  <w:num w:numId="39">
    <w:abstractNumId w:val="36"/>
  </w:num>
  <w:num w:numId="40">
    <w:abstractNumId w:val="86"/>
  </w:num>
  <w:num w:numId="41">
    <w:abstractNumId w:val="38"/>
  </w:num>
  <w:num w:numId="42">
    <w:abstractNumId w:val="8"/>
  </w:num>
  <w:num w:numId="43">
    <w:abstractNumId w:val="99"/>
  </w:num>
  <w:num w:numId="44">
    <w:abstractNumId w:val="20"/>
  </w:num>
  <w:num w:numId="45">
    <w:abstractNumId w:val="77"/>
  </w:num>
  <w:num w:numId="46">
    <w:abstractNumId w:val="80"/>
  </w:num>
  <w:num w:numId="47">
    <w:abstractNumId w:val="126"/>
  </w:num>
  <w:num w:numId="48">
    <w:abstractNumId w:val="108"/>
  </w:num>
  <w:num w:numId="49">
    <w:abstractNumId w:val="96"/>
  </w:num>
  <w:num w:numId="50">
    <w:abstractNumId w:val="124"/>
  </w:num>
  <w:num w:numId="51">
    <w:abstractNumId w:val="105"/>
  </w:num>
  <w:num w:numId="52">
    <w:abstractNumId w:val="89"/>
  </w:num>
  <w:num w:numId="53">
    <w:abstractNumId w:val="125"/>
  </w:num>
  <w:num w:numId="54">
    <w:abstractNumId w:val="114"/>
  </w:num>
  <w:num w:numId="55">
    <w:abstractNumId w:val="6"/>
  </w:num>
  <w:num w:numId="56">
    <w:abstractNumId w:val="98"/>
  </w:num>
  <w:num w:numId="57">
    <w:abstractNumId w:val="43"/>
  </w:num>
  <w:num w:numId="58">
    <w:abstractNumId w:val="57"/>
  </w:num>
  <w:num w:numId="59">
    <w:abstractNumId w:val="72"/>
  </w:num>
  <w:num w:numId="60">
    <w:abstractNumId w:val="47"/>
  </w:num>
  <w:num w:numId="61">
    <w:abstractNumId w:val="81"/>
  </w:num>
  <w:num w:numId="62">
    <w:abstractNumId w:val="78"/>
  </w:num>
  <w:num w:numId="63">
    <w:abstractNumId w:val="34"/>
  </w:num>
  <w:num w:numId="64">
    <w:abstractNumId w:val="28"/>
  </w:num>
  <w:num w:numId="65">
    <w:abstractNumId w:val="65"/>
  </w:num>
  <w:num w:numId="66">
    <w:abstractNumId w:val="11"/>
  </w:num>
  <w:num w:numId="67">
    <w:abstractNumId w:val="94"/>
  </w:num>
  <w:num w:numId="68">
    <w:abstractNumId w:val="35"/>
  </w:num>
  <w:num w:numId="69">
    <w:abstractNumId w:val="83"/>
  </w:num>
  <w:num w:numId="70">
    <w:abstractNumId w:val="66"/>
  </w:num>
  <w:num w:numId="71">
    <w:abstractNumId w:val="27"/>
  </w:num>
  <w:num w:numId="72">
    <w:abstractNumId w:val="93"/>
  </w:num>
  <w:num w:numId="73">
    <w:abstractNumId w:val="118"/>
  </w:num>
  <w:num w:numId="74">
    <w:abstractNumId w:val="90"/>
  </w:num>
  <w:num w:numId="75">
    <w:abstractNumId w:val="76"/>
  </w:num>
  <w:num w:numId="76">
    <w:abstractNumId w:val="92"/>
  </w:num>
  <w:num w:numId="77">
    <w:abstractNumId w:val="87"/>
  </w:num>
  <w:num w:numId="78">
    <w:abstractNumId w:val="109"/>
  </w:num>
  <w:num w:numId="79">
    <w:abstractNumId w:val="79"/>
  </w:num>
  <w:num w:numId="80">
    <w:abstractNumId w:val="82"/>
  </w:num>
  <w:num w:numId="81">
    <w:abstractNumId w:val="21"/>
  </w:num>
  <w:num w:numId="82">
    <w:abstractNumId w:val="40"/>
  </w:num>
  <w:num w:numId="83">
    <w:abstractNumId w:val="37"/>
  </w:num>
  <w:num w:numId="84">
    <w:abstractNumId w:val="44"/>
  </w:num>
  <w:num w:numId="85">
    <w:abstractNumId w:val="15"/>
  </w:num>
  <w:num w:numId="86">
    <w:abstractNumId w:val="88"/>
  </w:num>
  <w:num w:numId="87">
    <w:abstractNumId w:val="111"/>
  </w:num>
  <w:num w:numId="88">
    <w:abstractNumId w:val="9"/>
  </w:num>
  <w:num w:numId="89">
    <w:abstractNumId w:val="132"/>
  </w:num>
  <w:num w:numId="90">
    <w:abstractNumId w:val="110"/>
  </w:num>
  <w:num w:numId="91">
    <w:abstractNumId w:val="50"/>
  </w:num>
  <w:num w:numId="92">
    <w:abstractNumId w:val="60"/>
  </w:num>
  <w:num w:numId="93">
    <w:abstractNumId w:val="130"/>
  </w:num>
  <w:num w:numId="94">
    <w:abstractNumId w:val="106"/>
  </w:num>
  <w:num w:numId="95">
    <w:abstractNumId w:val="119"/>
  </w:num>
  <w:num w:numId="96">
    <w:abstractNumId w:val="107"/>
  </w:num>
  <w:num w:numId="97">
    <w:abstractNumId w:val="51"/>
  </w:num>
  <w:num w:numId="98">
    <w:abstractNumId w:val="120"/>
  </w:num>
  <w:num w:numId="99">
    <w:abstractNumId w:val="91"/>
  </w:num>
  <w:num w:numId="100">
    <w:abstractNumId w:val="59"/>
  </w:num>
  <w:num w:numId="101">
    <w:abstractNumId w:val="33"/>
  </w:num>
  <w:num w:numId="102">
    <w:abstractNumId w:val="16"/>
  </w:num>
  <w:num w:numId="103">
    <w:abstractNumId w:val="10"/>
  </w:num>
  <w:num w:numId="104">
    <w:abstractNumId w:val="113"/>
  </w:num>
  <w:num w:numId="105">
    <w:abstractNumId w:val="12"/>
  </w:num>
  <w:num w:numId="106">
    <w:abstractNumId w:val="97"/>
  </w:num>
  <w:num w:numId="107">
    <w:abstractNumId w:val="73"/>
  </w:num>
  <w:num w:numId="108">
    <w:abstractNumId w:val="22"/>
  </w:num>
  <w:num w:numId="109">
    <w:abstractNumId w:val="85"/>
  </w:num>
  <w:num w:numId="110">
    <w:abstractNumId w:val="58"/>
  </w:num>
  <w:num w:numId="111">
    <w:abstractNumId w:val="115"/>
  </w:num>
  <w:num w:numId="112">
    <w:abstractNumId w:val="49"/>
  </w:num>
  <w:num w:numId="113">
    <w:abstractNumId w:val="67"/>
  </w:num>
  <w:num w:numId="114">
    <w:abstractNumId w:val="17"/>
  </w:num>
  <w:num w:numId="115">
    <w:abstractNumId w:val="122"/>
  </w:num>
  <w:num w:numId="116">
    <w:abstractNumId w:val="39"/>
  </w:num>
  <w:num w:numId="117">
    <w:abstractNumId w:val="63"/>
  </w:num>
  <w:num w:numId="118">
    <w:abstractNumId w:val="52"/>
  </w:num>
  <w:num w:numId="119">
    <w:abstractNumId w:val="112"/>
  </w:num>
  <w:num w:numId="120">
    <w:abstractNumId w:val="31"/>
  </w:num>
  <w:num w:numId="121">
    <w:abstractNumId w:val="24"/>
  </w:num>
  <w:num w:numId="122">
    <w:abstractNumId w:val="29"/>
  </w:num>
  <w:num w:numId="123">
    <w:abstractNumId w:val="101"/>
  </w:num>
  <w:num w:numId="124">
    <w:abstractNumId w:val="25"/>
  </w:num>
  <w:num w:numId="125">
    <w:abstractNumId w:val="84"/>
  </w:num>
  <w:num w:numId="126">
    <w:abstractNumId w:val="14"/>
  </w:num>
  <w:num w:numId="127">
    <w:abstractNumId w:val="30"/>
  </w:num>
  <w:numIdMacAtCleanup w:val="121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Victoria Shilina">
    <w15:presenceInfo w15:providerId="None" w15:userId="Victoria Shilina"/>
  </w15:person>
  <w15:person w15:author="cc-sed63">
    <w15:presenceInfo w15:providerId="None" w15:userId="cc-sed63"/>
  </w15:person>
  <w15:person w15:author="Anton Dovganin">
    <w15:presenceInfo w15:providerId="AD" w15:userId="S-1-5-21-2556290472-712062426-608671927-2662"/>
  </w15:person>
  <w15:person w15:author="Рустам М.">
    <w15:presenceInfo w15:providerId="None" w15:userId="Рустам М."/>
  </w15:person>
  <w15:person w15:author="Pavel Harkavy KAPELOU">
    <w15:presenceInfo w15:providerId="AD" w15:userId="S-1-5-21-2556290472-712062426-608671927-2650"/>
  </w15:person>
  <w15:person w15:author="Dmitryi Kuts KAPELOU">
    <w15:presenceInfo w15:providerId="AD" w15:userId="S-1-5-21-2556290472-712062426-608671927-2613"/>
  </w15:person>
  <w15:person w15:author="Alexandr Kuznets KAPELOU">
    <w15:presenceInfo w15:providerId="AD" w15:userId="S-1-5-21-2556290472-712062426-608671927-2621"/>
  </w15:person>
  <w15:person w15:author="WannaKilla">
    <w15:presenceInfo w15:providerId="None" w15:userId="WannaKill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GrammaticalErrors/>
  <w:activeWritingStyle w:appName="MSWord" w:lang="ru-RU" w:vendorID="1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56D"/>
    <w:rsid w:val="00000BF7"/>
    <w:rsid w:val="000010BE"/>
    <w:rsid w:val="000014C9"/>
    <w:rsid w:val="00001AAB"/>
    <w:rsid w:val="00001C34"/>
    <w:rsid w:val="00002B33"/>
    <w:rsid w:val="0000358A"/>
    <w:rsid w:val="00003AF5"/>
    <w:rsid w:val="00003B6C"/>
    <w:rsid w:val="00004432"/>
    <w:rsid w:val="00005B7E"/>
    <w:rsid w:val="000068AE"/>
    <w:rsid w:val="000068E4"/>
    <w:rsid w:val="00006A13"/>
    <w:rsid w:val="00006A27"/>
    <w:rsid w:val="00006A8B"/>
    <w:rsid w:val="00006EA6"/>
    <w:rsid w:val="0000734A"/>
    <w:rsid w:val="00007999"/>
    <w:rsid w:val="00007BA9"/>
    <w:rsid w:val="00010D6E"/>
    <w:rsid w:val="00011608"/>
    <w:rsid w:val="00011629"/>
    <w:rsid w:val="000120CC"/>
    <w:rsid w:val="00012233"/>
    <w:rsid w:val="00012529"/>
    <w:rsid w:val="00012634"/>
    <w:rsid w:val="00012A9A"/>
    <w:rsid w:val="00012F15"/>
    <w:rsid w:val="0001313E"/>
    <w:rsid w:val="00013753"/>
    <w:rsid w:val="00013775"/>
    <w:rsid w:val="000138D6"/>
    <w:rsid w:val="00013C7F"/>
    <w:rsid w:val="00013FAF"/>
    <w:rsid w:val="00014494"/>
    <w:rsid w:val="00014633"/>
    <w:rsid w:val="00014A06"/>
    <w:rsid w:val="00015137"/>
    <w:rsid w:val="00015366"/>
    <w:rsid w:val="0001586A"/>
    <w:rsid w:val="00015A3B"/>
    <w:rsid w:val="00016134"/>
    <w:rsid w:val="00016135"/>
    <w:rsid w:val="00016872"/>
    <w:rsid w:val="000168E7"/>
    <w:rsid w:val="000168E9"/>
    <w:rsid w:val="00016CD7"/>
    <w:rsid w:val="0001742D"/>
    <w:rsid w:val="00017CBB"/>
    <w:rsid w:val="00017DFB"/>
    <w:rsid w:val="00020263"/>
    <w:rsid w:val="00020363"/>
    <w:rsid w:val="00020367"/>
    <w:rsid w:val="00020F70"/>
    <w:rsid w:val="000211AA"/>
    <w:rsid w:val="0002250A"/>
    <w:rsid w:val="0002263F"/>
    <w:rsid w:val="00022C5B"/>
    <w:rsid w:val="00022CED"/>
    <w:rsid w:val="0002320D"/>
    <w:rsid w:val="0002355D"/>
    <w:rsid w:val="0002370E"/>
    <w:rsid w:val="00023CFD"/>
    <w:rsid w:val="00024638"/>
    <w:rsid w:val="0002473A"/>
    <w:rsid w:val="00024999"/>
    <w:rsid w:val="00024BCD"/>
    <w:rsid w:val="00024D8F"/>
    <w:rsid w:val="000252A4"/>
    <w:rsid w:val="00025504"/>
    <w:rsid w:val="00025536"/>
    <w:rsid w:val="000256A2"/>
    <w:rsid w:val="00025D8F"/>
    <w:rsid w:val="00026FFE"/>
    <w:rsid w:val="000276B0"/>
    <w:rsid w:val="000302A7"/>
    <w:rsid w:val="00030380"/>
    <w:rsid w:val="000308BD"/>
    <w:rsid w:val="00030C4B"/>
    <w:rsid w:val="00030CB7"/>
    <w:rsid w:val="000313DB"/>
    <w:rsid w:val="00031D13"/>
    <w:rsid w:val="00032146"/>
    <w:rsid w:val="000321EA"/>
    <w:rsid w:val="0003238B"/>
    <w:rsid w:val="0003283A"/>
    <w:rsid w:val="00032C76"/>
    <w:rsid w:val="00033534"/>
    <w:rsid w:val="00033677"/>
    <w:rsid w:val="00033885"/>
    <w:rsid w:val="00033C49"/>
    <w:rsid w:val="00033C92"/>
    <w:rsid w:val="000342CF"/>
    <w:rsid w:val="00034340"/>
    <w:rsid w:val="0003443D"/>
    <w:rsid w:val="00034738"/>
    <w:rsid w:val="00034AC1"/>
    <w:rsid w:val="00034D5F"/>
    <w:rsid w:val="00034E1F"/>
    <w:rsid w:val="00035085"/>
    <w:rsid w:val="000354CA"/>
    <w:rsid w:val="000356E7"/>
    <w:rsid w:val="00035BE9"/>
    <w:rsid w:val="00035C02"/>
    <w:rsid w:val="000360A9"/>
    <w:rsid w:val="000375D1"/>
    <w:rsid w:val="00037908"/>
    <w:rsid w:val="000401D9"/>
    <w:rsid w:val="00040205"/>
    <w:rsid w:val="00040271"/>
    <w:rsid w:val="000407BF"/>
    <w:rsid w:val="000411B5"/>
    <w:rsid w:val="00041807"/>
    <w:rsid w:val="000419F9"/>
    <w:rsid w:val="00041E15"/>
    <w:rsid w:val="00042B6A"/>
    <w:rsid w:val="00042C4A"/>
    <w:rsid w:val="00043114"/>
    <w:rsid w:val="000439BD"/>
    <w:rsid w:val="00043D65"/>
    <w:rsid w:val="00044539"/>
    <w:rsid w:val="00044610"/>
    <w:rsid w:val="00044EF8"/>
    <w:rsid w:val="000455B6"/>
    <w:rsid w:val="000455EF"/>
    <w:rsid w:val="0004578B"/>
    <w:rsid w:val="00045AD6"/>
    <w:rsid w:val="00045B37"/>
    <w:rsid w:val="00045C69"/>
    <w:rsid w:val="00046226"/>
    <w:rsid w:val="0004648A"/>
    <w:rsid w:val="00046846"/>
    <w:rsid w:val="000469D4"/>
    <w:rsid w:val="000476AB"/>
    <w:rsid w:val="00047847"/>
    <w:rsid w:val="00047BF1"/>
    <w:rsid w:val="00047C3A"/>
    <w:rsid w:val="00047E5B"/>
    <w:rsid w:val="0005026A"/>
    <w:rsid w:val="00050571"/>
    <w:rsid w:val="00050D5F"/>
    <w:rsid w:val="00050D84"/>
    <w:rsid w:val="00051003"/>
    <w:rsid w:val="00051BEA"/>
    <w:rsid w:val="00051E50"/>
    <w:rsid w:val="000520EF"/>
    <w:rsid w:val="000525F8"/>
    <w:rsid w:val="00052B16"/>
    <w:rsid w:val="00052CB9"/>
    <w:rsid w:val="00052F61"/>
    <w:rsid w:val="00053067"/>
    <w:rsid w:val="00053094"/>
    <w:rsid w:val="00053333"/>
    <w:rsid w:val="000535EF"/>
    <w:rsid w:val="00053815"/>
    <w:rsid w:val="0005410F"/>
    <w:rsid w:val="0005419B"/>
    <w:rsid w:val="000546C2"/>
    <w:rsid w:val="00054712"/>
    <w:rsid w:val="00054DDD"/>
    <w:rsid w:val="00054F54"/>
    <w:rsid w:val="00055181"/>
    <w:rsid w:val="000552FD"/>
    <w:rsid w:val="000554A6"/>
    <w:rsid w:val="00055B6F"/>
    <w:rsid w:val="00055BD5"/>
    <w:rsid w:val="00056623"/>
    <w:rsid w:val="000566B6"/>
    <w:rsid w:val="00056CE2"/>
    <w:rsid w:val="000578E4"/>
    <w:rsid w:val="00060F58"/>
    <w:rsid w:val="0006155F"/>
    <w:rsid w:val="00061CEF"/>
    <w:rsid w:val="000621B5"/>
    <w:rsid w:val="00062705"/>
    <w:rsid w:val="00062EEC"/>
    <w:rsid w:val="00063367"/>
    <w:rsid w:val="000634BC"/>
    <w:rsid w:val="00063A2D"/>
    <w:rsid w:val="00064300"/>
    <w:rsid w:val="000645FE"/>
    <w:rsid w:val="000648AC"/>
    <w:rsid w:val="00065115"/>
    <w:rsid w:val="00065BDA"/>
    <w:rsid w:val="000666C9"/>
    <w:rsid w:val="00066DE6"/>
    <w:rsid w:val="00066EF1"/>
    <w:rsid w:val="000673B8"/>
    <w:rsid w:val="000679FE"/>
    <w:rsid w:val="00067CE2"/>
    <w:rsid w:val="0007047D"/>
    <w:rsid w:val="00070883"/>
    <w:rsid w:val="00070AC7"/>
    <w:rsid w:val="00071079"/>
    <w:rsid w:val="00071BFC"/>
    <w:rsid w:val="00071C3B"/>
    <w:rsid w:val="00071E57"/>
    <w:rsid w:val="0007215D"/>
    <w:rsid w:val="00072F10"/>
    <w:rsid w:val="00073DC0"/>
    <w:rsid w:val="00074388"/>
    <w:rsid w:val="000749A8"/>
    <w:rsid w:val="0007505B"/>
    <w:rsid w:val="00075814"/>
    <w:rsid w:val="00075D73"/>
    <w:rsid w:val="00076675"/>
    <w:rsid w:val="00076B14"/>
    <w:rsid w:val="00076D24"/>
    <w:rsid w:val="00076DAA"/>
    <w:rsid w:val="0007715B"/>
    <w:rsid w:val="000800B8"/>
    <w:rsid w:val="00080847"/>
    <w:rsid w:val="000808BD"/>
    <w:rsid w:val="00080EEF"/>
    <w:rsid w:val="0008137E"/>
    <w:rsid w:val="000813A2"/>
    <w:rsid w:val="00081916"/>
    <w:rsid w:val="00082416"/>
    <w:rsid w:val="00082776"/>
    <w:rsid w:val="000829F6"/>
    <w:rsid w:val="00082CBD"/>
    <w:rsid w:val="00082E57"/>
    <w:rsid w:val="000831DE"/>
    <w:rsid w:val="00083345"/>
    <w:rsid w:val="00083706"/>
    <w:rsid w:val="00083747"/>
    <w:rsid w:val="000838AC"/>
    <w:rsid w:val="00083931"/>
    <w:rsid w:val="00083B38"/>
    <w:rsid w:val="00083D4E"/>
    <w:rsid w:val="000842B3"/>
    <w:rsid w:val="0008434A"/>
    <w:rsid w:val="00084377"/>
    <w:rsid w:val="00085354"/>
    <w:rsid w:val="00086261"/>
    <w:rsid w:val="000863C9"/>
    <w:rsid w:val="00086D64"/>
    <w:rsid w:val="000874A1"/>
    <w:rsid w:val="00087B8B"/>
    <w:rsid w:val="000901C7"/>
    <w:rsid w:val="00090E03"/>
    <w:rsid w:val="0009103F"/>
    <w:rsid w:val="000911C7"/>
    <w:rsid w:val="000911E3"/>
    <w:rsid w:val="000913EE"/>
    <w:rsid w:val="00091C1F"/>
    <w:rsid w:val="00092613"/>
    <w:rsid w:val="00092B7A"/>
    <w:rsid w:val="00092C0F"/>
    <w:rsid w:val="00092FFD"/>
    <w:rsid w:val="000930BF"/>
    <w:rsid w:val="000932EB"/>
    <w:rsid w:val="00093566"/>
    <w:rsid w:val="0009389D"/>
    <w:rsid w:val="00093CBE"/>
    <w:rsid w:val="00093FB0"/>
    <w:rsid w:val="0009425E"/>
    <w:rsid w:val="0009556D"/>
    <w:rsid w:val="00095591"/>
    <w:rsid w:val="00095A84"/>
    <w:rsid w:val="00095BD7"/>
    <w:rsid w:val="00095C5E"/>
    <w:rsid w:val="00095F07"/>
    <w:rsid w:val="00096A2A"/>
    <w:rsid w:val="00096D97"/>
    <w:rsid w:val="00096DB2"/>
    <w:rsid w:val="00096E5E"/>
    <w:rsid w:val="00097423"/>
    <w:rsid w:val="00097682"/>
    <w:rsid w:val="000A0139"/>
    <w:rsid w:val="000A05E7"/>
    <w:rsid w:val="000A0751"/>
    <w:rsid w:val="000A0967"/>
    <w:rsid w:val="000A1D84"/>
    <w:rsid w:val="000A1F57"/>
    <w:rsid w:val="000A2953"/>
    <w:rsid w:val="000A2967"/>
    <w:rsid w:val="000A2BB6"/>
    <w:rsid w:val="000A30E8"/>
    <w:rsid w:val="000A4136"/>
    <w:rsid w:val="000A41D0"/>
    <w:rsid w:val="000A484F"/>
    <w:rsid w:val="000A53D5"/>
    <w:rsid w:val="000A5EEE"/>
    <w:rsid w:val="000A6A46"/>
    <w:rsid w:val="000A6E94"/>
    <w:rsid w:val="000A7055"/>
    <w:rsid w:val="000A7571"/>
    <w:rsid w:val="000A7C7D"/>
    <w:rsid w:val="000B01A8"/>
    <w:rsid w:val="000B01FC"/>
    <w:rsid w:val="000B06FA"/>
    <w:rsid w:val="000B0F3E"/>
    <w:rsid w:val="000B1EDC"/>
    <w:rsid w:val="000B2D07"/>
    <w:rsid w:val="000B34DF"/>
    <w:rsid w:val="000B375A"/>
    <w:rsid w:val="000B39C9"/>
    <w:rsid w:val="000B3F7B"/>
    <w:rsid w:val="000B3FEB"/>
    <w:rsid w:val="000B4617"/>
    <w:rsid w:val="000B4B57"/>
    <w:rsid w:val="000B507A"/>
    <w:rsid w:val="000B5201"/>
    <w:rsid w:val="000B5458"/>
    <w:rsid w:val="000B56F6"/>
    <w:rsid w:val="000B5969"/>
    <w:rsid w:val="000B60D8"/>
    <w:rsid w:val="000B62A9"/>
    <w:rsid w:val="000B62CD"/>
    <w:rsid w:val="000B67B4"/>
    <w:rsid w:val="000B6C62"/>
    <w:rsid w:val="000B74D8"/>
    <w:rsid w:val="000B7FF9"/>
    <w:rsid w:val="000C020F"/>
    <w:rsid w:val="000C0303"/>
    <w:rsid w:val="000C03E1"/>
    <w:rsid w:val="000C19DA"/>
    <w:rsid w:val="000C2A84"/>
    <w:rsid w:val="000C2B6D"/>
    <w:rsid w:val="000C2F71"/>
    <w:rsid w:val="000C2F89"/>
    <w:rsid w:val="000C2F91"/>
    <w:rsid w:val="000C3912"/>
    <w:rsid w:val="000C3AF3"/>
    <w:rsid w:val="000C40BD"/>
    <w:rsid w:val="000C410E"/>
    <w:rsid w:val="000C51D6"/>
    <w:rsid w:val="000C5259"/>
    <w:rsid w:val="000C5A1D"/>
    <w:rsid w:val="000C633E"/>
    <w:rsid w:val="000C65E4"/>
    <w:rsid w:val="000C67AA"/>
    <w:rsid w:val="000C6B43"/>
    <w:rsid w:val="000C6BCA"/>
    <w:rsid w:val="000C7198"/>
    <w:rsid w:val="000C7B4F"/>
    <w:rsid w:val="000D02CC"/>
    <w:rsid w:val="000D0AC3"/>
    <w:rsid w:val="000D0AE9"/>
    <w:rsid w:val="000D0BDA"/>
    <w:rsid w:val="000D0C42"/>
    <w:rsid w:val="000D0F69"/>
    <w:rsid w:val="000D16C0"/>
    <w:rsid w:val="000D174A"/>
    <w:rsid w:val="000D1ECE"/>
    <w:rsid w:val="000D1FDB"/>
    <w:rsid w:val="000D2390"/>
    <w:rsid w:val="000D2605"/>
    <w:rsid w:val="000D2CE8"/>
    <w:rsid w:val="000D2CFE"/>
    <w:rsid w:val="000D2E5A"/>
    <w:rsid w:val="000D3044"/>
    <w:rsid w:val="000D3D1D"/>
    <w:rsid w:val="000D4002"/>
    <w:rsid w:val="000D419E"/>
    <w:rsid w:val="000D443E"/>
    <w:rsid w:val="000D446A"/>
    <w:rsid w:val="000D44D1"/>
    <w:rsid w:val="000D4818"/>
    <w:rsid w:val="000D4B83"/>
    <w:rsid w:val="000D4BD5"/>
    <w:rsid w:val="000D4D7C"/>
    <w:rsid w:val="000D50ED"/>
    <w:rsid w:val="000D553C"/>
    <w:rsid w:val="000D57B9"/>
    <w:rsid w:val="000D592E"/>
    <w:rsid w:val="000D5E83"/>
    <w:rsid w:val="000D64EC"/>
    <w:rsid w:val="000D6808"/>
    <w:rsid w:val="000D6D59"/>
    <w:rsid w:val="000D70B9"/>
    <w:rsid w:val="000D7D42"/>
    <w:rsid w:val="000E00DA"/>
    <w:rsid w:val="000E07E5"/>
    <w:rsid w:val="000E1098"/>
    <w:rsid w:val="000E111D"/>
    <w:rsid w:val="000E16AE"/>
    <w:rsid w:val="000E18D5"/>
    <w:rsid w:val="000E1BC3"/>
    <w:rsid w:val="000E1D4A"/>
    <w:rsid w:val="000E2E44"/>
    <w:rsid w:val="000E3004"/>
    <w:rsid w:val="000E3286"/>
    <w:rsid w:val="000E32A3"/>
    <w:rsid w:val="000E358A"/>
    <w:rsid w:val="000E3854"/>
    <w:rsid w:val="000E38A6"/>
    <w:rsid w:val="000E4EEC"/>
    <w:rsid w:val="000E56A2"/>
    <w:rsid w:val="000E5B90"/>
    <w:rsid w:val="000E619D"/>
    <w:rsid w:val="000E6970"/>
    <w:rsid w:val="000E718F"/>
    <w:rsid w:val="000E7364"/>
    <w:rsid w:val="000E7415"/>
    <w:rsid w:val="000E74D5"/>
    <w:rsid w:val="000E75A0"/>
    <w:rsid w:val="000E76E7"/>
    <w:rsid w:val="000E7C7A"/>
    <w:rsid w:val="000F0A54"/>
    <w:rsid w:val="000F1757"/>
    <w:rsid w:val="000F1B13"/>
    <w:rsid w:val="000F1C04"/>
    <w:rsid w:val="000F210B"/>
    <w:rsid w:val="000F248E"/>
    <w:rsid w:val="000F2531"/>
    <w:rsid w:val="000F2A34"/>
    <w:rsid w:val="000F2B33"/>
    <w:rsid w:val="000F2B3D"/>
    <w:rsid w:val="000F420E"/>
    <w:rsid w:val="000F4DDA"/>
    <w:rsid w:val="000F4FF6"/>
    <w:rsid w:val="000F5483"/>
    <w:rsid w:val="000F580C"/>
    <w:rsid w:val="000F5A50"/>
    <w:rsid w:val="000F64B0"/>
    <w:rsid w:val="000F66CC"/>
    <w:rsid w:val="000F6CEE"/>
    <w:rsid w:val="000F6D17"/>
    <w:rsid w:val="000F7369"/>
    <w:rsid w:val="000F769C"/>
    <w:rsid w:val="000F7ED0"/>
    <w:rsid w:val="001000FB"/>
    <w:rsid w:val="0010028A"/>
    <w:rsid w:val="00100A80"/>
    <w:rsid w:val="00100EF2"/>
    <w:rsid w:val="0010110C"/>
    <w:rsid w:val="00102209"/>
    <w:rsid w:val="00103039"/>
    <w:rsid w:val="001037A5"/>
    <w:rsid w:val="0010381D"/>
    <w:rsid w:val="00103927"/>
    <w:rsid w:val="00103950"/>
    <w:rsid w:val="00103F19"/>
    <w:rsid w:val="00104DC3"/>
    <w:rsid w:val="00104F35"/>
    <w:rsid w:val="0010529F"/>
    <w:rsid w:val="001057D0"/>
    <w:rsid w:val="00105BB0"/>
    <w:rsid w:val="001067A0"/>
    <w:rsid w:val="00106A93"/>
    <w:rsid w:val="00106EA3"/>
    <w:rsid w:val="00110792"/>
    <w:rsid w:val="00110E66"/>
    <w:rsid w:val="00111CD6"/>
    <w:rsid w:val="00112619"/>
    <w:rsid w:val="00112B38"/>
    <w:rsid w:val="00113309"/>
    <w:rsid w:val="00113819"/>
    <w:rsid w:val="001138B4"/>
    <w:rsid w:val="00113C22"/>
    <w:rsid w:val="0011402B"/>
    <w:rsid w:val="001141DB"/>
    <w:rsid w:val="00114277"/>
    <w:rsid w:val="00114383"/>
    <w:rsid w:val="0011482E"/>
    <w:rsid w:val="0011570C"/>
    <w:rsid w:val="00116BAF"/>
    <w:rsid w:val="00116F81"/>
    <w:rsid w:val="0011715C"/>
    <w:rsid w:val="00117971"/>
    <w:rsid w:val="0012029D"/>
    <w:rsid w:val="00120308"/>
    <w:rsid w:val="00120DF5"/>
    <w:rsid w:val="001215FA"/>
    <w:rsid w:val="00121B5E"/>
    <w:rsid w:val="00122084"/>
    <w:rsid w:val="0012246E"/>
    <w:rsid w:val="00122589"/>
    <w:rsid w:val="00122941"/>
    <w:rsid w:val="00122A81"/>
    <w:rsid w:val="00122FA9"/>
    <w:rsid w:val="00123CF3"/>
    <w:rsid w:val="00124030"/>
    <w:rsid w:val="001244A8"/>
    <w:rsid w:val="00124551"/>
    <w:rsid w:val="001246D8"/>
    <w:rsid w:val="00124788"/>
    <w:rsid w:val="00124815"/>
    <w:rsid w:val="00124964"/>
    <w:rsid w:val="00124DC6"/>
    <w:rsid w:val="00126171"/>
    <w:rsid w:val="001265A1"/>
    <w:rsid w:val="00126830"/>
    <w:rsid w:val="0012687E"/>
    <w:rsid w:val="00126AC1"/>
    <w:rsid w:val="00127A3A"/>
    <w:rsid w:val="00127BD6"/>
    <w:rsid w:val="00127CE3"/>
    <w:rsid w:val="00127D20"/>
    <w:rsid w:val="001302BE"/>
    <w:rsid w:val="001305A4"/>
    <w:rsid w:val="00130B90"/>
    <w:rsid w:val="00130BFF"/>
    <w:rsid w:val="00131587"/>
    <w:rsid w:val="00131C5A"/>
    <w:rsid w:val="00132A12"/>
    <w:rsid w:val="00132CA7"/>
    <w:rsid w:val="00133076"/>
    <w:rsid w:val="00133955"/>
    <w:rsid w:val="0013399C"/>
    <w:rsid w:val="00133A6C"/>
    <w:rsid w:val="00133B4E"/>
    <w:rsid w:val="00133B85"/>
    <w:rsid w:val="0013440A"/>
    <w:rsid w:val="00135261"/>
    <w:rsid w:val="001353BB"/>
    <w:rsid w:val="00135906"/>
    <w:rsid w:val="0013594F"/>
    <w:rsid w:val="001359F7"/>
    <w:rsid w:val="00135D3C"/>
    <w:rsid w:val="00135EAA"/>
    <w:rsid w:val="001360CE"/>
    <w:rsid w:val="00136B38"/>
    <w:rsid w:val="00136DAE"/>
    <w:rsid w:val="001371AD"/>
    <w:rsid w:val="0013720D"/>
    <w:rsid w:val="00137275"/>
    <w:rsid w:val="00137842"/>
    <w:rsid w:val="00137971"/>
    <w:rsid w:val="0014008B"/>
    <w:rsid w:val="001400F6"/>
    <w:rsid w:val="00140591"/>
    <w:rsid w:val="001405CD"/>
    <w:rsid w:val="001409BE"/>
    <w:rsid w:val="00140D2E"/>
    <w:rsid w:val="00141014"/>
    <w:rsid w:val="00141473"/>
    <w:rsid w:val="001414F0"/>
    <w:rsid w:val="00141959"/>
    <w:rsid w:val="00141AFB"/>
    <w:rsid w:val="00142704"/>
    <w:rsid w:val="001427DF"/>
    <w:rsid w:val="00142ECF"/>
    <w:rsid w:val="00142EE6"/>
    <w:rsid w:val="00142F5B"/>
    <w:rsid w:val="001432E5"/>
    <w:rsid w:val="0014332F"/>
    <w:rsid w:val="00143BAE"/>
    <w:rsid w:val="00143BFF"/>
    <w:rsid w:val="00143F34"/>
    <w:rsid w:val="001442E0"/>
    <w:rsid w:val="0014471F"/>
    <w:rsid w:val="00144D84"/>
    <w:rsid w:val="00144E70"/>
    <w:rsid w:val="0014515F"/>
    <w:rsid w:val="001453DF"/>
    <w:rsid w:val="001454B2"/>
    <w:rsid w:val="00145AB6"/>
    <w:rsid w:val="00145AC6"/>
    <w:rsid w:val="00145C14"/>
    <w:rsid w:val="00145C23"/>
    <w:rsid w:val="00146A73"/>
    <w:rsid w:val="00146CAC"/>
    <w:rsid w:val="00146DC6"/>
    <w:rsid w:val="00147041"/>
    <w:rsid w:val="001471F6"/>
    <w:rsid w:val="0014744B"/>
    <w:rsid w:val="0014745A"/>
    <w:rsid w:val="00150533"/>
    <w:rsid w:val="00150DC0"/>
    <w:rsid w:val="001512D9"/>
    <w:rsid w:val="00151380"/>
    <w:rsid w:val="00151A42"/>
    <w:rsid w:val="00151A77"/>
    <w:rsid w:val="001524AE"/>
    <w:rsid w:val="00153052"/>
    <w:rsid w:val="001530E0"/>
    <w:rsid w:val="0015497A"/>
    <w:rsid w:val="00154B1D"/>
    <w:rsid w:val="001559B9"/>
    <w:rsid w:val="00156086"/>
    <w:rsid w:val="001563FC"/>
    <w:rsid w:val="00156B70"/>
    <w:rsid w:val="00156B92"/>
    <w:rsid w:val="00156E63"/>
    <w:rsid w:val="0015717C"/>
    <w:rsid w:val="00157426"/>
    <w:rsid w:val="00157759"/>
    <w:rsid w:val="00157CA5"/>
    <w:rsid w:val="0016022C"/>
    <w:rsid w:val="001606E4"/>
    <w:rsid w:val="00161086"/>
    <w:rsid w:val="00161448"/>
    <w:rsid w:val="001631DE"/>
    <w:rsid w:val="00163539"/>
    <w:rsid w:val="00163B00"/>
    <w:rsid w:val="00163DDA"/>
    <w:rsid w:val="00164833"/>
    <w:rsid w:val="00164A24"/>
    <w:rsid w:val="00164E7E"/>
    <w:rsid w:val="00166958"/>
    <w:rsid w:val="00167125"/>
    <w:rsid w:val="0016748E"/>
    <w:rsid w:val="00167AE4"/>
    <w:rsid w:val="001706B6"/>
    <w:rsid w:val="0017071E"/>
    <w:rsid w:val="001715AC"/>
    <w:rsid w:val="00171826"/>
    <w:rsid w:val="00171CC0"/>
    <w:rsid w:val="00171FBF"/>
    <w:rsid w:val="00172183"/>
    <w:rsid w:val="001721EE"/>
    <w:rsid w:val="00172314"/>
    <w:rsid w:val="001728A0"/>
    <w:rsid w:val="001734FA"/>
    <w:rsid w:val="0017371A"/>
    <w:rsid w:val="00174766"/>
    <w:rsid w:val="0017488A"/>
    <w:rsid w:val="001749E7"/>
    <w:rsid w:val="001756E2"/>
    <w:rsid w:val="001758B9"/>
    <w:rsid w:val="00175C98"/>
    <w:rsid w:val="00176A7F"/>
    <w:rsid w:val="00176F74"/>
    <w:rsid w:val="00177055"/>
    <w:rsid w:val="001772B7"/>
    <w:rsid w:val="00177395"/>
    <w:rsid w:val="001801FA"/>
    <w:rsid w:val="001804F2"/>
    <w:rsid w:val="00180BF1"/>
    <w:rsid w:val="00181C62"/>
    <w:rsid w:val="00181D2A"/>
    <w:rsid w:val="00182435"/>
    <w:rsid w:val="001825D4"/>
    <w:rsid w:val="001828DB"/>
    <w:rsid w:val="00182DC5"/>
    <w:rsid w:val="00182E90"/>
    <w:rsid w:val="001835A8"/>
    <w:rsid w:val="001844E3"/>
    <w:rsid w:val="00184762"/>
    <w:rsid w:val="00184A84"/>
    <w:rsid w:val="00184D19"/>
    <w:rsid w:val="0018511E"/>
    <w:rsid w:val="0018563C"/>
    <w:rsid w:val="0018592B"/>
    <w:rsid w:val="00185CEE"/>
    <w:rsid w:val="001860F4"/>
    <w:rsid w:val="00186576"/>
    <w:rsid w:val="00186F2A"/>
    <w:rsid w:val="00187831"/>
    <w:rsid w:val="001879DD"/>
    <w:rsid w:val="00190779"/>
    <w:rsid w:val="0019078E"/>
    <w:rsid w:val="0019090A"/>
    <w:rsid w:val="00190CC4"/>
    <w:rsid w:val="0019120B"/>
    <w:rsid w:val="00191224"/>
    <w:rsid w:val="001913FF"/>
    <w:rsid w:val="0019182B"/>
    <w:rsid w:val="00192254"/>
    <w:rsid w:val="0019230B"/>
    <w:rsid w:val="00192361"/>
    <w:rsid w:val="0019308F"/>
    <w:rsid w:val="001931B7"/>
    <w:rsid w:val="001936D8"/>
    <w:rsid w:val="00193A37"/>
    <w:rsid w:val="00193EE0"/>
    <w:rsid w:val="00194139"/>
    <w:rsid w:val="0019477B"/>
    <w:rsid w:val="001948E5"/>
    <w:rsid w:val="00194F33"/>
    <w:rsid w:val="00195306"/>
    <w:rsid w:val="00195AEB"/>
    <w:rsid w:val="00195D2D"/>
    <w:rsid w:val="00195D7E"/>
    <w:rsid w:val="00196A48"/>
    <w:rsid w:val="00196B7B"/>
    <w:rsid w:val="0019723B"/>
    <w:rsid w:val="00197ACA"/>
    <w:rsid w:val="001A0061"/>
    <w:rsid w:val="001A04CC"/>
    <w:rsid w:val="001A081B"/>
    <w:rsid w:val="001A0844"/>
    <w:rsid w:val="001A1CD7"/>
    <w:rsid w:val="001A1D23"/>
    <w:rsid w:val="001A20B3"/>
    <w:rsid w:val="001A252D"/>
    <w:rsid w:val="001A29CD"/>
    <w:rsid w:val="001A38E1"/>
    <w:rsid w:val="001A44AC"/>
    <w:rsid w:val="001A4A3D"/>
    <w:rsid w:val="001A544A"/>
    <w:rsid w:val="001A550A"/>
    <w:rsid w:val="001A5600"/>
    <w:rsid w:val="001A5676"/>
    <w:rsid w:val="001A5731"/>
    <w:rsid w:val="001A57C1"/>
    <w:rsid w:val="001A5A46"/>
    <w:rsid w:val="001A5B9B"/>
    <w:rsid w:val="001A5EF3"/>
    <w:rsid w:val="001A5EF9"/>
    <w:rsid w:val="001A61E0"/>
    <w:rsid w:val="001A67D4"/>
    <w:rsid w:val="001A6A72"/>
    <w:rsid w:val="001A6CC4"/>
    <w:rsid w:val="001A6E0A"/>
    <w:rsid w:val="001A7D28"/>
    <w:rsid w:val="001A7D95"/>
    <w:rsid w:val="001B0148"/>
    <w:rsid w:val="001B06DA"/>
    <w:rsid w:val="001B0773"/>
    <w:rsid w:val="001B0E51"/>
    <w:rsid w:val="001B0F86"/>
    <w:rsid w:val="001B10E5"/>
    <w:rsid w:val="001B1AED"/>
    <w:rsid w:val="001B1D68"/>
    <w:rsid w:val="001B23C4"/>
    <w:rsid w:val="001B2CCC"/>
    <w:rsid w:val="001B2FFF"/>
    <w:rsid w:val="001B3D5D"/>
    <w:rsid w:val="001B4B68"/>
    <w:rsid w:val="001B4F1A"/>
    <w:rsid w:val="001B52D2"/>
    <w:rsid w:val="001B52ED"/>
    <w:rsid w:val="001B5D02"/>
    <w:rsid w:val="001B63D8"/>
    <w:rsid w:val="001B658A"/>
    <w:rsid w:val="001B662F"/>
    <w:rsid w:val="001B6EC1"/>
    <w:rsid w:val="001B7786"/>
    <w:rsid w:val="001C0340"/>
    <w:rsid w:val="001C122A"/>
    <w:rsid w:val="001C145F"/>
    <w:rsid w:val="001C1FCF"/>
    <w:rsid w:val="001C202B"/>
    <w:rsid w:val="001C2116"/>
    <w:rsid w:val="001C289B"/>
    <w:rsid w:val="001C2D43"/>
    <w:rsid w:val="001C2F38"/>
    <w:rsid w:val="001C350F"/>
    <w:rsid w:val="001C360C"/>
    <w:rsid w:val="001C3722"/>
    <w:rsid w:val="001C3BE2"/>
    <w:rsid w:val="001C3D1C"/>
    <w:rsid w:val="001C4027"/>
    <w:rsid w:val="001C4537"/>
    <w:rsid w:val="001C468D"/>
    <w:rsid w:val="001C526A"/>
    <w:rsid w:val="001C5D11"/>
    <w:rsid w:val="001C5D47"/>
    <w:rsid w:val="001C68B8"/>
    <w:rsid w:val="001C68E4"/>
    <w:rsid w:val="001C7650"/>
    <w:rsid w:val="001C7CF3"/>
    <w:rsid w:val="001C7D1F"/>
    <w:rsid w:val="001C7F68"/>
    <w:rsid w:val="001D0CB6"/>
    <w:rsid w:val="001D0D9E"/>
    <w:rsid w:val="001D143F"/>
    <w:rsid w:val="001D18B8"/>
    <w:rsid w:val="001D24D5"/>
    <w:rsid w:val="001D2562"/>
    <w:rsid w:val="001D25A8"/>
    <w:rsid w:val="001D25C1"/>
    <w:rsid w:val="001D2637"/>
    <w:rsid w:val="001D3019"/>
    <w:rsid w:val="001D3131"/>
    <w:rsid w:val="001D36B3"/>
    <w:rsid w:val="001D3AAE"/>
    <w:rsid w:val="001D4178"/>
    <w:rsid w:val="001D43BB"/>
    <w:rsid w:val="001D45C1"/>
    <w:rsid w:val="001D4601"/>
    <w:rsid w:val="001D4667"/>
    <w:rsid w:val="001D4C4A"/>
    <w:rsid w:val="001D4D7E"/>
    <w:rsid w:val="001D553E"/>
    <w:rsid w:val="001D5D97"/>
    <w:rsid w:val="001D5E62"/>
    <w:rsid w:val="001D6F24"/>
    <w:rsid w:val="001D7999"/>
    <w:rsid w:val="001D7A9A"/>
    <w:rsid w:val="001D7B10"/>
    <w:rsid w:val="001D7C8F"/>
    <w:rsid w:val="001D7CA6"/>
    <w:rsid w:val="001E000C"/>
    <w:rsid w:val="001E024B"/>
    <w:rsid w:val="001E052F"/>
    <w:rsid w:val="001E06F6"/>
    <w:rsid w:val="001E0CEF"/>
    <w:rsid w:val="001E0D36"/>
    <w:rsid w:val="001E1B3C"/>
    <w:rsid w:val="001E1F76"/>
    <w:rsid w:val="001E1F82"/>
    <w:rsid w:val="001E21C5"/>
    <w:rsid w:val="001E23B4"/>
    <w:rsid w:val="001E2DFF"/>
    <w:rsid w:val="001E3665"/>
    <w:rsid w:val="001E37F7"/>
    <w:rsid w:val="001E3EB2"/>
    <w:rsid w:val="001E407F"/>
    <w:rsid w:val="001E4930"/>
    <w:rsid w:val="001E498F"/>
    <w:rsid w:val="001E4E0D"/>
    <w:rsid w:val="001E50F4"/>
    <w:rsid w:val="001E5ABB"/>
    <w:rsid w:val="001E5AC8"/>
    <w:rsid w:val="001E5AEC"/>
    <w:rsid w:val="001E5B6F"/>
    <w:rsid w:val="001E6208"/>
    <w:rsid w:val="001E6B2D"/>
    <w:rsid w:val="001E6F05"/>
    <w:rsid w:val="001E7340"/>
    <w:rsid w:val="001E7736"/>
    <w:rsid w:val="001E7883"/>
    <w:rsid w:val="001F0320"/>
    <w:rsid w:val="001F08DF"/>
    <w:rsid w:val="001F0C1D"/>
    <w:rsid w:val="001F0CE5"/>
    <w:rsid w:val="001F0F0D"/>
    <w:rsid w:val="001F1626"/>
    <w:rsid w:val="001F1AE6"/>
    <w:rsid w:val="001F1C3D"/>
    <w:rsid w:val="001F1EFB"/>
    <w:rsid w:val="001F21D4"/>
    <w:rsid w:val="001F2B84"/>
    <w:rsid w:val="001F30FC"/>
    <w:rsid w:val="001F3624"/>
    <w:rsid w:val="001F3A23"/>
    <w:rsid w:val="001F4F71"/>
    <w:rsid w:val="001F5E69"/>
    <w:rsid w:val="001F5F2A"/>
    <w:rsid w:val="001F72E4"/>
    <w:rsid w:val="001F7434"/>
    <w:rsid w:val="001F77C2"/>
    <w:rsid w:val="001F7900"/>
    <w:rsid w:val="001F7AD9"/>
    <w:rsid w:val="00200134"/>
    <w:rsid w:val="00200471"/>
    <w:rsid w:val="002007C2"/>
    <w:rsid w:val="002010AF"/>
    <w:rsid w:val="0020159B"/>
    <w:rsid w:val="002015EC"/>
    <w:rsid w:val="00201EF4"/>
    <w:rsid w:val="002020ED"/>
    <w:rsid w:val="002021EE"/>
    <w:rsid w:val="002027CF"/>
    <w:rsid w:val="00202A2B"/>
    <w:rsid w:val="00202B64"/>
    <w:rsid w:val="00202C9E"/>
    <w:rsid w:val="002030AC"/>
    <w:rsid w:val="00203AC1"/>
    <w:rsid w:val="00203E58"/>
    <w:rsid w:val="00203F24"/>
    <w:rsid w:val="00204181"/>
    <w:rsid w:val="002041E2"/>
    <w:rsid w:val="002042C6"/>
    <w:rsid w:val="0020451C"/>
    <w:rsid w:val="0020519A"/>
    <w:rsid w:val="002052B9"/>
    <w:rsid w:val="00205AC6"/>
    <w:rsid w:val="00205DB7"/>
    <w:rsid w:val="00205FEF"/>
    <w:rsid w:val="002066FB"/>
    <w:rsid w:val="00206E8E"/>
    <w:rsid w:val="00207298"/>
    <w:rsid w:val="0020772F"/>
    <w:rsid w:val="00207B4E"/>
    <w:rsid w:val="00207D1E"/>
    <w:rsid w:val="00207D33"/>
    <w:rsid w:val="00210052"/>
    <w:rsid w:val="00210056"/>
    <w:rsid w:val="00210439"/>
    <w:rsid w:val="0021069C"/>
    <w:rsid w:val="002109D3"/>
    <w:rsid w:val="00210A66"/>
    <w:rsid w:val="00211516"/>
    <w:rsid w:val="00211F39"/>
    <w:rsid w:val="00211FA3"/>
    <w:rsid w:val="002124FA"/>
    <w:rsid w:val="00212B9E"/>
    <w:rsid w:val="00212BBF"/>
    <w:rsid w:val="002132E9"/>
    <w:rsid w:val="002132FF"/>
    <w:rsid w:val="002138F7"/>
    <w:rsid w:val="00213E7D"/>
    <w:rsid w:val="00213FDC"/>
    <w:rsid w:val="0021401B"/>
    <w:rsid w:val="0021471D"/>
    <w:rsid w:val="002148A0"/>
    <w:rsid w:val="00214B6B"/>
    <w:rsid w:val="0021653B"/>
    <w:rsid w:val="00217AB6"/>
    <w:rsid w:val="00217E76"/>
    <w:rsid w:val="00217EAB"/>
    <w:rsid w:val="00220155"/>
    <w:rsid w:val="00220642"/>
    <w:rsid w:val="00220A8F"/>
    <w:rsid w:val="00220DA0"/>
    <w:rsid w:val="00221FB3"/>
    <w:rsid w:val="00223218"/>
    <w:rsid w:val="00223289"/>
    <w:rsid w:val="002236B4"/>
    <w:rsid w:val="00223B9A"/>
    <w:rsid w:val="00223CCA"/>
    <w:rsid w:val="00223EF5"/>
    <w:rsid w:val="00224412"/>
    <w:rsid w:val="00224A69"/>
    <w:rsid w:val="00224C45"/>
    <w:rsid w:val="00225349"/>
    <w:rsid w:val="002262F6"/>
    <w:rsid w:val="002263C2"/>
    <w:rsid w:val="00226760"/>
    <w:rsid w:val="00226A0B"/>
    <w:rsid w:val="002279DE"/>
    <w:rsid w:val="00227AD9"/>
    <w:rsid w:val="00227BF0"/>
    <w:rsid w:val="00227D19"/>
    <w:rsid w:val="00230096"/>
    <w:rsid w:val="00230338"/>
    <w:rsid w:val="002303C6"/>
    <w:rsid w:val="0023049C"/>
    <w:rsid w:val="002307C5"/>
    <w:rsid w:val="00230A10"/>
    <w:rsid w:val="00230A7F"/>
    <w:rsid w:val="00230AC6"/>
    <w:rsid w:val="00230BE6"/>
    <w:rsid w:val="00231FD4"/>
    <w:rsid w:val="002323B9"/>
    <w:rsid w:val="00232539"/>
    <w:rsid w:val="00232FBF"/>
    <w:rsid w:val="0023302F"/>
    <w:rsid w:val="002332DB"/>
    <w:rsid w:val="00233403"/>
    <w:rsid w:val="002336AE"/>
    <w:rsid w:val="00233B59"/>
    <w:rsid w:val="00233CEE"/>
    <w:rsid w:val="00234364"/>
    <w:rsid w:val="00234689"/>
    <w:rsid w:val="00234898"/>
    <w:rsid w:val="0023509B"/>
    <w:rsid w:val="0023514F"/>
    <w:rsid w:val="0023565C"/>
    <w:rsid w:val="002359A4"/>
    <w:rsid w:val="00235AF3"/>
    <w:rsid w:val="00235EEC"/>
    <w:rsid w:val="00236437"/>
    <w:rsid w:val="00236B5F"/>
    <w:rsid w:val="00236C17"/>
    <w:rsid w:val="00236EDB"/>
    <w:rsid w:val="0023709F"/>
    <w:rsid w:val="002376D1"/>
    <w:rsid w:val="0024001B"/>
    <w:rsid w:val="002401C8"/>
    <w:rsid w:val="002403B4"/>
    <w:rsid w:val="002406CB"/>
    <w:rsid w:val="00240961"/>
    <w:rsid w:val="0024219C"/>
    <w:rsid w:val="002424C8"/>
    <w:rsid w:val="00242AD3"/>
    <w:rsid w:val="00243BEB"/>
    <w:rsid w:val="00243D75"/>
    <w:rsid w:val="00244135"/>
    <w:rsid w:val="002443A6"/>
    <w:rsid w:val="00244805"/>
    <w:rsid w:val="00244E65"/>
    <w:rsid w:val="00245628"/>
    <w:rsid w:val="002459EF"/>
    <w:rsid w:val="00245EE1"/>
    <w:rsid w:val="00246FD7"/>
    <w:rsid w:val="00247042"/>
    <w:rsid w:val="0024782D"/>
    <w:rsid w:val="00247B0F"/>
    <w:rsid w:val="00247B38"/>
    <w:rsid w:val="00247FE2"/>
    <w:rsid w:val="002503BC"/>
    <w:rsid w:val="00250401"/>
    <w:rsid w:val="00250624"/>
    <w:rsid w:val="00250A01"/>
    <w:rsid w:val="00250A10"/>
    <w:rsid w:val="00250D6C"/>
    <w:rsid w:val="00251038"/>
    <w:rsid w:val="00251149"/>
    <w:rsid w:val="00251432"/>
    <w:rsid w:val="00251CB8"/>
    <w:rsid w:val="00251DC3"/>
    <w:rsid w:val="002520FD"/>
    <w:rsid w:val="002528D2"/>
    <w:rsid w:val="00252E57"/>
    <w:rsid w:val="002530F5"/>
    <w:rsid w:val="002533DD"/>
    <w:rsid w:val="002537A2"/>
    <w:rsid w:val="00253DE6"/>
    <w:rsid w:val="002541F8"/>
    <w:rsid w:val="0025437C"/>
    <w:rsid w:val="002549C3"/>
    <w:rsid w:val="002557C4"/>
    <w:rsid w:val="00255DD9"/>
    <w:rsid w:val="0025618A"/>
    <w:rsid w:val="002561F6"/>
    <w:rsid w:val="0025623D"/>
    <w:rsid w:val="002563E4"/>
    <w:rsid w:val="00256684"/>
    <w:rsid w:val="00256D68"/>
    <w:rsid w:val="00256F2D"/>
    <w:rsid w:val="0025772F"/>
    <w:rsid w:val="00257882"/>
    <w:rsid w:val="002579E6"/>
    <w:rsid w:val="0026046A"/>
    <w:rsid w:val="00260898"/>
    <w:rsid w:val="00260B0D"/>
    <w:rsid w:val="00260B2A"/>
    <w:rsid w:val="0026113C"/>
    <w:rsid w:val="002613D5"/>
    <w:rsid w:val="002615D0"/>
    <w:rsid w:val="0026163D"/>
    <w:rsid w:val="00261811"/>
    <w:rsid w:val="00262452"/>
    <w:rsid w:val="00262A6A"/>
    <w:rsid w:val="00262B3E"/>
    <w:rsid w:val="00263ABA"/>
    <w:rsid w:val="00264090"/>
    <w:rsid w:val="002649C7"/>
    <w:rsid w:val="00264A50"/>
    <w:rsid w:val="00264BB3"/>
    <w:rsid w:val="0026520A"/>
    <w:rsid w:val="002654DD"/>
    <w:rsid w:val="00265F69"/>
    <w:rsid w:val="0026654E"/>
    <w:rsid w:val="00266B91"/>
    <w:rsid w:val="0026715B"/>
    <w:rsid w:val="002676CA"/>
    <w:rsid w:val="00267831"/>
    <w:rsid w:val="00267FF8"/>
    <w:rsid w:val="00270D8F"/>
    <w:rsid w:val="00270F9F"/>
    <w:rsid w:val="0027101D"/>
    <w:rsid w:val="00271140"/>
    <w:rsid w:val="00271479"/>
    <w:rsid w:val="00271C43"/>
    <w:rsid w:val="00271CD3"/>
    <w:rsid w:val="00271F81"/>
    <w:rsid w:val="002721C7"/>
    <w:rsid w:val="0027226B"/>
    <w:rsid w:val="00272451"/>
    <w:rsid w:val="002727B4"/>
    <w:rsid w:val="0027398D"/>
    <w:rsid w:val="002739B8"/>
    <w:rsid w:val="00273C13"/>
    <w:rsid w:val="00273EE0"/>
    <w:rsid w:val="0027420B"/>
    <w:rsid w:val="00274468"/>
    <w:rsid w:val="00274486"/>
    <w:rsid w:val="00274729"/>
    <w:rsid w:val="00274AC2"/>
    <w:rsid w:val="00274B36"/>
    <w:rsid w:val="00274CAB"/>
    <w:rsid w:val="00274FBB"/>
    <w:rsid w:val="0027503D"/>
    <w:rsid w:val="00275063"/>
    <w:rsid w:val="0027521C"/>
    <w:rsid w:val="00275437"/>
    <w:rsid w:val="00275444"/>
    <w:rsid w:val="00275532"/>
    <w:rsid w:val="002755B0"/>
    <w:rsid w:val="00275A55"/>
    <w:rsid w:val="00275CFC"/>
    <w:rsid w:val="0027662A"/>
    <w:rsid w:val="0027684C"/>
    <w:rsid w:val="00276D2C"/>
    <w:rsid w:val="00276FAD"/>
    <w:rsid w:val="00277132"/>
    <w:rsid w:val="00277781"/>
    <w:rsid w:val="00277790"/>
    <w:rsid w:val="002802E8"/>
    <w:rsid w:val="00280FE9"/>
    <w:rsid w:val="00281716"/>
    <w:rsid w:val="002818A3"/>
    <w:rsid w:val="00281D85"/>
    <w:rsid w:val="002821F5"/>
    <w:rsid w:val="00282557"/>
    <w:rsid w:val="002829DC"/>
    <w:rsid w:val="00282C42"/>
    <w:rsid w:val="00282D09"/>
    <w:rsid w:val="00282FAA"/>
    <w:rsid w:val="0028318E"/>
    <w:rsid w:val="0028413B"/>
    <w:rsid w:val="002842F0"/>
    <w:rsid w:val="00284B24"/>
    <w:rsid w:val="00284C53"/>
    <w:rsid w:val="00284FBD"/>
    <w:rsid w:val="0028518C"/>
    <w:rsid w:val="002854A6"/>
    <w:rsid w:val="002856A7"/>
    <w:rsid w:val="00285C25"/>
    <w:rsid w:val="00285D78"/>
    <w:rsid w:val="00285F8F"/>
    <w:rsid w:val="00286020"/>
    <w:rsid w:val="002861E4"/>
    <w:rsid w:val="002862F3"/>
    <w:rsid w:val="00287541"/>
    <w:rsid w:val="00287744"/>
    <w:rsid w:val="00287CD4"/>
    <w:rsid w:val="00287DAD"/>
    <w:rsid w:val="00287FAE"/>
    <w:rsid w:val="0029021E"/>
    <w:rsid w:val="00290749"/>
    <w:rsid w:val="0029077D"/>
    <w:rsid w:val="00290A70"/>
    <w:rsid w:val="00290F82"/>
    <w:rsid w:val="002911A6"/>
    <w:rsid w:val="002913DC"/>
    <w:rsid w:val="0029141A"/>
    <w:rsid w:val="00291730"/>
    <w:rsid w:val="00291764"/>
    <w:rsid w:val="00291D6F"/>
    <w:rsid w:val="0029247E"/>
    <w:rsid w:val="002933B2"/>
    <w:rsid w:val="00293EA0"/>
    <w:rsid w:val="0029418C"/>
    <w:rsid w:val="00294430"/>
    <w:rsid w:val="002949C4"/>
    <w:rsid w:val="002949EF"/>
    <w:rsid w:val="00294B5F"/>
    <w:rsid w:val="00294C2C"/>
    <w:rsid w:val="002953DD"/>
    <w:rsid w:val="002955B7"/>
    <w:rsid w:val="00295681"/>
    <w:rsid w:val="00295983"/>
    <w:rsid w:val="00295B68"/>
    <w:rsid w:val="00295DC7"/>
    <w:rsid w:val="00295F91"/>
    <w:rsid w:val="002960D3"/>
    <w:rsid w:val="002968B3"/>
    <w:rsid w:val="002972F6"/>
    <w:rsid w:val="002978DB"/>
    <w:rsid w:val="00297C0E"/>
    <w:rsid w:val="002A0193"/>
    <w:rsid w:val="002A0275"/>
    <w:rsid w:val="002A041F"/>
    <w:rsid w:val="002A06EB"/>
    <w:rsid w:val="002A0990"/>
    <w:rsid w:val="002A11A8"/>
    <w:rsid w:val="002A12FB"/>
    <w:rsid w:val="002A1356"/>
    <w:rsid w:val="002A174E"/>
    <w:rsid w:val="002A1EF6"/>
    <w:rsid w:val="002A1F28"/>
    <w:rsid w:val="002A2387"/>
    <w:rsid w:val="002A24EB"/>
    <w:rsid w:val="002A2719"/>
    <w:rsid w:val="002A2A22"/>
    <w:rsid w:val="002A2DC8"/>
    <w:rsid w:val="002A35B0"/>
    <w:rsid w:val="002A38E7"/>
    <w:rsid w:val="002A3B9C"/>
    <w:rsid w:val="002A3D1B"/>
    <w:rsid w:val="002A40C8"/>
    <w:rsid w:val="002A43A9"/>
    <w:rsid w:val="002A4743"/>
    <w:rsid w:val="002A53A8"/>
    <w:rsid w:val="002A5628"/>
    <w:rsid w:val="002A59FC"/>
    <w:rsid w:val="002A61DF"/>
    <w:rsid w:val="002A671C"/>
    <w:rsid w:val="002A6C56"/>
    <w:rsid w:val="002A6F77"/>
    <w:rsid w:val="002A78AA"/>
    <w:rsid w:val="002A7D0E"/>
    <w:rsid w:val="002B06C2"/>
    <w:rsid w:val="002B11F9"/>
    <w:rsid w:val="002B231F"/>
    <w:rsid w:val="002B245C"/>
    <w:rsid w:val="002B2D75"/>
    <w:rsid w:val="002B3403"/>
    <w:rsid w:val="002B38AC"/>
    <w:rsid w:val="002B39F5"/>
    <w:rsid w:val="002B3E5D"/>
    <w:rsid w:val="002B3F30"/>
    <w:rsid w:val="002B3FA3"/>
    <w:rsid w:val="002B424E"/>
    <w:rsid w:val="002B4C03"/>
    <w:rsid w:val="002B4E54"/>
    <w:rsid w:val="002B5D68"/>
    <w:rsid w:val="002B5EA9"/>
    <w:rsid w:val="002B5F3B"/>
    <w:rsid w:val="002B612F"/>
    <w:rsid w:val="002B641D"/>
    <w:rsid w:val="002B6A3E"/>
    <w:rsid w:val="002B6E3E"/>
    <w:rsid w:val="002B70D8"/>
    <w:rsid w:val="002B72E1"/>
    <w:rsid w:val="002B7CD5"/>
    <w:rsid w:val="002B7ED2"/>
    <w:rsid w:val="002C0B12"/>
    <w:rsid w:val="002C27E7"/>
    <w:rsid w:val="002C28C6"/>
    <w:rsid w:val="002C2BB4"/>
    <w:rsid w:val="002C3108"/>
    <w:rsid w:val="002C312A"/>
    <w:rsid w:val="002C324F"/>
    <w:rsid w:val="002C33F7"/>
    <w:rsid w:val="002C3AD2"/>
    <w:rsid w:val="002C4408"/>
    <w:rsid w:val="002C4698"/>
    <w:rsid w:val="002C4D20"/>
    <w:rsid w:val="002C5C0D"/>
    <w:rsid w:val="002C5D80"/>
    <w:rsid w:val="002C6704"/>
    <w:rsid w:val="002C6D16"/>
    <w:rsid w:val="002C6E71"/>
    <w:rsid w:val="002C7709"/>
    <w:rsid w:val="002D04C2"/>
    <w:rsid w:val="002D0CA7"/>
    <w:rsid w:val="002D0D13"/>
    <w:rsid w:val="002D1BD1"/>
    <w:rsid w:val="002D1D82"/>
    <w:rsid w:val="002D1DF1"/>
    <w:rsid w:val="002D1EB2"/>
    <w:rsid w:val="002D24A9"/>
    <w:rsid w:val="002D33FE"/>
    <w:rsid w:val="002D417B"/>
    <w:rsid w:val="002D41A8"/>
    <w:rsid w:val="002D49DD"/>
    <w:rsid w:val="002D4D9C"/>
    <w:rsid w:val="002D5791"/>
    <w:rsid w:val="002D5A38"/>
    <w:rsid w:val="002D5D14"/>
    <w:rsid w:val="002D60D0"/>
    <w:rsid w:val="002D65DB"/>
    <w:rsid w:val="002D6611"/>
    <w:rsid w:val="002D69F7"/>
    <w:rsid w:val="002D7791"/>
    <w:rsid w:val="002E00A7"/>
    <w:rsid w:val="002E083A"/>
    <w:rsid w:val="002E0CE9"/>
    <w:rsid w:val="002E132C"/>
    <w:rsid w:val="002E14C4"/>
    <w:rsid w:val="002E1972"/>
    <w:rsid w:val="002E1FF3"/>
    <w:rsid w:val="002E24E2"/>
    <w:rsid w:val="002E27EC"/>
    <w:rsid w:val="002E31E4"/>
    <w:rsid w:val="002E3A30"/>
    <w:rsid w:val="002E3AD5"/>
    <w:rsid w:val="002E4160"/>
    <w:rsid w:val="002E4628"/>
    <w:rsid w:val="002E4695"/>
    <w:rsid w:val="002E545A"/>
    <w:rsid w:val="002E55C8"/>
    <w:rsid w:val="002E5621"/>
    <w:rsid w:val="002E5DCA"/>
    <w:rsid w:val="002E5FA2"/>
    <w:rsid w:val="002E6490"/>
    <w:rsid w:val="002E6565"/>
    <w:rsid w:val="002E6624"/>
    <w:rsid w:val="002E6875"/>
    <w:rsid w:val="002E7775"/>
    <w:rsid w:val="002E7FD8"/>
    <w:rsid w:val="002F042F"/>
    <w:rsid w:val="002F056A"/>
    <w:rsid w:val="002F12B3"/>
    <w:rsid w:val="002F16BC"/>
    <w:rsid w:val="002F1983"/>
    <w:rsid w:val="002F2447"/>
    <w:rsid w:val="002F24F8"/>
    <w:rsid w:val="002F2916"/>
    <w:rsid w:val="002F2B24"/>
    <w:rsid w:val="002F2D01"/>
    <w:rsid w:val="002F2E46"/>
    <w:rsid w:val="002F30C2"/>
    <w:rsid w:val="002F4339"/>
    <w:rsid w:val="002F43EC"/>
    <w:rsid w:val="002F49A7"/>
    <w:rsid w:val="002F4E92"/>
    <w:rsid w:val="002F5856"/>
    <w:rsid w:val="002F595E"/>
    <w:rsid w:val="002F598F"/>
    <w:rsid w:val="002F5B11"/>
    <w:rsid w:val="002F5B4B"/>
    <w:rsid w:val="002F6031"/>
    <w:rsid w:val="002F61A8"/>
    <w:rsid w:val="002F68E6"/>
    <w:rsid w:val="002F6950"/>
    <w:rsid w:val="002F6976"/>
    <w:rsid w:val="002F6B04"/>
    <w:rsid w:val="002F6E22"/>
    <w:rsid w:val="002F6E3A"/>
    <w:rsid w:val="002F6FEB"/>
    <w:rsid w:val="002F7833"/>
    <w:rsid w:val="002F7CC3"/>
    <w:rsid w:val="002F7F98"/>
    <w:rsid w:val="00300316"/>
    <w:rsid w:val="00300C9F"/>
    <w:rsid w:val="00301107"/>
    <w:rsid w:val="00301392"/>
    <w:rsid w:val="003018CB"/>
    <w:rsid w:val="0030196F"/>
    <w:rsid w:val="00301B3A"/>
    <w:rsid w:val="00301FA9"/>
    <w:rsid w:val="00303286"/>
    <w:rsid w:val="0030361B"/>
    <w:rsid w:val="0030373E"/>
    <w:rsid w:val="00303B9A"/>
    <w:rsid w:val="003040BD"/>
    <w:rsid w:val="003043F2"/>
    <w:rsid w:val="0030449D"/>
    <w:rsid w:val="00304A83"/>
    <w:rsid w:val="00304E78"/>
    <w:rsid w:val="00305317"/>
    <w:rsid w:val="00306056"/>
    <w:rsid w:val="003062B3"/>
    <w:rsid w:val="003063F9"/>
    <w:rsid w:val="00306916"/>
    <w:rsid w:val="00306E5F"/>
    <w:rsid w:val="00307197"/>
    <w:rsid w:val="0030781B"/>
    <w:rsid w:val="00307C08"/>
    <w:rsid w:val="00310136"/>
    <w:rsid w:val="00310247"/>
    <w:rsid w:val="003103CE"/>
    <w:rsid w:val="003108AD"/>
    <w:rsid w:val="00310AE6"/>
    <w:rsid w:val="003111F1"/>
    <w:rsid w:val="00311411"/>
    <w:rsid w:val="003123D9"/>
    <w:rsid w:val="00312871"/>
    <w:rsid w:val="00312FD8"/>
    <w:rsid w:val="00313815"/>
    <w:rsid w:val="00313C8C"/>
    <w:rsid w:val="003140E2"/>
    <w:rsid w:val="00314212"/>
    <w:rsid w:val="00314340"/>
    <w:rsid w:val="003145BC"/>
    <w:rsid w:val="00314913"/>
    <w:rsid w:val="003149BC"/>
    <w:rsid w:val="00314E9C"/>
    <w:rsid w:val="0031544F"/>
    <w:rsid w:val="00315BE9"/>
    <w:rsid w:val="00315F98"/>
    <w:rsid w:val="00316130"/>
    <w:rsid w:val="00316785"/>
    <w:rsid w:val="003169BA"/>
    <w:rsid w:val="00316C45"/>
    <w:rsid w:val="00316CDE"/>
    <w:rsid w:val="003171F5"/>
    <w:rsid w:val="003172D4"/>
    <w:rsid w:val="003202FE"/>
    <w:rsid w:val="00320B52"/>
    <w:rsid w:val="0032124A"/>
    <w:rsid w:val="0032129C"/>
    <w:rsid w:val="00321513"/>
    <w:rsid w:val="003215DB"/>
    <w:rsid w:val="00321730"/>
    <w:rsid w:val="003217C7"/>
    <w:rsid w:val="00321B1A"/>
    <w:rsid w:val="00321C2C"/>
    <w:rsid w:val="00321D56"/>
    <w:rsid w:val="003221A0"/>
    <w:rsid w:val="003237CA"/>
    <w:rsid w:val="00323F86"/>
    <w:rsid w:val="00324BF3"/>
    <w:rsid w:val="003250EC"/>
    <w:rsid w:val="003253DE"/>
    <w:rsid w:val="0032551E"/>
    <w:rsid w:val="003256C5"/>
    <w:rsid w:val="00325A62"/>
    <w:rsid w:val="00325EAB"/>
    <w:rsid w:val="00325EEA"/>
    <w:rsid w:val="00326081"/>
    <w:rsid w:val="00326DCE"/>
    <w:rsid w:val="00326EDE"/>
    <w:rsid w:val="003271B7"/>
    <w:rsid w:val="00327A8C"/>
    <w:rsid w:val="00327E11"/>
    <w:rsid w:val="00330F5B"/>
    <w:rsid w:val="00331398"/>
    <w:rsid w:val="00331A3D"/>
    <w:rsid w:val="00331B2E"/>
    <w:rsid w:val="003325A0"/>
    <w:rsid w:val="003330A0"/>
    <w:rsid w:val="0033372E"/>
    <w:rsid w:val="0033454A"/>
    <w:rsid w:val="003349FE"/>
    <w:rsid w:val="003356A1"/>
    <w:rsid w:val="003359EB"/>
    <w:rsid w:val="00335B97"/>
    <w:rsid w:val="00335F77"/>
    <w:rsid w:val="003360BB"/>
    <w:rsid w:val="003367C6"/>
    <w:rsid w:val="00337114"/>
    <w:rsid w:val="0033733E"/>
    <w:rsid w:val="0033746A"/>
    <w:rsid w:val="0033774E"/>
    <w:rsid w:val="00337939"/>
    <w:rsid w:val="00337F53"/>
    <w:rsid w:val="003403AE"/>
    <w:rsid w:val="00340733"/>
    <w:rsid w:val="003408C4"/>
    <w:rsid w:val="003414C1"/>
    <w:rsid w:val="003414D9"/>
    <w:rsid w:val="00341C7C"/>
    <w:rsid w:val="003428C7"/>
    <w:rsid w:val="0034294F"/>
    <w:rsid w:val="00342DF3"/>
    <w:rsid w:val="0034315A"/>
    <w:rsid w:val="0034381F"/>
    <w:rsid w:val="00343FFA"/>
    <w:rsid w:val="00344128"/>
    <w:rsid w:val="00344708"/>
    <w:rsid w:val="00344804"/>
    <w:rsid w:val="00344F19"/>
    <w:rsid w:val="00345766"/>
    <w:rsid w:val="003459A3"/>
    <w:rsid w:val="00346026"/>
    <w:rsid w:val="003460A3"/>
    <w:rsid w:val="003467CD"/>
    <w:rsid w:val="00346B4B"/>
    <w:rsid w:val="00346FF6"/>
    <w:rsid w:val="0034782F"/>
    <w:rsid w:val="00347B06"/>
    <w:rsid w:val="003507A5"/>
    <w:rsid w:val="003509EB"/>
    <w:rsid w:val="00350B62"/>
    <w:rsid w:val="00350BEE"/>
    <w:rsid w:val="00351B7C"/>
    <w:rsid w:val="00351CF4"/>
    <w:rsid w:val="00351F44"/>
    <w:rsid w:val="00352332"/>
    <w:rsid w:val="003524E4"/>
    <w:rsid w:val="00352970"/>
    <w:rsid w:val="00352D0C"/>
    <w:rsid w:val="00353B0D"/>
    <w:rsid w:val="00353E59"/>
    <w:rsid w:val="00354605"/>
    <w:rsid w:val="003552AB"/>
    <w:rsid w:val="003554D0"/>
    <w:rsid w:val="003554F5"/>
    <w:rsid w:val="00355F85"/>
    <w:rsid w:val="00356105"/>
    <w:rsid w:val="00356553"/>
    <w:rsid w:val="003565E6"/>
    <w:rsid w:val="00356710"/>
    <w:rsid w:val="00356B17"/>
    <w:rsid w:val="00357F4F"/>
    <w:rsid w:val="003600FF"/>
    <w:rsid w:val="0036058B"/>
    <w:rsid w:val="003609B0"/>
    <w:rsid w:val="00360E7C"/>
    <w:rsid w:val="00361212"/>
    <w:rsid w:val="003613A5"/>
    <w:rsid w:val="003613F2"/>
    <w:rsid w:val="00361656"/>
    <w:rsid w:val="00362001"/>
    <w:rsid w:val="00362246"/>
    <w:rsid w:val="003622BA"/>
    <w:rsid w:val="0036253F"/>
    <w:rsid w:val="00362C39"/>
    <w:rsid w:val="00362C66"/>
    <w:rsid w:val="0036307B"/>
    <w:rsid w:val="0036391D"/>
    <w:rsid w:val="00363B76"/>
    <w:rsid w:val="0036413D"/>
    <w:rsid w:val="00365258"/>
    <w:rsid w:val="0036571D"/>
    <w:rsid w:val="00366394"/>
    <w:rsid w:val="00366FB8"/>
    <w:rsid w:val="003671BB"/>
    <w:rsid w:val="003671D1"/>
    <w:rsid w:val="0036732C"/>
    <w:rsid w:val="003676CF"/>
    <w:rsid w:val="003678A9"/>
    <w:rsid w:val="00367903"/>
    <w:rsid w:val="00367D4D"/>
    <w:rsid w:val="003704CD"/>
    <w:rsid w:val="003706A6"/>
    <w:rsid w:val="00370877"/>
    <w:rsid w:val="00370E7A"/>
    <w:rsid w:val="00370EC3"/>
    <w:rsid w:val="003716C6"/>
    <w:rsid w:val="00372158"/>
    <w:rsid w:val="00373162"/>
    <w:rsid w:val="003737AC"/>
    <w:rsid w:val="003738E3"/>
    <w:rsid w:val="00373F00"/>
    <w:rsid w:val="0037402A"/>
    <w:rsid w:val="00374FE1"/>
    <w:rsid w:val="0037521E"/>
    <w:rsid w:val="00375318"/>
    <w:rsid w:val="0037543F"/>
    <w:rsid w:val="003758A4"/>
    <w:rsid w:val="00375D0C"/>
    <w:rsid w:val="00375D17"/>
    <w:rsid w:val="00375E7F"/>
    <w:rsid w:val="00376A08"/>
    <w:rsid w:val="00376A8D"/>
    <w:rsid w:val="00376B65"/>
    <w:rsid w:val="00376FB4"/>
    <w:rsid w:val="0037728A"/>
    <w:rsid w:val="0037744C"/>
    <w:rsid w:val="003774E9"/>
    <w:rsid w:val="003774F5"/>
    <w:rsid w:val="00377717"/>
    <w:rsid w:val="00377861"/>
    <w:rsid w:val="00377CF3"/>
    <w:rsid w:val="00377E6E"/>
    <w:rsid w:val="003800BC"/>
    <w:rsid w:val="0038026C"/>
    <w:rsid w:val="0038088E"/>
    <w:rsid w:val="00380BFC"/>
    <w:rsid w:val="0038240C"/>
    <w:rsid w:val="003825AF"/>
    <w:rsid w:val="00382A26"/>
    <w:rsid w:val="00382C3A"/>
    <w:rsid w:val="00382E7D"/>
    <w:rsid w:val="0038300D"/>
    <w:rsid w:val="003830B4"/>
    <w:rsid w:val="0038311E"/>
    <w:rsid w:val="003834BA"/>
    <w:rsid w:val="00384104"/>
    <w:rsid w:val="003841BC"/>
    <w:rsid w:val="0038431A"/>
    <w:rsid w:val="003846FB"/>
    <w:rsid w:val="00384D62"/>
    <w:rsid w:val="00385C26"/>
    <w:rsid w:val="00385C9F"/>
    <w:rsid w:val="0038646E"/>
    <w:rsid w:val="003868E9"/>
    <w:rsid w:val="00386981"/>
    <w:rsid w:val="00387694"/>
    <w:rsid w:val="00390612"/>
    <w:rsid w:val="00390641"/>
    <w:rsid w:val="003908A7"/>
    <w:rsid w:val="00390BDC"/>
    <w:rsid w:val="003919FB"/>
    <w:rsid w:val="00392492"/>
    <w:rsid w:val="0039276C"/>
    <w:rsid w:val="003929EF"/>
    <w:rsid w:val="00392EE9"/>
    <w:rsid w:val="003937A4"/>
    <w:rsid w:val="00394751"/>
    <w:rsid w:val="003947DB"/>
    <w:rsid w:val="00394EDB"/>
    <w:rsid w:val="00395478"/>
    <w:rsid w:val="003955D6"/>
    <w:rsid w:val="00395678"/>
    <w:rsid w:val="0039590A"/>
    <w:rsid w:val="00395983"/>
    <w:rsid w:val="00395D72"/>
    <w:rsid w:val="00396096"/>
    <w:rsid w:val="003962F9"/>
    <w:rsid w:val="003969BB"/>
    <w:rsid w:val="00396B75"/>
    <w:rsid w:val="00396CED"/>
    <w:rsid w:val="0039713F"/>
    <w:rsid w:val="003976B9"/>
    <w:rsid w:val="003977F6"/>
    <w:rsid w:val="003979F9"/>
    <w:rsid w:val="00397F78"/>
    <w:rsid w:val="003A0072"/>
    <w:rsid w:val="003A026D"/>
    <w:rsid w:val="003A04A5"/>
    <w:rsid w:val="003A062A"/>
    <w:rsid w:val="003A0B08"/>
    <w:rsid w:val="003A10C9"/>
    <w:rsid w:val="003A173B"/>
    <w:rsid w:val="003A17C6"/>
    <w:rsid w:val="003A1C85"/>
    <w:rsid w:val="003A2240"/>
    <w:rsid w:val="003A2F00"/>
    <w:rsid w:val="003A37A4"/>
    <w:rsid w:val="003A4446"/>
    <w:rsid w:val="003A4D74"/>
    <w:rsid w:val="003A5177"/>
    <w:rsid w:val="003A535B"/>
    <w:rsid w:val="003A58A0"/>
    <w:rsid w:val="003A5E39"/>
    <w:rsid w:val="003A6766"/>
    <w:rsid w:val="003A69EB"/>
    <w:rsid w:val="003A71E1"/>
    <w:rsid w:val="003A7316"/>
    <w:rsid w:val="003A78CE"/>
    <w:rsid w:val="003A7D7B"/>
    <w:rsid w:val="003A7F92"/>
    <w:rsid w:val="003B031D"/>
    <w:rsid w:val="003B051D"/>
    <w:rsid w:val="003B08FF"/>
    <w:rsid w:val="003B09F2"/>
    <w:rsid w:val="003B0C5A"/>
    <w:rsid w:val="003B1748"/>
    <w:rsid w:val="003B1888"/>
    <w:rsid w:val="003B1E05"/>
    <w:rsid w:val="003B2445"/>
    <w:rsid w:val="003B24D5"/>
    <w:rsid w:val="003B25A9"/>
    <w:rsid w:val="003B25EC"/>
    <w:rsid w:val="003B2942"/>
    <w:rsid w:val="003B2E32"/>
    <w:rsid w:val="003B4A5A"/>
    <w:rsid w:val="003B4B56"/>
    <w:rsid w:val="003B4D7F"/>
    <w:rsid w:val="003B5070"/>
    <w:rsid w:val="003B56B8"/>
    <w:rsid w:val="003B5D52"/>
    <w:rsid w:val="003B5E80"/>
    <w:rsid w:val="003B618E"/>
    <w:rsid w:val="003B65AC"/>
    <w:rsid w:val="003C05A2"/>
    <w:rsid w:val="003C0E73"/>
    <w:rsid w:val="003C0EA4"/>
    <w:rsid w:val="003C1079"/>
    <w:rsid w:val="003C1106"/>
    <w:rsid w:val="003C1C31"/>
    <w:rsid w:val="003C2223"/>
    <w:rsid w:val="003C2331"/>
    <w:rsid w:val="003C27E9"/>
    <w:rsid w:val="003C29EC"/>
    <w:rsid w:val="003C2EC2"/>
    <w:rsid w:val="003C3277"/>
    <w:rsid w:val="003C383B"/>
    <w:rsid w:val="003C3B6D"/>
    <w:rsid w:val="003C3D94"/>
    <w:rsid w:val="003C3DE7"/>
    <w:rsid w:val="003C41A0"/>
    <w:rsid w:val="003C46C9"/>
    <w:rsid w:val="003C4FA6"/>
    <w:rsid w:val="003C57AB"/>
    <w:rsid w:val="003C64FB"/>
    <w:rsid w:val="003C65A1"/>
    <w:rsid w:val="003C6A75"/>
    <w:rsid w:val="003C7095"/>
    <w:rsid w:val="003C7825"/>
    <w:rsid w:val="003C7B2C"/>
    <w:rsid w:val="003C7CF3"/>
    <w:rsid w:val="003D116B"/>
    <w:rsid w:val="003D11F9"/>
    <w:rsid w:val="003D1369"/>
    <w:rsid w:val="003D1396"/>
    <w:rsid w:val="003D2375"/>
    <w:rsid w:val="003D2482"/>
    <w:rsid w:val="003D2638"/>
    <w:rsid w:val="003D29DC"/>
    <w:rsid w:val="003D2DB6"/>
    <w:rsid w:val="003D2E61"/>
    <w:rsid w:val="003D2FC2"/>
    <w:rsid w:val="003D30C3"/>
    <w:rsid w:val="003D3BB7"/>
    <w:rsid w:val="003D502D"/>
    <w:rsid w:val="003D5254"/>
    <w:rsid w:val="003D5933"/>
    <w:rsid w:val="003D5D57"/>
    <w:rsid w:val="003D6000"/>
    <w:rsid w:val="003D6356"/>
    <w:rsid w:val="003D6747"/>
    <w:rsid w:val="003D6776"/>
    <w:rsid w:val="003D67C7"/>
    <w:rsid w:val="003D6C3B"/>
    <w:rsid w:val="003D6F3B"/>
    <w:rsid w:val="003D70C3"/>
    <w:rsid w:val="003D74DB"/>
    <w:rsid w:val="003D7B86"/>
    <w:rsid w:val="003E008A"/>
    <w:rsid w:val="003E02BA"/>
    <w:rsid w:val="003E04D0"/>
    <w:rsid w:val="003E0D6D"/>
    <w:rsid w:val="003E108E"/>
    <w:rsid w:val="003E2390"/>
    <w:rsid w:val="003E295D"/>
    <w:rsid w:val="003E2B5B"/>
    <w:rsid w:val="003E2C33"/>
    <w:rsid w:val="003E2D8C"/>
    <w:rsid w:val="003E30B0"/>
    <w:rsid w:val="003E326F"/>
    <w:rsid w:val="003E3D51"/>
    <w:rsid w:val="003E4729"/>
    <w:rsid w:val="003E479B"/>
    <w:rsid w:val="003E4898"/>
    <w:rsid w:val="003E4AFA"/>
    <w:rsid w:val="003E4B44"/>
    <w:rsid w:val="003E4BAE"/>
    <w:rsid w:val="003E4D6F"/>
    <w:rsid w:val="003E5188"/>
    <w:rsid w:val="003E5565"/>
    <w:rsid w:val="003E5DC1"/>
    <w:rsid w:val="003E5E22"/>
    <w:rsid w:val="003E62E2"/>
    <w:rsid w:val="003E650B"/>
    <w:rsid w:val="003E6FA9"/>
    <w:rsid w:val="003E734E"/>
    <w:rsid w:val="003E7459"/>
    <w:rsid w:val="003E75B0"/>
    <w:rsid w:val="003F05D6"/>
    <w:rsid w:val="003F096C"/>
    <w:rsid w:val="003F1A57"/>
    <w:rsid w:val="003F1DA9"/>
    <w:rsid w:val="003F248F"/>
    <w:rsid w:val="003F2D47"/>
    <w:rsid w:val="003F3296"/>
    <w:rsid w:val="003F33EC"/>
    <w:rsid w:val="003F399A"/>
    <w:rsid w:val="003F3DB1"/>
    <w:rsid w:val="003F3F1B"/>
    <w:rsid w:val="003F405E"/>
    <w:rsid w:val="003F426C"/>
    <w:rsid w:val="003F42D5"/>
    <w:rsid w:val="003F4373"/>
    <w:rsid w:val="003F4715"/>
    <w:rsid w:val="003F4C58"/>
    <w:rsid w:val="003F514B"/>
    <w:rsid w:val="003F5541"/>
    <w:rsid w:val="003F555F"/>
    <w:rsid w:val="003F57FA"/>
    <w:rsid w:val="003F5CF9"/>
    <w:rsid w:val="003F677E"/>
    <w:rsid w:val="003F6EFA"/>
    <w:rsid w:val="003F71DD"/>
    <w:rsid w:val="003F7314"/>
    <w:rsid w:val="003F739A"/>
    <w:rsid w:val="003F73D7"/>
    <w:rsid w:val="003F75C4"/>
    <w:rsid w:val="003F7845"/>
    <w:rsid w:val="003F7EDE"/>
    <w:rsid w:val="0040031C"/>
    <w:rsid w:val="00401069"/>
    <w:rsid w:val="00401250"/>
    <w:rsid w:val="004012BF"/>
    <w:rsid w:val="00401A83"/>
    <w:rsid w:val="00402048"/>
    <w:rsid w:val="00402841"/>
    <w:rsid w:val="00402A1D"/>
    <w:rsid w:val="00402A40"/>
    <w:rsid w:val="00402E5F"/>
    <w:rsid w:val="0040399B"/>
    <w:rsid w:val="0040442E"/>
    <w:rsid w:val="004050CA"/>
    <w:rsid w:val="0040576B"/>
    <w:rsid w:val="00405F8F"/>
    <w:rsid w:val="00406927"/>
    <w:rsid w:val="00406D27"/>
    <w:rsid w:val="00407342"/>
    <w:rsid w:val="00407983"/>
    <w:rsid w:val="00407C65"/>
    <w:rsid w:val="00410044"/>
    <w:rsid w:val="004106A1"/>
    <w:rsid w:val="00410C2F"/>
    <w:rsid w:val="00411395"/>
    <w:rsid w:val="004114AA"/>
    <w:rsid w:val="00411726"/>
    <w:rsid w:val="00411C27"/>
    <w:rsid w:val="0041249F"/>
    <w:rsid w:val="00412521"/>
    <w:rsid w:val="00412933"/>
    <w:rsid w:val="00412DF9"/>
    <w:rsid w:val="00413901"/>
    <w:rsid w:val="004139B8"/>
    <w:rsid w:val="004139E3"/>
    <w:rsid w:val="00414705"/>
    <w:rsid w:val="00414CB0"/>
    <w:rsid w:val="00414D1A"/>
    <w:rsid w:val="00415107"/>
    <w:rsid w:val="00415397"/>
    <w:rsid w:val="0041571B"/>
    <w:rsid w:val="004159C4"/>
    <w:rsid w:val="00415D6A"/>
    <w:rsid w:val="00415F05"/>
    <w:rsid w:val="00416470"/>
    <w:rsid w:val="00416769"/>
    <w:rsid w:val="00417056"/>
    <w:rsid w:val="004172AF"/>
    <w:rsid w:val="0041797D"/>
    <w:rsid w:val="00417C70"/>
    <w:rsid w:val="00417CA7"/>
    <w:rsid w:val="00420DA9"/>
    <w:rsid w:val="004210A9"/>
    <w:rsid w:val="00421C6C"/>
    <w:rsid w:val="00422143"/>
    <w:rsid w:val="00422968"/>
    <w:rsid w:val="004231B2"/>
    <w:rsid w:val="004238B3"/>
    <w:rsid w:val="004239D6"/>
    <w:rsid w:val="004239D9"/>
    <w:rsid w:val="0042494F"/>
    <w:rsid w:val="00424E19"/>
    <w:rsid w:val="00425356"/>
    <w:rsid w:val="0042545F"/>
    <w:rsid w:val="004256A6"/>
    <w:rsid w:val="004263F6"/>
    <w:rsid w:val="004265FD"/>
    <w:rsid w:val="00426A2B"/>
    <w:rsid w:val="00427612"/>
    <w:rsid w:val="00427812"/>
    <w:rsid w:val="00427B5A"/>
    <w:rsid w:val="00430407"/>
    <w:rsid w:val="0043064F"/>
    <w:rsid w:val="004307CF"/>
    <w:rsid w:val="004307EE"/>
    <w:rsid w:val="00430C17"/>
    <w:rsid w:val="00431805"/>
    <w:rsid w:val="00431940"/>
    <w:rsid w:val="00431B9F"/>
    <w:rsid w:val="004323BA"/>
    <w:rsid w:val="00432689"/>
    <w:rsid w:val="004328D0"/>
    <w:rsid w:val="00432E5C"/>
    <w:rsid w:val="004333C7"/>
    <w:rsid w:val="004334D6"/>
    <w:rsid w:val="004334FE"/>
    <w:rsid w:val="00433BE4"/>
    <w:rsid w:val="00434B1C"/>
    <w:rsid w:val="00434B78"/>
    <w:rsid w:val="00434CC4"/>
    <w:rsid w:val="00434F7A"/>
    <w:rsid w:val="004350F8"/>
    <w:rsid w:val="004353F6"/>
    <w:rsid w:val="0043578A"/>
    <w:rsid w:val="00435BB4"/>
    <w:rsid w:val="00435C30"/>
    <w:rsid w:val="00435D15"/>
    <w:rsid w:val="00435D59"/>
    <w:rsid w:val="004363D9"/>
    <w:rsid w:val="004369CB"/>
    <w:rsid w:val="004369F4"/>
    <w:rsid w:val="004370A0"/>
    <w:rsid w:val="004370BB"/>
    <w:rsid w:val="004372B0"/>
    <w:rsid w:val="0043768B"/>
    <w:rsid w:val="00437F4C"/>
    <w:rsid w:val="00440655"/>
    <w:rsid w:val="00440945"/>
    <w:rsid w:val="00441D69"/>
    <w:rsid w:val="00442151"/>
    <w:rsid w:val="00443729"/>
    <w:rsid w:val="00443736"/>
    <w:rsid w:val="0044395D"/>
    <w:rsid w:val="00444428"/>
    <w:rsid w:val="00444645"/>
    <w:rsid w:val="004454B9"/>
    <w:rsid w:val="00445AFC"/>
    <w:rsid w:val="00445E45"/>
    <w:rsid w:val="004463D2"/>
    <w:rsid w:val="0044652D"/>
    <w:rsid w:val="00446A0B"/>
    <w:rsid w:val="00446D6E"/>
    <w:rsid w:val="00446E5E"/>
    <w:rsid w:val="004472DB"/>
    <w:rsid w:val="00447838"/>
    <w:rsid w:val="00447869"/>
    <w:rsid w:val="004478C6"/>
    <w:rsid w:val="00447C66"/>
    <w:rsid w:val="0045049B"/>
    <w:rsid w:val="004505C6"/>
    <w:rsid w:val="00450BDA"/>
    <w:rsid w:val="00450D2A"/>
    <w:rsid w:val="00451C31"/>
    <w:rsid w:val="00452217"/>
    <w:rsid w:val="00452471"/>
    <w:rsid w:val="00452936"/>
    <w:rsid w:val="00452B0B"/>
    <w:rsid w:val="00452D88"/>
    <w:rsid w:val="00452E06"/>
    <w:rsid w:val="0045308E"/>
    <w:rsid w:val="0045334C"/>
    <w:rsid w:val="0045353F"/>
    <w:rsid w:val="004535D9"/>
    <w:rsid w:val="00453A4C"/>
    <w:rsid w:val="00453CFE"/>
    <w:rsid w:val="004548D1"/>
    <w:rsid w:val="004556C8"/>
    <w:rsid w:val="00455834"/>
    <w:rsid w:val="004560AB"/>
    <w:rsid w:val="00456551"/>
    <w:rsid w:val="0045673B"/>
    <w:rsid w:val="0045696C"/>
    <w:rsid w:val="00456A3C"/>
    <w:rsid w:val="00456BEE"/>
    <w:rsid w:val="004571A9"/>
    <w:rsid w:val="004574FD"/>
    <w:rsid w:val="0045778B"/>
    <w:rsid w:val="00457E78"/>
    <w:rsid w:val="004602A9"/>
    <w:rsid w:val="00460BD2"/>
    <w:rsid w:val="00461742"/>
    <w:rsid w:val="004617AF"/>
    <w:rsid w:val="0046182A"/>
    <w:rsid w:val="004620DF"/>
    <w:rsid w:val="00462EDD"/>
    <w:rsid w:val="00463094"/>
    <w:rsid w:val="004635B1"/>
    <w:rsid w:val="00463D20"/>
    <w:rsid w:val="00464076"/>
    <w:rsid w:val="00464875"/>
    <w:rsid w:val="00464896"/>
    <w:rsid w:val="0046492D"/>
    <w:rsid w:val="00464E27"/>
    <w:rsid w:val="004650F3"/>
    <w:rsid w:val="00465168"/>
    <w:rsid w:val="00465689"/>
    <w:rsid w:val="0046628A"/>
    <w:rsid w:val="00466B99"/>
    <w:rsid w:val="00466F09"/>
    <w:rsid w:val="00467059"/>
    <w:rsid w:val="0046711C"/>
    <w:rsid w:val="00467575"/>
    <w:rsid w:val="0046779B"/>
    <w:rsid w:val="00467C93"/>
    <w:rsid w:val="004702F3"/>
    <w:rsid w:val="00470809"/>
    <w:rsid w:val="00472000"/>
    <w:rsid w:val="00472818"/>
    <w:rsid w:val="004729EF"/>
    <w:rsid w:val="004731FE"/>
    <w:rsid w:val="004737F9"/>
    <w:rsid w:val="00473B84"/>
    <w:rsid w:val="00473E4F"/>
    <w:rsid w:val="00474D61"/>
    <w:rsid w:val="00475966"/>
    <w:rsid w:val="00476000"/>
    <w:rsid w:val="00476100"/>
    <w:rsid w:val="0047635A"/>
    <w:rsid w:val="0047639A"/>
    <w:rsid w:val="00477132"/>
    <w:rsid w:val="0047745D"/>
    <w:rsid w:val="00477E78"/>
    <w:rsid w:val="00477F09"/>
    <w:rsid w:val="004800A3"/>
    <w:rsid w:val="004804FF"/>
    <w:rsid w:val="00480676"/>
    <w:rsid w:val="00480DB6"/>
    <w:rsid w:val="00481161"/>
    <w:rsid w:val="004811A8"/>
    <w:rsid w:val="004813CC"/>
    <w:rsid w:val="00482401"/>
    <w:rsid w:val="00483065"/>
    <w:rsid w:val="00483501"/>
    <w:rsid w:val="00483D24"/>
    <w:rsid w:val="004841B0"/>
    <w:rsid w:val="004853D5"/>
    <w:rsid w:val="00485A4C"/>
    <w:rsid w:val="00485B26"/>
    <w:rsid w:val="00485CCE"/>
    <w:rsid w:val="00486AFD"/>
    <w:rsid w:val="00486C6B"/>
    <w:rsid w:val="00487EB8"/>
    <w:rsid w:val="0049010F"/>
    <w:rsid w:val="00490338"/>
    <w:rsid w:val="0049051A"/>
    <w:rsid w:val="00490B58"/>
    <w:rsid w:val="00490B77"/>
    <w:rsid w:val="00490DC5"/>
    <w:rsid w:val="00491125"/>
    <w:rsid w:val="00491745"/>
    <w:rsid w:val="004919AD"/>
    <w:rsid w:val="00491FC4"/>
    <w:rsid w:val="00492086"/>
    <w:rsid w:val="00492307"/>
    <w:rsid w:val="00492319"/>
    <w:rsid w:val="00492370"/>
    <w:rsid w:val="004923DE"/>
    <w:rsid w:val="00492485"/>
    <w:rsid w:val="00492A02"/>
    <w:rsid w:val="00492C0C"/>
    <w:rsid w:val="00493035"/>
    <w:rsid w:val="00493318"/>
    <w:rsid w:val="00493CDF"/>
    <w:rsid w:val="0049406E"/>
    <w:rsid w:val="0049462A"/>
    <w:rsid w:val="00494BAB"/>
    <w:rsid w:val="00494C54"/>
    <w:rsid w:val="00495329"/>
    <w:rsid w:val="0049554F"/>
    <w:rsid w:val="004957BA"/>
    <w:rsid w:val="00495960"/>
    <w:rsid w:val="004962BB"/>
    <w:rsid w:val="004964A2"/>
    <w:rsid w:val="00496902"/>
    <w:rsid w:val="00496C7C"/>
    <w:rsid w:val="004A0510"/>
    <w:rsid w:val="004A0A75"/>
    <w:rsid w:val="004A102F"/>
    <w:rsid w:val="004A1094"/>
    <w:rsid w:val="004A1B74"/>
    <w:rsid w:val="004A2022"/>
    <w:rsid w:val="004A26B4"/>
    <w:rsid w:val="004A2A5F"/>
    <w:rsid w:val="004A3846"/>
    <w:rsid w:val="004A39DF"/>
    <w:rsid w:val="004A3BFA"/>
    <w:rsid w:val="004A3F97"/>
    <w:rsid w:val="004A4223"/>
    <w:rsid w:val="004A4A36"/>
    <w:rsid w:val="004A57F6"/>
    <w:rsid w:val="004A5DA2"/>
    <w:rsid w:val="004A5DB2"/>
    <w:rsid w:val="004A630A"/>
    <w:rsid w:val="004A67C9"/>
    <w:rsid w:val="004A6B6C"/>
    <w:rsid w:val="004A6D07"/>
    <w:rsid w:val="004A7797"/>
    <w:rsid w:val="004B0058"/>
    <w:rsid w:val="004B1D69"/>
    <w:rsid w:val="004B20F5"/>
    <w:rsid w:val="004B227E"/>
    <w:rsid w:val="004B23B8"/>
    <w:rsid w:val="004B23E2"/>
    <w:rsid w:val="004B2F48"/>
    <w:rsid w:val="004B345B"/>
    <w:rsid w:val="004B35FA"/>
    <w:rsid w:val="004B3641"/>
    <w:rsid w:val="004B36D0"/>
    <w:rsid w:val="004B3954"/>
    <w:rsid w:val="004B3B4B"/>
    <w:rsid w:val="004B3CC7"/>
    <w:rsid w:val="004B3E7D"/>
    <w:rsid w:val="004B4A4E"/>
    <w:rsid w:val="004B4A5E"/>
    <w:rsid w:val="004B4E9D"/>
    <w:rsid w:val="004B53C3"/>
    <w:rsid w:val="004B63D0"/>
    <w:rsid w:val="004B6556"/>
    <w:rsid w:val="004B6A5A"/>
    <w:rsid w:val="004B6CB2"/>
    <w:rsid w:val="004B6F07"/>
    <w:rsid w:val="004B76B3"/>
    <w:rsid w:val="004B7946"/>
    <w:rsid w:val="004B797C"/>
    <w:rsid w:val="004B7D7C"/>
    <w:rsid w:val="004B7DBF"/>
    <w:rsid w:val="004B7EA5"/>
    <w:rsid w:val="004C0029"/>
    <w:rsid w:val="004C019C"/>
    <w:rsid w:val="004C0588"/>
    <w:rsid w:val="004C0672"/>
    <w:rsid w:val="004C082D"/>
    <w:rsid w:val="004C0CB2"/>
    <w:rsid w:val="004C1055"/>
    <w:rsid w:val="004C2808"/>
    <w:rsid w:val="004C28DD"/>
    <w:rsid w:val="004C296F"/>
    <w:rsid w:val="004C2C26"/>
    <w:rsid w:val="004C355B"/>
    <w:rsid w:val="004C403A"/>
    <w:rsid w:val="004C4CB6"/>
    <w:rsid w:val="004C563C"/>
    <w:rsid w:val="004C5CF1"/>
    <w:rsid w:val="004C5FEE"/>
    <w:rsid w:val="004C61B5"/>
    <w:rsid w:val="004C66B4"/>
    <w:rsid w:val="004C6DC0"/>
    <w:rsid w:val="004C6E46"/>
    <w:rsid w:val="004C6EB8"/>
    <w:rsid w:val="004C70A6"/>
    <w:rsid w:val="004C7179"/>
    <w:rsid w:val="004C72CA"/>
    <w:rsid w:val="004C73BE"/>
    <w:rsid w:val="004C7580"/>
    <w:rsid w:val="004C75D1"/>
    <w:rsid w:val="004C784A"/>
    <w:rsid w:val="004C7AAA"/>
    <w:rsid w:val="004C7B1C"/>
    <w:rsid w:val="004D092F"/>
    <w:rsid w:val="004D0AB1"/>
    <w:rsid w:val="004D0F0D"/>
    <w:rsid w:val="004D1434"/>
    <w:rsid w:val="004D1990"/>
    <w:rsid w:val="004D202B"/>
    <w:rsid w:val="004D2074"/>
    <w:rsid w:val="004D45A2"/>
    <w:rsid w:val="004D4DD4"/>
    <w:rsid w:val="004D55D7"/>
    <w:rsid w:val="004D5FA1"/>
    <w:rsid w:val="004D61B4"/>
    <w:rsid w:val="004D6610"/>
    <w:rsid w:val="004D68AE"/>
    <w:rsid w:val="004D6FA4"/>
    <w:rsid w:val="004D740B"/>
    <w:rsid w:val="004D756A"/>
    <w:rsid w:val="004D75C4"/>
    <w:rsid w:val="004D7754"/>
    <w:rsid w:val="004D7EEB"/>
    <w:rsid w:val="004E0324"/>
    <w:rsid w:val="004E0685"/>
    <w:rsid w:val="004E06DD"/>
    <w:rsid w:val="004E06F7"/>
    <w:rsid w:val="004E0DAD"/>
    <w:rsid w:val="004E10BD"/>
    <w:rsid w:val="004E18C6"/>
    <w:rsid w:val="004E1C67"/>
    <w:rsid w:val="004E1CB5"/>
    <w:rsid w:val="004E212D"/>
    <w:rsid w:val="004E2136"/>
    <w:rsid w:val="004E2E47"/>
    <w:rsid w:val="004E31A8"/>
    <w:rsid w:val="004E325C"/>
    <w:rsid w:val="004E3E7D"/>
    <w:rsid w:val="004E43E3"/>
    <w:rsid w:val="004E482C"/>
    <w:rsid w:val="004E4B6B"/>
    <w:rsid w:val="004E5049"/>
    <w:rsid w:val="004E51FD"/>
    <w:rsid w:val="004E5F30"/>
    <w:rsid w:val="004E6101"/>
    <w:rsid w:val="004E61A4"/>
    <w:rsid w:val="004E61ED"/>
    <w:rsid w:val="004E62A7"/>
    <w:rsid w:val="004E679C"/>
    <w:rsid w:val="004E68A8"/>
    <w:rsid w:val="004E6987"/>
    <w:rsid w:val="004E6AAA"/>
    <w:rsid w:val="004E6BB2"/>
    <w:rsid w:val="004E6DE2"/>
    <w:rsid w:val="004E7174"/>
    <w:rsid w:val="004E75F4"/>
    <w:rsid w:val="004E7751"/>
    <w:rsid w:val="004E7C26"/>
    <w:rsid w:val="004F0A99"/>
    <w:rsid w:val="004F0CFE"/>
    <w:rsid w:val="004F0EE9"/>
    <w:rsid w:val="004F1B9A"/>
    <w:rsid w:val="004F2AFD"/>
    <w:rsid w:val="004F2B65"/>
    <w:rsid w:val="004F45E3"/>
    <w:rsid w:val="004F4F55"/>
    <w:rsid w:val="004F5B91"/>
    <w:rsid w:val="004F6477"/>
    <w:rsid w:val="004F695F"/>
    <w:rsid w:val="004F72B3"/>
    <w:rsid w:val="004F7385"/>
    <w:rsid w:val="004F7537"/>
    <w:rsid w:val="004F775E"/>
    <w:rsid w:val="004F7BCB"/>
    <w:rsid w:val="0050048A"/>
    <w:rsid w:val="00500688"/>
    <w:rsid w:val="00500AF4"/>
    <w:rsid w:val="00500CE6"/>
    <w:rsid w:val="00500E3A"/>
    <w:rsid w:val="0050113A"/>
    <w:rsid w:val="005014E5"/>
    <w:rsid w:val="005016F3"/>
    <w:rsid w:val="00501A8D"/>
    <w:rsid w:val="00501FE9"/>
    <w:rsid w:val="005022DB"/>
    <w:rsid w:val="00502367"/>
    <w:rsid w:val="00502B1C"/>
    <w:rsid w:val="00502D13"/>
    <w:rsid w:val="00502D84"/>
    <w:rsid w:val="0050348F"/>
    <w:rsid w:val="00503AD7"/>
    <w:rsid w:val="005046F2"/>
    <w:rsid w:val="00504809"/>
    <w:rsid w:val="00504F5C"/>
    <w:rsid w:val="00505354"/>
    <w:rsid w:val="005054E0"/>
    <w:rsid w:val="00507034"/>
    <w:rsid w:val="00507539"/>
    <w:rsid w:val="0051009F"/>
    <w:rsid w:val="005103D0"/>
    <w:rsid w:val="005106B7"/>
    <w:rsid w:val="00511328"/>
    <w:rsid w:val="005113DA"/>
    <w:rsid w:val="005115B8"/>
    <w:rsid w:val="00511B37"/>
    <w:rsid w:val="00511E34"/>
    <w:rsid w:val="00512061"/>
    <w:rsid w:val="00512886"/>
    <w:rsid w:val="005132D7"/>
    <w:rsid w:val="00513FB6"/>
    <w:rsid w:val="00514B86"/>
    <w:rsid w:val="00514C90"/>
    <w:rsid w:val="00514DDE"/>
    <w:rsid w:val="00515A36"/>
    <w:rsid w:val="00515BF3"/>
    <w:rsid w:val="00516549"/>
    <w:rsid w:val="005165D6"/>
    <w:rsid w:val="0051666A"/>
    <w:rsid w:val="00516685"/>
    <w:rsid w:val="005172FE"/>
    <w:rsid w:val="00517CEB"/>
    <w:rsid w:val="00517D4B"/>
    <w:rsid w:val="00517ED6"/>
    <w:rsid w:val="0052014F"/>
    <w:rsid w:val="005203C1"/>
    <w:rsid w:val="00520662"/>
    <w:rsid w:val="0052113E"/>
    <w:rsid w:val="00521557"/>
    <w:rsid w:val="005215E8"/>
    <w:rsid w:val="00522389"/>
    <w:rsid w:val="00522811"/>
    <w:rsid w:val="00522E69"/>
    <w:rsid w:val="00523350"/>
    <w:rsid w:val="0052363D"/>
    <w:rsid w:val="00523864"/>
    <w:rsid w:val="00523943"/>
    <w:rsid w:val="00523D8B"/>
    <w:rsid w:val="00523DE4"/>
    <w:rsid w:val="00523E68"/>
    <w:rsid w:val="0052403B"/>
    <w:rsid w:val="005240BC"/>
    <w:rsid w:val="00524296"/>
    <w:rsid w:val="005245AC"/>
    <w:rsid w:val="00524691"/>
    <w:rsid w:val="00524756"/>
    <w:rsid w:val="00524D8F"/>
    <w:rsid w:val="005251B3"/>
    <w:rsid w:val="00525B40"/>
    <w:rsid w:val="00525DAC"/>
    <w:rsid w:val="0052691E"/>
    <w:rsid w:val="00526C67"/>
    <w:rsid w:val="00526E1B"/>
    <w:rsid w:val="005271F7"/>
    <w:rsid w:val="005272A8"/>
    <w:rsid w:val="00527399"/>
    <w:rsid w:val="00527BD4"/>
    <w:rsid w:val="00527CF7"/>
    <w:rsid w:val="00527D17"/>
    <w:rsid w:val="00530E0A"/>
    <w:rsid w:val="0053103C"/>
    <w:rsid w:val="00531A8F"/>
    <w:rsid w:val="00531B39"/>
    <w:rsid w:val="00532246"/>
    <w:rsid w:val="00532441"/>
    <w:rsid w:val="00532815"/>
    <w:rsid w:val="00532DE1"/>
    <w:rsid w:val="00532EE6"/>
    <w:rsid w:val="005331AF"/>
    <w:rsid w:val="00534031"/>
    <w:rsid w:val="0053405E"/>
    <w:rsid w:val="005346B6"/>
    <w:rsid w:val="00534E53"/>
    <w:rsid w:val="0053568D"/>
    <w:rsid w:val="005357DE"/>
    <w:rsid w:val="00535B5A"/>
    <w:rsid w:val="00535E68"/>
    <w:rsid w:val="00535FE2"/>
    <w:rsid w:val="00536E4F"/>
    <w:rsid w:val="005370CC"/>
    <w:rsid w:val="00537B1D"/>
    <w:rsid w:val="00540E38"/>
    <w:rsid w:val="0054111C"/>
    <w:rsid w:val="00541492"/>
    <w:rsid w:val="00541624"/>
    <w:rsid w:val="00541749"/>
    <w:rsid w:val="00541A34"/>
    <w:rsid w:val="00541E01"/>
    <w:rsid w:val="0054268A"/>
    <w:rsid w:val="00542EEE"/>
    <w:rsid w:val="00543716"/>
    <w:rsid w:val="00543954"/>
    <w:rsid w:val="005442AE"/>
    <w:rsid w:val="00544923"/>
    <w:rsid w:val="00544C34"/>
    <w:rsid w:val="00544FFC"/>
    <w:rsid w:val="0054531E"/>
    <w:rsid w:val="005454FE"/>
    <w:rsid w:val="005456FB"/>
    <w:rsid w:val="0054578F"/>
    <w:rsid w:val="005459F8"/>
    <w:rsid w:val="005467AF"/>
    <w:rsid w:val="00546C14"/>
    <w:rsid w:val="00547844"/>
    <w:rsid w:val="00547921"/>
    <w:rsid w:val="00547B26"/>
    <w:rsid w:val="00547D24"/>
    <w:rsid w:val="005507FE"/>
    <w:rsid w:val="00550B6F"/>
    <w:rsid w:val="00550BDB"/>
    <w:rsid w:val="00551569"/>
    <w:rsid w:val="00551770"/>
    <w:rsid w:val="005517EA"/>
    <w:rsid w:val="00551EEC"/>
    <w:rsid w:val="00551FC5"/>
    <w:rsid w:val="00552275"/>
    <w:rsid w:val="00552590"/>
    <w:rsid w:val="00552961"/>
    <w:rsid w:val="00553006"/>
    <w:rsid w:val="00553179"/>
    <w:rsid w:val="005537E6"/>
    <w:rsid w:val="0055385A"/>
    <w:rsid w:val="00553975"/>
    <w:rsid w:val="00554294"/>
    <w:rsid w:val="005550C4"/>
    <w:rsid w:val="00555341"/>
    <w:rsid w:val="005553DB"/>
    <w:rsid w:val="00555BA1"/>
    <w:rsid w:val="00555D34"/>
    <w:rsid w:val="005562D6"/>
    <w:rsid w:val="0055702F"/>
    <w:rsid w:val="00557505"/>
    <w:rsid w:val="00557918"/>
    <w:rsid w:val="00560221"/>
    <w:rsid w:val="0056043F"/>
    <w:rsid w:val="00560600"/>
    <w:rsid w:val="005609AF"/>
    <w:rsid w:val="00560D94"/>
    <w:rsid w:val="00560DA0"/>
    <w:rsid w:val="0056176E"/>
    <w:rsid w:val="00561980"/>
    <w:rsid w:val="00561FA3"/>
    <w:rsid w:val="00562176"/>
    <w:rsid w:val="005624CE"/>
    <w:rsid w:val="0056262E"/>
    <w:rsid w:val="0056268E"/>
    <w:rsid w:val="005626B7"/>
    <w:rsid w:val="0056274A"/>
    <w:rsid w:val="00562BFE"/>
    <w:rsid w:val="00562D87"/>
    <w:rsid w:val="00563195"/>
    <w:rsid w:val="005634DC"/>
    <w:rsid w:val="00563CE7"/>
    <w:rsid w:val="00563D0A"/>
    <w:rsid w:val="00563E4C"/>
    <w:rsid w:val="005647AB"/>
    <w:rsid w:val="005653F5"/>
    <w:rsid w:val="00565E5B"/>
    <w:rsid w:val="00565EBF"/>
    <w:rsid w:val="005660E4"/>
    <w:rsid w:val="005666CC"/>
    <w:rsid w:val="00566953"/>
    <w:rsid w:val="00566F59"/>
    <w:rsid w:val="005671A5"/>
    <w:rsid w:val="00567AB4"/>
    <w:rsid w:val="00567F42"/>
    <w:rsid w:val="005702DE"/>
    <w:rsid w:val="005704E6"/>
    <w:rsid w:val="00570824"/>
    <w:rsid w:val="00570901"/>
    <w:rsid w:val="00571821"/>
    <w:rsid w:val="005718E9"/>
    <w:rsid w:val="00571947"/>
    <w:rsid w:val="00571C3D"/>
    <w:rsid w:val="00571D3E"/>
    <w:rsid w:val="005722C7"/>
    <w:rsid w:val="00572333"/>
    <w:rsid w:val="00572966"/>
    <w:rsid w:val="00572A64"/>
    <w:rsid w:val="0057319C"/>
    <w:rsid w:val="00573763"/>
    <w:rsid w:val="00573824"/>
    <w:rsid w:val="00573AD6"/>
    <w:rsid w:val="00574037"/>
    <w:rsid w:val="0057459C"/>
    <w:rsid w:val="00575AC6"/>
    <w:rsid w:val="0057616B"/>
    <w:rsid w:val="0057678E"/>
    <w:rsid w:val="005769F5"/>
    <w:rsid w:val="00576C59"/>
    <w:rsid w:val="0057705E"/>
    <w:rsid w:val="00577086"/>
    <w:rsid w:val="00577609"/>
    <w:rsid w:val="00577C7F"/>
    <w:rsid w:val="00580401"/>
    <w:rsid w:val="0058040E"/>
    <w:rsid w:val="00580633"/>
    <w:rsid w:val="00580731"/>
    <w:rsid w:val="00581704"/>
    <w:rsid w:val="00581E85"/>
    <w:rsid w:val="0058281D"/>
    <w:rsid w:val="00582D1B"/>
    <w:rsid w:val="005832AA"/>
    <w:rsid w:val="005837D8"/>
    <w:rsid w:val="00583E44"/>
    <w:rsid w:val="005841D7"/>
    <w:rsid w:val="005843CB"/>
    <w:rsid w:val="00584433"/>
    <w:rsid w:val="005848F1"/>
    <w:rsid w:val="00584B45"/>
    <w:rsid w:val="00584B71"/>
    <w:rsid w:val="00584BA7"/>
    <w:rsid w:val="005850C5"/>
    <w:rsid w:val="00585138"/>
    <w:rsid w:val="00585426"/>
    <w:rsid w:val="005854E3"/>
    <w:rsid w:val="0058550E"/>
    <w:rsid w:val="005858C6"/>
    <w:rsid w:val="00585A39"/>
    <w:rsid w:val="00585C8A"/>
    <w:rsid w:val="00586528"/>
    <w:rsid w:val="00586561"/>
    <w:rsid w:val="00586A0F"/>
    <w:rsid w:val="00586C03"/>
    <w:rsid w:val="005870D1"/>
    <w:rsid w:val="0058762F"/>
    <w:rsid w:val="00587F9D"/>
    <w:rsid w:val="005900CD"/>
    <w:rsid w:val="005916C8"/>
    <w:rsid w:val="00591E89"/>
    <w:rsid w:val="00592131"/>
    <w:rsid w:val="005924E0"/>
    <w:rsid w:val="005927E6"/>
    <w:rsid w:val="00592D62"/>
    <w:rsid w:val="0059431C"/>
    <w:rsid w:val="0059531A"/>
    <w:rsid w:val="00595858"/>
    <w:rsid w:val="00595AE1"/>
    <w:rsid w:val="0059654D"/>
    <w:rsid w:val="005965EC"/>
    <w:rsid w:val="005966B8"/>
    <w:rsid w:val="00596A63"/>
    <w:rsid w:val="0059725D"/>
    <w:rsid w:val="005973FA"/>
    <w:rsid w:val="0059750C"/>
    <w:rsid w:val="00597616"/>
    <w:rsid w:val="00597A22"/>
    <w:rsid w:val="00597ED0"/>
    <w:rsid w:val="005A017A"/>
    <w:rsid w:val="005A1220"/>
    <w:rsid w:val="005A18FF"/>
    <w:rsid w:val="005A1C2E"/>
    <w:rsid w:val="005A24A1"/>
    <w:rsid w:val="005A2E54"/>
    <w:rsid w:val="005A33DD"/>
    <w:rsid w:val="005A3CE0"/>
    <w:rsid w:val="005A420F"/>
    <w:rsid w:val="005A4782"/>
    <w:rsid w:val="005A4D10"/>
    <w:rsid w:val="005A4E2F"/>
    <w:rsid w:val="005A4EB8"/>
    <w:rsid w:val="005A4EC4"/>
    <w:rsid w:val="005A51BB"/>
    <w:rsid w:val="005A56D8"/>
    <w:rsid w:val="005A582E"/>
    <w:rsid w:val="005A5E7C"/>
    <w:rsid w:val="005A5F60"/>
    <w:rsid w:val="005A5FE6"/>
    <w:rsid w:val="005A60F0"/>
    <w:rsid w:val="005A62E9"/>
    <w:rsid w:val="005A673F"/>
    <w:rsid w:val="005A6D6F"/>
    <w:rsid w:val="005A6FCB"/>
    <w:rsid w:val="005A711A"/>
    <w:rsid w:val="005A7318"/>
    <w:rsid w:val="005A731A"/>
    <w:rsid w:val="005B02BE"/>
    <w:rsid w:val="005B0D6F"/>
    <w:rsid w:val="005B145F"/>
    <w:rsid w:val="005B18AF"/>
    <w:rsid w:val="005B2B21"/>
    <w:rsid w:val="005B2E07"/>
    <w:rsid w:val="005B3216"/>
    <w:rsid w:val="005B33D9"/>
    <w:rsid w:val="005B3873"/>
    <w:rsid w:val="005B4848"/>
    <w:rsid w:val="005B4ABE"/>
    <w:rsid w:val="005B51C7"/>
    <w:rsid w:val="005B5933"/>
    <w:rsid w:val="005B6952"/>
    <w:rsid w:val="005B6955"/>
    <w:rsid w:val="005B6C51"/>
    <w:rsid w:val="005B6C97"/>
    <w:rsid w:val="005B764E"/>
    <w:rsid w:val="005B789C"/>
    <w:rsid w:val="005B7D02"/>
    <w:rsid w:val="005C00EB"/>
    <w:rsid w:val="005C05A2"/>
    <w:rsid w:val="005C08FA"/>
    <w:rsid w:val="005C16EB"/>
    <w:rsid w:val="005C2FAA"/>
    <w:rsid w:val="005C2FCB"/>
    <w:rsid w:val="005C3079"/>
    <w:rsid w:val="005C3583"/>
    <w:rsid w:val="005C3733"/>
    <w:rsid w:val="005C3D0C"/>
    <w:rsid w:val="005C46DD"/>
    <w:rsid w:val="005C4E52"/>
    <w:rsid w:val="005C529D"/>
    <w:rsid w:val="005C5518"/>
    <w:rsid w:val="005C5BCE"/>
    <w:rsid w:val="005C6295"/>
    <w:rsid w:val="005C6339"/>
    <w:rsid w:val="005C67DE"/>
    <w:rsid w:val="005C6A88"/>
    <w:rsid w:val="005C6C31"/>
    <w:rsid w:val="005C6FF8"/>
    <w:rsid w:val="005C700E"/>
    <w:rsid w:val="005C77B5"/>
    <w:rsid w:val="005C7DFE"/>
    <w:rsid w:val="005C7E44"/>
    <w:rsid w:val="005D0903"/>
    <w:rsid w:val="005D0B8B"/>
    <w:rsid w:val="005D0CA4"/>
    <w:rsid w:val="005D0E74"/>
    <w:rsid w:val="005D1369"/>
    <w:rsid w:val="005D1552"/>
    <w:rsid w:val="005D19DD"/>
    <w:rsid w:val="005D1CA5"/>
    <w:rsid w:val="005D273D"/>
    <w:rsid w:val="005D2950"/>
    <w:rsid w:val="005D31CD"/>
    <w:rsid w:val="005D3343"/>
    <w:rsid w:val="005D3B80"/>
    <w:rsid w:val="005D3F5D"/>
    <w:rsid w:val="005D4120"/>
    <w:rsid w:val="005D469E"/>
    <w:rsid w:val="005D4A3A"/>
    <w:rsid w:val="005D4D31"/>
    <w:rsid w:val="005D50F0"/>
    <w:rsid w:val="005D51C7"/>
    <w:rsid w:val="005D5335"/>
    <w:rsid w:val="005D67AC"/>
    <w:rsid w:val="005D696C"/>
    <w:rsid w:val="005D72F4"/>
    <w:rsid w:val="005D7B37"/>
    <w:rsid w:val="005D7CF9"/>
    <w:rsid w:val="005E0422"/>
    <w:rsid w:val="005E0504"/>
    <w:rsid w:val="005E118A"/>
    <w:rsid w:val="005E11A7"/>
    <w:rsid w:val="005E11BE"/>
    <w:rsid w:val="005E1263"/>
    <w:rsid w:val="005E192E"/>
    <w:rsid w:val="005E19D0"/>
    <w:rsid w:val="005E2166"/>
    <w:rsid w:val="005E2821"/>
    <w:rsid w:val="005E2F74"/>
    <w:rsid w:val="005E3019"/>
    <w:rsid w:val="005E32DE"/>
    <w:rsid w:val="005E35B4"/>
    <w:rsid w:val="005E3621"/>
    <w:rsid w:val="005E37F9"/>
    <w:rsid w:val="005E388B"/>
    <w:rsid w:val="005E3956"/>
    <w:rsid w:val="005E3C0A"/>
    <w:rsid w:val="005E46CE"/>
    <w:rsid w:val="005E47A0"/>
    <w:rsid w:val="005E4955"/>
    <w:rsid w:val="005E4AA3"/>
    <w:rsid w:val="005E4E94"/>
    <w:rsid w:val="005E51A9"/>
    <w:rsid w:val="005E536D"/>
    <w:rsid w:val="005E56E7"/>
    <w:rsid w:val="005E5E79"/>
    <w:rsid w:val="005E6216"/>
    <w:rsid w:val="005E6C32"/>
    <w:rsid w:val="005E725E"/>
    <w:rsid w:val="005E7475"/>
    <w:rsid w:val="005F00FD"/>
    <w:rsid w:val="005F0830"/>
    <w:rsid w:val="005F0950"/>
    <w:rsid w:val="005F0A1E"/>
    <w:rsid w:val="005F100C"/>
    <w:rsid w:val="005F156F"/>
    <w:rsid w:val="005F16E0"/>
    <w:rsid w:val="005F1737"/>
    <w:rsid w:val="005F1D85"/>
    <w:rsid w:val="005F23ED"/>
    <w:rsid w:val="005F25A7"/>
    <w:rsid w:val="005F2ABC"/>
    <w:rsid w:val="005F2E4F"/>
    <w:rsid w:val="005F30C3"/>
    <w:rsid w:val="005F33B5"/>
    <w:rsid w:val="005F393D"/>
    <w:rsid w:val="005F3EA8"/>
    <w:rsid w:val="005F42A0"/>
    <w:rsid w:val="005F432F"/>
    <w:rsid w:val="005F4431"/>
    <w:rsid w:val="005F4682"/>
    <w:rsid w:val="005F4885"/>
    <w:rsid w:val="005F4FB7"/>
    <w:rsid w:val="005F53BB"/>
    <w:rsid w:val="005F587A"/>
    <w:rsid w:val="005F5C59"/>
    <w:rsid w:val="005F5F65"/>
    <w:rsid w:val="005F5F6F"/>
    <w:rsid w:val="005F64E9"/>
    <w:rsid w:val="005F659E"/>
    <w:rsid w:val="005F67D1"/>
    <w:rsid w:val="005F6965"/>
    <w:rsid w:val="005F6FA0"/>
    <w:rsid w:val="005F76FA"/>
    <w:rsid w:val="005F7A34"/>
    <w:rsid w:val="005F7CCA"/>
    <w:rsid w:val="005F7FF4"/>
    <w:rsid w:val="006001E1"/>
    <w:rsid w:val="00600296"/>
    <w:rsid w:val="006005ED"/>
    <w:rsid w:val="00601560"/>
    <w:rsid w:val="00601637"/>
    <w:rsid w:val="006016D8"/>
    <w:rsid w:val="00601AD7"/>
    <w:rsid w:val="00601D28"/>
    <w:rsid w:val="00602714"/>
    <w:rsid w:val="00602E82"/>
    <w:rsid w:val="00603BB3"/>
    <w:rsid w:val="00603E34"/>
    <w:rsid w:val="006051F8"/>
    <w:rsid w:val="00605865"/>
    <w:rsid w:val="006066CB"/>
    <w:rsid w:val="00607041"/>
    <w:rsid w:val="00607D64"/>
    <w:rsid w:val="006109EA"/>
    <w:rsid w:val="00610D69"/>
    <w:rsid w:val="00610EBB"/>
    <w:rsid w:val="00611D6C"/>
    <w:rsid w:val="006129D1"/>
    <w:rsid w:val="0061307A"/>
    <w:rsid w:val="00613350"/>
    <w:rsid w:val="00613B74"/>
    <w:rsid w:val="00613E21"/>
    <w:rsid w:val="00614444"/>
    <w:rsid w:val="00614BDB"/>
    <w:rsid w:val="00614E09"/>
    <w:rsid w:val="0061535F"/>
    <w:rsid w:val="0061543C"/>
    <w:rsid w:val="006158F4"/>
    <w:rsid w:val="0061596C"/>
    <w:rsid w:val="0061615A"/>
    <w:rsid w:val="006163A9"/>
    <w:rsid w:val="0061675E"/>
    <w:rsid w:val="00616A13"/>
    <w:rsid w:val="00616E22"/>
    <w:rsid w:val="006171B0"/>
    <w:rsid w:val="006172E5"/>
    <w:rsid w:val="00617531"/>
    <w:rsid w:val="00617AF1"/>
    <w:rsid w:val="00617B00"/>
    <w:rsid w:val="006204AA"/>
    <w:rsid w:val="00620557"/>
    <w:rsid w:val="00620976"/>
    <w:rsid w:val="00621595"/>
    <w:rsid w:val="00621C69"/>
    <w:rsid w:val="00621C99"/>
    <w:rsid w:val="0062298F"/>
    <w:rsid w:val="006234F8"/>
    <w:rsid w:val="00624070"/>
    <w:rsid w:val="00624D14"/>
    <w:rsid w:val="00624D98"/>
    <w:rsid w:val="00624F0C"/>
    <w:rsid w:val="006251EF"/>
    <w:rsid w:val="00625C42"/>
    <w:rsid w:val="00625CEF"/>
    <w:rsid w:val="00625D41"/>
    <w:rsid w:val="00626232"/>
    <w:rsid w:val="00626CF0"/>
    <w:rsid w:val="006273D1"/>
    <w:rsid w:val="0062749A"/>
    <w:rsid w:val="00627ACD"/>
    <w:rsid w:val="0063030D"/>
    <w:rsid w:val="0063050A"/>
    <w:rsid w:val="00631159"/>
    <w:rsid w:val="006312BA"/>
    <w:rsid w:val="006325C1"/>
    <w:rsid w:val="006325FE"/>
    <w:rsid w:val="006326A3"/>
    <w:rsid w:val="00632BCE"/>
    <w:rsid w:val="00632C50"/>
    <w:rsid w:val="0063326F"/>
    <w:rsid w:val="00633648"/>
    <w:rsid w:val="00633726"/>
    <w:rsid w:val="00633A3B"/>
    <w:rsid w:val="00633A62"/>
    <w:rsid w:val="006344CF"/>
    <w:rsid w:val="006345FA"/>
    <w:rsid w:val="00634724"/>
    <w:rsid w:val="006348A5"/>
    <w:rsid w:val="00635597"/>
    <w:rsid w:val="006355C0"/>
    <w:rsid w:val="00635BF0"/>
    <w:rsid w:val="00635F58"/>
    <w:rsid w:val="00636081"/>
    <w:rsid w:val="00636267"/>
    <w:rsid w:val="0063648D"/>
    <w:rsid w:val="0063648F"/>
    <w:rsid w:val="00636C1E"/>
    <w:rsid w:val="00637501"/>
    <w:rsid w:val="00637789"/>
    <w:rsid w:val="00637ABF"/>
    <w:rsid w:val="00637CA5"/>
    <w:rsid w:val="00640140"/>
    <w:rsid w:val="0064034C"/>
    <w:rsid w:val="00640A52"/>
    <w:rsid w:val="00640EA6"/>
    <w:rsid w:val="00641013"/>
    <w:rsid w:val="00641128"/>
    <w:rsid w:val="006413EA"/>
    <w:rsid w:val="00641C77"/>
    <w:rsid w:val="00641D2C"/>
    <w:rsid w:val="00642A0E"/>
    <w:rsid w:val="00642A46"/>
    <w:rsid w:val="0064340E"/>
    <w:rsid w:val="0064346B"/>
    <w:rsid w:val="00643554"/>
    <w:rsid w:val="00643840"/>
    <w:rsid w:val="00643BB7"/>
    <w:rsid w:val="00643FDD"/>
    <w:rsid w:val="00644395"/>
    <w:rsid w:val="00644793"/>
    <w:rsid w:val="00644BF0"/>
    <w:rsid w:val="006455C4"/>
    <w:rsid w:val="006473DB"/>
    <w:rsid w:val="00647657"/>
    <w:rsid w:val="00647E4A"/>
    <w:rsid w:val="00650856"/>
    <w:rsid w:val="006508E0"/>
    <w:rsid w:val="0065098F"/>
    <w:rsid w:val="00650EF9"/>
    <w:rsid w:val="00651151"/>
    <w:rsid w:val="00651268"/>
    <w:rsid w:val="00651303"/>
    <w:rsid w:val="00651A4A"/>
    <w:rsid w:val="00651B04"/>
    <w:rsid w:val="00652474"/>
    <w:rsid w:val="00652935"/>
    <w:rsid w:val="00652C7E"/>
    <w:rsid w:val="0065313F"/>
    <w:rsid w:val="006532A6"/>
    <w:rsid w:val="00653395"/>
    <w:rsid w:val="0065387C"/>
    <w:rsid w:val="006539E9"/>
    <w:rsid w:val="006541C3"/>
    <w:rsid w:val="006548BC"/>
    <w:rsid w:val="00654C7C"/>
    <w:rsid w:val="00655340"/>
    <w:rsid w:val="00655C02"/>
    <w:rsid w:val="0065656E"/>
    <w:rsid w:val="006565B3"/>
    <w:rsid w:val="006566BA"/>
    <w:rsid w:val="006570DC"/>
    <w:rsid w:val="006577D0"/>
    <w:rsid w:val="00657A99"/>
    <w:rsid w:val="00657CEA"/>
    <w:rsid w:val="00657D7B"/>
    <w:rsid w:val="0066102D"/>
    <w:rsid w:val="00662050"/>
    <w:rsid w:val="006620A5"/>
    <w:rsid w:val="0066212B"/>
    <w:rsid w:val="00662EEA"/>
    <w:rsid w:val="00662FB0"/>
    <w:rsid w:val="00663A04"/>
    <w:rsid w:val="00663D20"/>
    <w:rsid w:val="00663E26"/>
    <w:rsid w:val="006648C1"/>
    <w:rsid w:val="00664BEB"/>
    <w:rsid w:val="00665822"/>
    <w:rsid w:val="00665A36"/>
    <w:rsid w:val="00665AC6"/>
    <w:rsid w:val="00665B5B"/>
    <w:rsid w:val="00666090"/>
    <w:rsid w:val="00666439"/>
    <w:rsid w:val="0066655E"/>
    <w:rsid w:val="00666A21"/>
    <w:rsid w:val="00666B47"/>
    <w:rsid w:val="00666C6D"/>
    <w:rsid w:val="00666F17"/>
    <w:rsid w:val="0066706B"/>
    <w:rsid w:val="006702EC"/>
    <w:rsid w:val="00670916"/>
    <w:rsid w:val="00670B55"/>
    <w:rsid w:val="00670CCE"/>
    <w:rsid w:val="0067129A"/>
    <w:rsid w:val="006714B2"/>
    <w:rsid w:val="0067189E"/>
    <w:rsid w:val="00672300"/>
    <w:rsid w:val="006723F6"/>
    <w:rsid w:val="0067259D"/>
    <w:rsid w:val="00672DB3"/>
    <w:rsid w:val="006731C4"/>
    <w:rsid w:val="00673372"/>
    <w:rsid w:val="00673486"/>
    <w:rsid w:val="00673E97"/>
    <w:rsid w:val="00674781"/>
    <w:rsid w:val="006747CF"/>
    <w:rsid w:val="00674F8A"/>
    <w:rsid w:val="0067615A"/>
    <w:rsid w:val="006764D5"/>
    <w:rsid w:val="006767B9"/>
    <w:rsid w:val="00676A84"/>
    <w:rsid w:val="00676B81"/>
    <w:rsid w:val="00676CA5"/>
    <w:rsid w:val="006771DF"/>
    <w:rsid w:val="006803FF"/>
    <w:rsid w:val="006804DE"/>
    <w:rsid w:val="0068088A"/>
    <w:rsid w:val="006808C6"/>
    <w:rsid w:val="00680BDE"/>
    <w:rsid w:val="00680DA6"/>
    <w:rsid w:val="00680F46"/>
    <w:rsid w:val="00681246"/>
    <w:rsid w:val="0068127C"/>
    <w:rsid w:val="00681720"/>
    <w:rsid w:val="006826A3"/>
    <w:rsid w:val="00682C93"/>
    <w:rsid w:val="00682CC0"/>
    <w:rsid w:val="00682DA0"/>
    <w:rsid w:val="00682DDC"/>
    <w:rsid w:val="00682E78"/>
    <w:rsid w:val="0068315F"/>
    <w:rsid w:val="00683368"/>
    <w:rsid w:val="00683C85"/>
    <w:rsid w:val="00683F4C"/>
    <w:rsid w:val="006840E9"/>
    <w:rsid w:val="006843CA"/>
    <w:rsid w:val="00684832"/>
    <w:rsid w:val="00684A7E"/>
    <w:rsid w:val="00684AE7"/>
    <w:rsid w:val="00684DA2"/>
    <w:rsid w:val="00685134"/>
    <w:rsid w:val="00685433"/>
    <w:rsid w:val="00685577"/>
    <w:rsid w:val="0068615B"/>
    <w:rsid w:val="00686E23"/>
    <w:rsid w:val="0068784C"/>
    <w:rsid w:val="00687ABE"/>
    <w:rsid w:val="00687DA9"/>
    <w:rsid w:val="006907FC"/>
    <w:rsid w:val="00691354"/>
    <w:rsid w:val="00692398"/>
    <w:rsid w:val="006925C6"/>
    <w:rsid w:val="00692C44"/>
    <w:rsid w:val="0069323A"/>
    <w:rsid w:val="00693DFE"/>
    <w:rsid w:val="0069465E"/>
    <w:rsid w:val="00694E4F"/>
    <w:rsid w:val="0069599D"/>
    <w:rsid w:val="00695AD2"/>
    <w:rsid w:val="00696383"/>
    <w:rsid w:val="006965E4"/>
    <w:rsid w:val="0069692F"/>
    <w:rsid w:val="00696DD6"/>
    <w:rsid w:val="00696EBC"/>
    <w:rsid w:val="00697B82"/>
    <w:rsid w:val="00697E97"/>
    <w:rsid w:val="006A01AE"/>
    <w:rsid w:val="006A0D05"/>
    <w:rsid w:val="006A1A52"/>
    <w:rsid w:val="006A1B4E"/>
    <w:rsid w:val="006A2C25"/>
    <w:rsid w:val="006A2F9B"/>
    <w:rsid w:val="006A318F"/>
    <w:rsid w:val="006A4278"/>
    <w:rsid w:val="006A4860"/>
    <w:rsid w:val="006A4BBA"/>
    <w:rsid w:val="006A4CE8"/>
    <w:rsid w:val="006A4FFA"/>
    <w:rsid w:val="006A5314"/>
    <w:rsid w:val="006A56F3"/>
    <w:rsid w:val="006A5A38"/>
    <w:rsid w:val="006A5D57"/>
    <w:rsid w:val="006A5FF6"/>
    <w:rsid w:val="006A6029"/>
    <w:rsid w:val="006A71A7"/>
    <w:rsid w:val="006A729C"/>
    <w:rsid w:val="006A7445"/>
    <w:rsid w:val="006A74E9"/>
    <w:rsid w:val="006A7CC7"/>
    <w:rsid w:val="006B0ED0"/>
    <w:rsid w:val="006B112F"/>
    <w:rsid w:val="006B145B"/>
    <w:rsid w:val="006B1693"/>
    <w:rsid w:val="006B1712"/>
    <w:rsid w:val="006B17B7"/>
    <w:rsid w:val="006B1F05"/>
    <w:rsid w:val="006B202F"/>
    <w:rsid w:val="006B21C5"/>
    <w:rsid w:val="006B21E8"/>
    <w:rsid w:val="006B220A"/>
    <w:rsid w:val="006B237F"/>
    <w:rsid w:val="006B247D"/>
    <w:rsid w:val="006B273B"/>
    <w:rsid w:val="006B30AF"/>
    <w:rsid w:val="006B3B2A"/>
    <w:rsid w:val="006B4B86"/>
    <w:rsid w:val="006B4DC7"/>
    <w:rsid w:val="006B5730"/>
    <w:rsid w:val="006B6547"/>
    <w:rsid w:val="006B6789"/>
    <w:rsid w:val="006B6F6C"/>
    <w:rsid w:val="006B7352"/>
    <w:rsid w:val="006B7423"/>
    <w:rsid w:val="006B7650"/>
    <w:rsid w:val="006B7A71"/>
    <w:rsid w:val="006B7C3D"/>
    <w:rsid w:val="006C01A1"/>
    <w:rsid w:val="006C0284"/>
    <w:rsid w:val="006C0E25"/>
    <w:rsid w:val="006C136E"/>
    <w:rsid w:val="006C13EA"/>
    <w:rsid w:val="006C14FE"/>
    <w:rsid w:val="006C183F"/>
    <w:rsid w:val="006C1C44"/>
    <w:rsid w:val="006C1C59"/>
    <w:rsid w:val="006C1FA3"/>
    <w:rsid w:val="006C2279"/>
    <w:rsid w:val="006C2331"/>
    <w:rsid w:val="006C2552"/>
    <w:rsid w:val="006C2B5F"/>
    <w:rsid w:val="006C3D48"/>
    <w:rsid w:val="006C406F"/>
    <w:rsid w:val="006C4CD3"/>
    <w:rsid w:val="006C4EB3"/>
    <w:rsid w:val="006C5495"/>
    <w:rsid w:val="006C5531"/>
    <w:rsid w:val="006C573C"/>
    <w:rsid w:val="006C57E9"/>
    <w:rsid w:val="006C5918"/>
    <w:rsid w:val="006C5C6B"/>
    <w:rsid w:val="006C5CFB"/>
    <w:rsid w:val="006C66C5"/>
    <w:rsid w:val="006C671B"/>
    <w:rsid w:val="006C6E19"/>
    <w:rsid w:val="006C7121"/>
    <w:rsid w:val="006D036F"/>
    <w:rsid w:val="006D0DD4"/>
    <w:rsid w:val="006D1110"/>
    <w:rsid w:val="006D18A2"/>
    <w:rsid w:val="006D1EDF"/>
    <w:rsid w:val="006D3051"/>
    <w:rsid w:val="006D36A3"/>
    <w:rsid w:val="006D4489"/>
    <w:rsid w:val="006D4695"/>
    <w:rsid w:val="006D49B6"/>
    <w:rsid w:val="006D512A"/>
    <w:rsid w:val="006D5480"/>
    <w:rsid w:val="006D5B81"/>
    <w:rsid w:val="006D5C6D"/>
    <w:rsid w:val="006D60B5"/>
    <w:rsid w:val="006D659D"/>
    <w:rsid w:val="006D6E99"/>
    <w:rsid w:val="006D6F95"/>
    <w:rsid w:val="006D75DB"/>
    <w:rsid w:val="006E0055"/>
    <w:rsid w:val="006E01D4"/>
    <w:rsid w:val="006E0710"/>
    <w:rsid w:val="006E075B"/>
    <w:rsid w:val="006E0C51"/>
    <w:rsid w:val="006E0E8D"/>
    <w:rsid w:val="006E139A"/>
    <w:rsid w:val="006E2AED"/>
    <w:rsid w:val="006E32B0"/>
    <w:rsid w:val="006E34BA"/>
    <w:rsid w:val="006E380A"/>
    <w:rsid w:val="006E3963"/>
    <w:rsid w:val="006E3CF9"/>
    <w:rsid w:val="006E4590"/>
    <w:rsid w:val="006E47E3"/>
    <w:rsid w:val="006E51AE"/>
    <w:rsid w:val="006E51D3"/>
    <w:rsid w:val="006E5335"/>
    <w:rsid w:val="006E5C06"/>
    <w:rsid w:val="006E5D51"/>
    <w:rsid w:val="006E5E00"/>
    <w:rsid w:val="006E5F99"/>
    <w:rsid w:val="006E5FF7"/>
    <w:rsid w:val="006E6687"/>
    <w:rsid w:val="006E72E3"/>
    <w:rsid w:val="006E73BC"/>
    <w:rsid w:val="006E75C9"/>
    <w:rsid w:val="006E7B8C"/>
    <w:rsid w:val="006E7DE0"/>
    <w:rsid w:val="006F0122"/>
    <w:rsid w:val="006F11D8"/>
    <w:rsid w:val="006F131B"/>
    <w:rsid w:val="006F262A"/>
    <w:rsid w:val="006F29F4"/>
    <w:rsid w:val="006F2B5F"/>
    <w:rsid w:val="006F320B"/>
    <w:rsid w:val="006F35A3"/>
    <w:rsid w:val="006F4AC7"/>
    <w:rsid w:val="006F5F52"/>
    <w:rsid w:val="006F62A4"/>
    <w:rsid w:val="006F6637"/>
    <w:rsid w:val="006F664C"/>
    <w:rsid w:val="006F6EE5"/>
    <w:rsid w:val="006F7240"/>
    <w:rsid w:val="006F7EA2"/>
    <w:rsid w:val="00700017"/>
    <w:rsid w:val="00700496"/>
    <w:rsid w:val="00700597"/>
    <w:rsid w:val="007009B1"/>
    <w:rsid w:val="00700B43"/>
    <w:rsid w:val="00700F78"/>
    <w:rsid w:val="00701F30"/>
    <w:rsid w:val="007026DE"/>
    <w:rsid w:val="00702A34"/>
    <w:rsid w:val="00702CFE"/>
    <w:rsid w:val="00702F3F"/>
    <w:rsid w:val="00703BF2"/>
    <w:rsid w:val="00703CAC"/>
    <w:rsid w:val="0070418B"/>
    <w:rsid w:val="0070421A"/>
    <w:rsid w:val="00704240"/>
    <w:rsid w:val="00704AE1"/>
    <w:rsid w:val="00704C7D"/>
    <w:rsid w:val="00705557"/>
    <w:rsid w:val="0070593F"/>
    <w:rsid w:val="00705B6F"/>
    <w:rsid w:val="00706506"/>
    <w:rsid w:val="0070692F"/>
    <w:rsid w:val="00706CC4"/>
    <w:rsid w:val="007072EB"/>
    <w:rsid w:val="007075F6"/>
    <w:rsid w:val="007076F5"/>
    <w:rsid w:val="00707B90"/>
    <w:rsid w:val="007102C7"/>
    <w:rsid w:val="00710A86"/>
    <w:rsid w:val="00711025"/>
    <w:rsid w:val="00711556"/>
    <w:rsid w:val="00711BB9"/>
    <w:rsid w:val="007123FD"/>
    <w:rsid w:val="007124B3"/>
    <w:rsid w:val="00712AD7"/>
    <w:rsid w:val="0071311F"/>
    <w:rsid w:val="00713610"/>
    <w:rsid w:val="00713664"/>
    <w:rsid w:val="00713A62"/>
    <w:rsid w:val="00713D85"/>
    <w:rsid w:val="00714833"/>
    <w:rsid w:val="00714A5D"/>
    <w:rsid w:val="00714F5B"/>
    <w:rsid w:val="00714FC8"/>
    <w:rsid w:val="007154FA"/>
    <w:rsid w:val="00715613"/>
    <w:rsid w:val="007161AE"/>
    <w:rsid w:val="007167D9"/>
    <w:rsid w:val="00716AFD"/>
    <w:rsid w:val="00716ED1"/>
    <w:rsid w:val="0071731E"/>
    <w:rsid w:val="007177F9"/>
    <w:rsid w:val="00720184"/>
    <w:rsid w:val="007202D8"/>
    <w:rsid w:val="0072048B"/>
    <w:rsid w:val="0072063E"/>
    <w:rsid w:val="007209F0"/>
    <w:rsid w:val="0072146E"/>
    <w:rsid w:val="00721CA7"/>
    <w:rsid w:val="0072226A"/>
    <w:rsid w:val="00722473"/>
    <w:rsid w:val="00722942"/>
    <w:rsid w:val="007229C2"/>
    <w:rsid w:val="00722DB1"/>
    <w:rsid w:val="00722E86"/>
    <w:rsid w:val="00723731"/>
    <w:rsid w:val="00723DD0"/>
    <w:rsid w:val="00724318"/>
    <w:rsid w:val="0072471C"/>
    <w:rsid w:val="00724948"/>
    <w:rsid w:val="007250DD"/>
    <w:rsid w:val="007255FC"/>
    <w:rsid w:val="007256DC"/>
    <w:rsid w:val="00726810"/>
    <w:rsid w:val="007268C4"/>
    <w:rsid w:val="0072691B"/>
    <w:rsid w:val="007269DB"/>
    <w:rsid w:val="00727A09"/>
    <w:rsid w:val="00727CA0"/>
    <w:rsid w:val="00727E0E"/>
    <w:rsid w:val="00730170"/>
    <w:rsid w:val="007307E1"/>
    <w:rsid w:val="00730927"/>
    <w:rsid w:val="00731136"/>
    <w:rsid w:val="00731AC4"/>
    <w:rsid w:val="00731C18"/>
    <w:rsid w:val="00731F0A"/>
    <w:rsid w:val="00732262"/>
    <w:rsid w:val="007323E0"/>
    <w:rsid w:val="00732910"/>
    <w:rsid w:val="007332D0"/>
    <w:rsid w:val="00733307"/>
    <w:rsid w:val="007333C7"/>
    <w:rsid w:val="00733457"/>
    <w:rsid w:val="0073371B"/>
    <w:rsid w:val="007338B1"/>
    <w:rsid w:val="00733A99"/>
    <w:rsid w:val="0073400F"/>
    <w:rsid w:val="007347C1"/>
    <w:rsid w:val="00734AD9"/>
    <w:rsid w:val="0073504C"/>
    <w:rsid w:val="00735244"/>
    <w:rsid w:val="00735711"/>
    <w:rsid w:val="0073589C"/>
    <w:rsid w:val="00735DED"/>
    <w:rsid w:val="00736081"/>
    <w:rsid w:val="0073611C"/>
    <w:rsid w:val="0073630F"/>
    <w:rsid w:val="0073646A"/>
    <w:rsid w:val="007378D1"/>
    <w:rsid w:val="00737DF8"/>
    <w:rsid w:val="00740236"/>
    <w:rsid w:val="00740910"/>
    <w:rsid w:val="00740CC7"/>
    <w:rsid w:val="00740FDC"/>
    <w:rsid w:val="00740FDE"/>
    <w:rsid w:val="00740FFE"/>
    <w:rsid w:val="00741D1C"/>
    <w:rsid w:val="00741D1E"/>
    <w:rsid w:val="00741E0F"/>
    <w:rsid w:val="00741FF8"/>
    <w:rsid w:val="00742189"/>
    <w:rsid w:val="00742364"/>
    <w:rsid w:val="00742763"/>
    <w:rsid w:val="00742D51"/>
    <w:rsid w:val="00743210"/>
    <w:rsid w:val="007438F5"/>
    <w:rsid w:val="00744248"/>
    <w:rsid w:val="00744A96"/>
    <w:rsid w:val="00744AF6"/>
    <w:rsid w:val="00744BBD"/>
    <w:rsid w:val="0074500B"/>
    <w:rsid w:val="0074529F"/>
    <w:rsid w:val="0074578B"/>
    <w:rsid w:val="00745FDB"/>
    <w:rsid w:val="00746077"/>
    <w:rsid w:val="00746371"/>
    <w:rsid w:val="00746560"/>
    <w:rsid w:val="00746D3F"/>
    <w:rsid w:val="007471F0"/>
    <w:rsid w:val="00747867"/>
    <w:rsid w:val="00750127"/>
    <w:rsid w:val="0075043C"/>
    <w:rsid w:val="00750DC7"/>
    <w:rsid w:val="0075129B"/>
    <w:rsid w:val="0075140C"/>
    <w:rsid w:val="00753255"/>
    <w:rsid w:val="00753A2B"/>
    <w:rsid w:val="00753A32"/>
    <w:rsid w:val="0075499F"/>
    <w:rsid w:val="00754A86"/>
    <w:rsid w:val="00754EA1"/>
    <w:rsid w:val="00755610"/>
    <w:rsid w:val="00755837"/>
    <w:rsid w:val="00755BAF"/>
    <w:rsid w:val="00755E87"/>
    <w:rsid w:val="00756591"/>
    <w:rsid w:val="00756625"/>
    <w:rsid w:val="00756768"/>
    <w:rsid w:val="007573AC"/>
    <w:rsid w:val="0075763E"/>
    <w:rsid w:val="0075766D"/>
    <w:rsid w:val="007577DC"/>
    <w:rsid w:val="00757829"/>
    <w:rsid w:val="00757D71"/>
    <w:rsid w:val="00757DAC"/>
    <w:rsid w:val="0076170E"/>
    <w:rsid w:val="00761D70"/>
    <w:rsid w:val="00762328"/>
    <w:rsid w:val="00762426"/>
    <w:rsid w:val="00763866"/>
    <w:rsid w:val="00763951"/>
    <w:rsid w:val="00763A4E"/>
    <w:rsid w:val="00763B21"/>
    <w:rsid w:val="00763DF5"/>
    <w:rsid w:val="00763E1A"/>
    <w:rsid w:val="007641D8"/>
    <w:rsid w:val="00764B40"/>
    <w:rsid w:val="00764B50"/>
    <w:rsid w:val="00764CAB"/>
    <w:rsid w:val="00765864"/>
    <w:rsid w:val="0076591C"/>
    <w:rsid w:val="00765D2F"/>
    <w:rsid w:val="0076666C"/>
    <w:rsid w:val="00766685"/>
    <w:rsid w:val="00766FEF"/>
    <w:rsid w:val="00767E2B"/>
    <w:rsid w:val="00767F7C"/>
    <w:rsid w:val="00770906"/>
    <w:rsid w:val="007709F1"/>
    <w:rsid w:val="00770D42"/>
    <w:rsid w:val="00771B48"/>
    <w:rsid w:val="00772F06"/>
    <w:rsid w:val="00773059"/>
    <w:rsid w:val="0077350F"/>
    <w:rsid w:val="00773752"/>
    <w:rsid w:val="00773B7D"/>
    <w:rsid w:val="00773B84"/>
    <w:rsid w:val="00773F1C"/>
    <w:rsid w:val="00774E8F"/>
    <w:rsid w:val="00775673"/>
    <w:rsid w:val="00775B37"/>
    <w:rsid w:val="00775E50"/>
    <w:rsid w:val="007764F1"/>
    <w:rsid w:val="007768EE"/>
    <w:rsid w:val="00776BE9"/>
    <w:rsid w:val="00776CEB"/>
    <w:rsid w:val="007771BB"/>
    <w:rsid w:val="007771FC"/>
    <w:rsid w:val="00780055"/>
    <w:rsid w:val="0078022E"/>
    <w:rsid w:val="00780556"/>
    <w:rsid w:val="00781030"/>
    <w:rsid w:val="007817FD"/>
    <w:rsid w:val="00781C2E"/>
    <w:rsid w:val="00781D6C"/>
    <w:rsid w:val="00781D9B"/>
    <w:rsid w:val="00781F17"/>
    <w:rsid w:val="007823FF"/>
    <w:rsid w:val="0078353A"/>
    <w:rsid w:val="00783CF7"/>
    <w:rsid w:val="00783D77"/>
    <w:rsid w:val="00783F23"/>
    <w:rsid w:val="00784509"/>
    <w:rsid w:val="0078495B"/>
    <w:rsid w:val="00785463"/>
    <w:rsid w:val="007858E7"/>
    <w:rsid w:val="00785F95"/>
    <w:rsid w:val="007862DC"/>
    <w:rsid w:val="00786755"/>
    <w:rsid w:val="00786FFF"/>
    <w:rsid w:val="007873C9"/>
    <w:rsid w:val="0079058E"/>
    <w:rsid w:val="007907D5"/>
    <w:rsid w:val="00790B62"/>
    <w:rsid w:val="00790D83"/>
    <w:rsid w:val="007912D9"/>
    <w:rsid w:val="007914C1"/>
    <w:rsid w:val="007918F6"/>
    <w:rsid w:val="00791CE3"/>
    <w:rsid w:val="00791D69"/>
    <w:rsid w:val="00791F8E"/>
    <w:rsid w:val="00791FDE"/>
    <w:rsid w:val="00792B33"/>
    <w:rsid w:val="00792BBB"/>
    <w:rsid w:val="00792F8D"/>
    <w:rsid w:val="007930CA"/>
    <w:rsid w:val="007933B3"/>
    <w:rsid w:val="00793559"/>
    <w:rsid w:val="00793587"/>
    <w:rsid w:val="00793910"/>
    <w:rsid w:val="00793AF5"/>
    <w:rsid w:val="00794B7F"/>
    <w:rsid w:val="00795AF6"/>
    <w:rsid w:val="00795C5D"/>
    <w:rsid w:val="00795CAF"/>
    <w:rsid w:val="00795DE1"/>
    <w:rsid w:val="00796200"/>
    <w:rsid w:val="007963D4"/>
    <w:rsid w:val="00796810"/>
    <w:rsid w:val="00796E96"/>
    <w:rsid w:val="00796F62"/>
    <w:rsid w:val="00797C0C"/>
    <w:rsid w:val="00797E01"/>
    <w:rsid w:val="007A030B"/>
    <w:rsid w:val="007A0901"/>
    <w:rsid w:val="007A0E22"/>
    <w:rsid w:val="007A0FB1"/>
    <w:rsid w:val="007A10F7"/>
    <w:rsid w:val="007A17D3"/>
    <w:rsid w:val="007A1B8A"/>
    <w:rsid w:val="007A1E7F"/>
    <w:rsid w:val="007A1FD9"/>
    <w:rsid w:val="007A2302"/>
    <w:rsid w:val="007A2429"/>
    <w:rsid w:val="007A2BEB"/>
    <w:rsid w:val="007A3841"/>
    <w:rsid w:val="007A425A"/>
    <w:rsid w:val="007A463F"/>
    <w:rsid w:val="007A4681"/>
    <w:rsid w:val="007A4A10"/>
    <w:rsid w:val="007A4ACB"/>
    <w:rsid w:val="007A5306"/>
    <w:rsid w:val="007A6A7C"/>
    <w:rsid w:val="007A6BA8"/>
    <w:rsid w:val="007A706F"/>
    <w:rsid w:val="007A7183"/>
    <w:rsid w:val="007A7A80"/>
    <w:rsid w:val="007A7E79"/>
    <w:rsid w:val="007B0565"/>
    <w:rsid w:val="007B0AE1"/>
    <w:rsid w:val="007B0CB3"/>
    <w:rsid w:val="007B1176"/>
    <w:rsid w:val="007B129B"/>
    <w:rsid w:val="007B1B16"/>
    <w:rsid w:val="007B1D81"/>
    <w:rsid w:val="007B1F94"/>
    <w:rsid w:val="007B2BBD"/>
    <w:rsid w:val="007B328A"/>
    <w:rsid w:val="007B3471"/>
    <w:rsid w:val="007B3472"/>
    <w:rsid w:val="007B35B8"/>
    <w:rsid w:val="007B383D"/>
    <w:rsid w:val="007B43BD"/>
    <w:rsid w:val="007B4558"/>
    <w:rsid w:val="007B458B"/>
    <w:rsid w:val="007B4700"/>
    <w:rsid w:val="007B4957"/>
    <w:rsid w:val="007B4AF2"/>
    <w:rsid w:val="007B4D70"/>
    <w:rsid w:val="007B58BE"/>
    <w:rsid w:val="007B58C8"/>
    <w:rsid w:val="007B5D98"/>
    <w:rsid w:val="007B70E5"/>
    <w:rsid w:val="007B73AF"/>
    <w:rsid w:val="007B76E0"/>
    <w:rsid w:val="007B77C0"/>
    <w:rsid w:val="007B7E57"/>
    <w:rsid w:val="007C05A4"/>
    <w:rsid w:val="007C0654"/>
    <w:rsid w:val="007C0BA8"/>
    <w:rsid w:val="007C1041"/>
    <w:rsid w:val="007C1639"/>
    <w:rsid w:val="007C1AE8"/>
    <w:rsid w:val="007C1BA8"/>
    <w:rsid w:val="007C2052"/>
    <w:rsid w:val="007C290E"/>
    <w:rsid w:val="007C2980"/>
    <w:rsid w:val="007C2D0A"/>
    <w:rsid w:val="007C33FA"/>
    <w:rsid w:val="007C376A"/>
    <w:rsid w:val="007C4ACF"/>
    <w:rsid w:val="007C5D3C"/>
    <w:rsid w:val="007C5E1C"/>
    <w:rsid w:val="007C5F9A"/>
    <w:rsid w:val="007C622E"/>
    <w:rsid w:val="007C68EE"/>
    <w:rsid w:val="007C6B24"/>
    <w:rsid w:val="007C6F8B"/>
    <w:rsid w:val="007C78A5"/>
    <w:rsid w:val="007C7BEC"/>
    <w:rsid w:val="007D01EB"/>
    <w:rsid w:val="007D102F"/>
    <w:rsid w:val="007D13D4"/>
    <w:rsid w:val="007D15BC"/>
    <w:rsid w:val="007D2167"/>
    <w:rsid w:val="007D2590"/>
    <w:rsid w:val="007D2ADE"/>
    <w:rsid w:val="007D2B56"/>
    <w:rsid w:val="007D2F35"/>
    <w:rsid w:val="007D39E5"/>
    <w:rsid w:val="007D48A0"/>
    <w:rsid w:val="007D4A08"/>
    <w:rsid w:val="007D4A0F"/>
    <w:rsid w:val="007D4F88"/>
    <w:rsid w:val="007D5DD4"/>
    <w:rsid w:val="007D6D8B"/>
    <w:rsid w:val="007D7F64"/>
    <w:rsid w:val="007E03F0"/>
    <w:rsid w:val="007E0813"/>
    <w:rsid w:val="007E09D0"/>
    <w:rsid w:val="007E0AF1"/>
    <w:rsid w:val="007E0B9C"/>
    <w:rsid w:val="007E0BA7"/>
    <w:rsid w:val="007E0C0E"/>
    <w:rsid w:val="007E10F9"/>
    <w:rsid w:val="007E1A82"/>
    <w:rsid w:val="007E1B0A"/>
    <w:rsid w:val="007E1B11"/>
    <w:rsid w:val="007E25CB"/>
    <w:rsid w:val="007E2CAF"/>
    <w:rsid w:val="007E3F30"/>
    <w:rsid w:val="007E3FC7"/>
    <w:rsid w:val="007E4AC0"/>
    <w:rsid w:val="007E4CC0"/>
    <w:rsid w:val="007E4F92"/>
    <w:rsid w:val="007E530E"/>
    <w:rsid w:val="007E56B4"/>
    <w:rsid w:val="007E5A64"/>
    <w:rsid w:val="007E5B0A"/>
    <w:rsid w:val="007E6E2C"/>
    <w:rsid w:val="007E6FBA"/>
    <w:rsid w:val="007E6FF8"/>
    <w:rsid w:val="007E7203"/>
    <w:rsid w:val="007E7301"/>
    <w:rsid w:val="007E76B6"/>
    <w:rsid w:val="007E7831"/>
    <w:rsid w:val="007E7864"/>
    <w:rsid w:val="007F0388"/>
    <w:rsid w:val="007F0474"/>
    <w:rsid w:val="007F0B6B"/>
    <w:rsid w:val="007F137C"/>
    <w:rsid w:val="007F1D76"/>
    <w:rsid w:val="007F2382"/>
    <w:rsid w:val="007F25D1"/>
    <w:rsid w:val="007F2BF1"/>
    <w:rsid w:val="007F3430"/>
    <w:rsid w:val="007F3BCE"/>
    <w:rsid w:val="007F4126"/>
    <w:rsid w:val="007F4BC2"/>
    <w:rsid w:val="007F4EF2"/>
    <w:rsid w:val="007F5916"/>
    <w:rsid w:val="007F59AB"/>
    <w:rsid w:val="007F61AD"/>
    <w:rsid w:val="007F631E"/>
    <w:rsid w:val="007F6841"/>
    <w:rsid w:val="007F7059"/>
    <w:rsid w:val="007F70BE"/>
    <w:rsid w:val="007F7409"/>
    <w:rsid w:val="007F77C4"/>
    <w:rsid w:val="007F7F82"/>
    <w:rsid w:val="00800D3C"/>
    <w:rsid w:val="008011E4"/>
    <w:rsid w:val="008018AB"/>
    <w:rsid w:val="00801EBE"/>
    <w:rsid w:val="00801FB0"/>
    <w:rsid w:val="0080225C"/>
    <w:rsid w:val="008029B1"/>
    <w:rsid w:val="008030B3"/>
    <w:rsid w:val="008030D7"/>
    <w:rsid w:val="00803D16"/>
    <w:rsid w:val="0080458A"/>
    <w:rsid w:val="00805672"/>
    <w:rsid w:val="0080601D"/>
    <w:rsid w:val="00806781"/>
    <w:rsid w:val="008070C9"/>
    <w:rsid w:val="008071BB"/>
    <w:rsid w:val="0080731B"/>
    <w:rsid w:val="0081007F"/>
    <w:rsid w:val="008105DE"/>
    <w:rsid w:val="00810E15"/>
    <w:rsid w:val="0081107C"/>
    <w:rsid w:val="00812031"/>
    <w:rsid w:val="00812273"/>
    <w:rsid w:val="00812AD8"/>
    <w:rsid w:val="00812D63"/>
    <w:rsid w:val="008136FA"/>
    <w:rsid w:val="00813E71"/>
    <w:rsid w:val="0081474B"/>
    <w:rsid w:val="00814D44"/>
    <w:rsid w:val="00814F91"/>
    <w:rsid w:val="0081544E"/>
    <w:rsid w:val="0081554D"/>
    <w:rsid w:val="008155F7"/>
    <w:rsid w:val="008156EC"/>
    <w:rsid w:val="00815CD5"/>
    <w:rsid w:val="00816A1C"/>
    <w:rsid w:val="00816EA7"/>
    <w:rsid w:val="00817F25"/>
    <w:rsid w:val="00817F70"/>
    <w:rsid w:val="00817FDE"/>
    <w:rsid w:val="0082074E"/>
    <w:rsid w:val="00820BE9"/>
    <w:rsid w:val="00820EF7"/>
    <w:rsid w:val="008214E5"/>
    <w:rsid w:val="00821FD5"/>
    <w:rsid w:val="00822AC5"/>
    <w:rsid w:val="008234C0"/>
    <w:rsid w:val="00823638"/>
    <w:rsid w:val="00823F25"/>
    <w:rsid w:val="00824CEE"/>
    <w:rsid w:val="0082525C"/>
    <w:rsid w:val="00825500"/>
    <w:rsid w:val="0082550E"/>
    <w:rsid w:val="00825709"/>
    <w:rsid w:val="0082591F"/>
    <w:rsid w:val="00825A67"/>
    <w:rsid w:val="00825B51"/>
    <w:rsid w:val="00826069"/>
    <w:rsid w:val="008261C8"/>
    <w:rsid w:val="00826B76"/>
    <w:rsid w:val="00827029"/>
    <w:rsid w:val="00827BE6"/>
    <w:rsid w:val="00827EA1"/>
    <w:rsid w:val="00830734"/>
    <w:rsid w:val="0083084A"/>
    <w:rsid w:val="008308C0"/>
    <w:rsid w:val="00830F5B"/>
    <w:rsid w:val="00831209"/>
    <w:rsid w:val="00831636"/>
    <w:rsid w:val="00831E1C"/>
    <w:rsid w:val="00832814"/>
    <w:rsid w:val="00832A2F"/>
    <w:rsid w:val="00833370"/>
    <w:rsid w:val="00833555"/>
    <w:rsid w:val="00833A0D"/>
    <w:rsid w:val="00833FAF"/>
    <w:rsid w:val="00834530"/>
    <w:rsid w:val="00834B30"/>
    <w:rsid w:val="008351C6"/>
    <w:rsid w:val="00835B4C"/>
    <w:rsid w:val="008362D5"/>
    <w:rsid w:val="008363F7"/>
    <w:rsid w:val="008365ED"/>
    <w:rsid w:val="0083697F"/>
    <w:rsid w:val="00836C10"/>
    <w:rsid w:val="008371F5"/>
    <w:rsid w:val="008379F0"/>
    <w:rsid w:val="00837A47"/>
    <w:rsid w:val="0084040E"/>
    <w:rsid w:val="00840462"/>
    <w:rsid w:val="00840509"/>
    <w:rsid w:val="0084120A"/>
    <w:rsid w:val="008415A8"/>
    <w:rsid w:val="008417D7"/>
    <w:rsid w:val="00841BEF"/>
    <w:rsid w:val="008428A3"/>
    <w:rsid w:val="00842AD4"/>
    <w:rsid w:val="00843614"/>
    <w:rsid w:val="00843B6A"/>
    <w:rsid w:val="0084465B"/>
    <w:rsid w:val="008446A2"/>
    <w:rsid w:val="00844749"/>
    <w:rsid w:val="00845AB3"/>
    <w:rsid w:val="008466E6"/>
    <w:rsid w:val="00846CEF"/>
    <w:rsid w:val="00847056"/>
    <w:rsid w:val="008472F6"/>
    <w:rsid w:val="008476AE"/>
    <w:rsid w:val="00847985"/>
    <w:rsid w:val="008479DD"/>
    <w:rsid w:val="00847BB5"/>
    <w:rsid w:val="00847D6E"/>
    <w:rsid w:val="00850219"/>
    <w:rsid w:val="00850A03"/>
    <w:rsid w:val="00850E06"/>
    <w:rsid w:val="008517F8"/>
    <w:rsid w:val="00851E31"/>
    <w:rsid w:val="00852A82"/>
    <w:rsid w:val="00852C67"/>
    <w:rsid w:val="00852D59"/>
    <w:rsid w:val="00852D7A"/>
    <w:rsid w:val="008535FD"/>
    <w:rsid w:val="008547F6"/>
    <w:rsid w:val="00854878"/>
    <w:rsid w:val="00854897"/>
    <w:rsid w:val="00854D15"/>
    <w:rsid w:val="00855049"/>
    <w:rsid w:val="00855985"/>
    <w:rsid w:val="0085615B"/>
    <w:rsid w:val="00856C7F"/>
    <w:rsid w:val="00856D71"/>
    <w:rsid w:val="008574B1"/>
    <w:rsid w:val="00857665"/>
    <w:rsid w:val="00857B9B"/>
    <w:rsid w:val="00857E43"/>
    <w:rsid w:val="0086044A"/>
    <w:rsid w:val="0086166E"/>
    <w:rsid w:val="008616A9"/>
    <w:rsid w:val="0086170C"/>
    <w:rsid w:val="00861E33"/>
    <w:rsid w:val="0086283F"/>
    <w:rsid w:val="00862BA1"/>
    <w:rsid w:val="00862BC2"/>
    <w:rsid w:val="00862D53"/>
    <w:rsid w:val="00863438"/>
    <w:rsid w:val="0086364C"/>
    <w:rsid w:val="00863AB1"/>
    <w:rsid w:val="00863B7F"/>
    <w:rsid w:val="00864614"/>
    <w:rsid w:val="00864A8E"/>
    <w:rsid w:val="00864E1A"/>
    <w:rsid w:val="00864F33"/>
    <w:rsid w:val="0086507A"/>
    <w:rsid w:val="008650D9"/>
    <w:rsid w:val="00865319"/>
    <w:rsid w:val="008654AA"/>
    <w:rsid w:val="0086558B"/>
    <w:rsid w:val="00865AB9"/>
    <w:rsid w:val="008660D1"/>
    <w:rsid w:val="0086621A"/>
    <w:rsid w:val="008665F1"/>
    <w:rsid w:val="0086668D"/>
    <w:rsid w:val="008667A9"/>
    <w:rsid w:val="00866A96"/>
    <w:rsid w:val="00866B8E"/>
    <w:rsid w:val="00866BCA"/>
    <w:rsid w:val="00866F29"/>
    <w:rsid w:val="00867BD4"/>
    <w:rsid w:val="00870988"/>
    <w:rsid w:val="00870AAB"/>
    <w:rsid w:val="00870F08"/>
    <w:rsid w:val="008712A5"/>
    <w:rsid w:val="00871452"/>
    <w:rsid w:val="00871E6D"/>
    <w:rsid w:val="0087228C"/>
    <w:rsid w:val="008725E4"/>
    <w:rsid w:val="0087278E"/>
    <w:rsid w:val="00872F61"/>
    <w:rsid w:val="00873025"/>
    <w:rsid w:val="00874F04"/>
    <w:rsid w:val="00875128"/>
    <w:rsid w:val="0087543E"/>
    <w:rsid w:val="0087559B"/>
    <w:rsid w:val="0087571C"/>
    <w:rsid w:val="00875D01"/>
    <w:rsid w:val="008762F1"/>
    <w:rsid w:val="008765C5"/>
    <w:rsid w:val="0087680F"/>
    <w:rsid w:val="00876929"/>
    <w:rsid w:val="00876D0B"/>
    <w:rsid w:val="00876E03"/>
    <w:rsid w:val="008770AB"/>
    <w:rsid w:val="008773C9"/>
    <w:rsid w:val="008775EC"/>
    <w:rsid w:val="00880CB2"/>
    <w:rsid w:val="00881108"/>
    <w:rsid w:val="00881394"/>
    <w:rsid w:val="0088155B"/>
    <w:rsid w:val="0088163A"/>
    <w:rsid w:val="00881E64"/>
    <w:rsid w:val="008829A9"/>
    <w:rsid w:val="00883057"/>
    <w:rsid w:val="008830B8"/>
    <w:rsid w:val="008844B6"/>
    <w:rsid w:val="00884523"/>
    <w:rsid w:val="00884978"/>
    <w:rsid w:val="00884BF3"/>
    <w:rsid w:val="008850AC"/>
    <w:rsid w:val="00885155"/>
    <w:rsid w:val="008853AB"/>
    <w:rsid w:val="00885438"/>
    <w:rsid w:val="00885462"/>
    <w:rsid w:val="0088547D"/>
    <w:rsid w:val="00885532"/>
    <w:rsid w:val="00885897"/>
    <w:rsid w:val="008859AC"/>
    <w:rsid w:val="00885B5E"/>
    <w:rsid w:val="00885F3F"/>
    <w:rsid w:val="00885F4D"/>
    <w:rsid w:val="00885F5C"/>
    <w:rsid w:val="00885FD7"/>
    <w:rsid w:val="00886755"/>
    <w:rsid w:val="00886C72"/>
    <w:rsid w:val="00887BA0"/>
    <w:rsid w:val="00887D02"/>
    <w:rsid w:val="008900B5"/>
    <w:rsid w:val="00890207"/>
    <w:rsid w:val="00890360"/>
    <w:rsid w:val="00891197"/>
    <w:rsid w:val="008912E5"/>
    <w:rsid w:val="00892013"/>
    <w:rsid w:val="008926F3"/>
    <w:rsid w:val="0089387B"/>
    <w:rsid w:val="00893A03"/>
    <w:rsid w:val="00893AA8"/>
    <w:rsid w:val="00893B11"/>
    <w:rsid w:val="00893DED"/>
    <w:rsid w:val="00894258"/>
    <w:rsid w:val="00894A04"/>
    <w:rsid w:val="0089529A"/>
    <w:rsid w:val="008956B1"/>
    <w:rsid w:val="0089615F"/>
    <w:rsid w:val="008963E5"/>
    <w:rsid w:val="008963ED"/>
    <w:rsid w:val="00896CF4"/>
    <w:rsid w:val="00896D5D"/>
    <w:rsid w:val="008976AF"/>
    <w:rsid w:val="008976FB"/>
    <w:rsid w:val="008977C5"/>
    <w:rsid w:val="00897841"/>
    <w:rsid w:val="00897F2A"/>
    <w:rsid w:val="008A0065"/>
    <w:rsid w:val="008A013B"/>
    <w:rsid w:val="008A1106"/>
    <w:rsid w:val="008A1243"/>
    <w:rsid w:val="008A1EAC"/>
    <w:rsid w:val="008A2F27"/>
    <w:rsid w:val="008A312F"/>
    <w:rsid w:val="008A372B"/>
    <w:rsid w:val="008A3ADA"/>
    <w:rsid w:val="008A3D96"/>
    <w:rsid w:val="008A4524"/>
    <w:rsid w:val="008A471A"/>
    <w:rsid w:val="008A5C93"/>
    <w:rsid w:val="008A5E05"/>
    <w:rsid w:val="008A605D"/>
    <w:rsid w:val="008A660B"/>
    <w:rsid w:val="008A7D53"/>
    <w:rsid w:val="008B0356"/>
    <w:rsid w:val="008B0E3E"/>
    <w:rsid w:val="008B135A"/>
    <w:rsid w:val="008B356B"/>
    <w:rsid w:val="008B4309"/>
    <w:rsid w:val="008B463E"/>
    <w:rsid w:val="008B478F"/>
    <w:rsid w:val="008B4819"/>
    <w:rsid w:val="008B48CA"/>
    <w:rsid w:val="008B4A01"/>
    <w:rsid w:val="008B4A6B"/>
    <w:rsid w:val="008B4A71"/>
    <w:rsid w:val="008B6222"/>
    <w:rsid w:val="008B6533"/>
    <w:rsid w:val="008B6D79"/>
    <w:rsid w:val="008B6D86"/>
    <w:rsid w:val="008B6F56"/>
    <w:rsid w:val="008B6F82"/>
    <w:rsid w:val="008B73EA"/>
    <w:rsid w:val="008B7861"/>
    <w:rsid w:val="008C0463"/>
    <w:rsid w:val="008C0586"/>
    <w:rsid w:val="008C06D0"/>
    <w:rsid w:val="008C1150"/>
    <w:rsid w:val="008C16A3"/>
    <w:rsid w:val="008C16EB"/>
    <w:rsid w:val="008C1BC7"/>
    <w:rsid w:val="008C1CC1"/>
    <w:rsid w:val="008C2973"/>
    <w:rsid w:val="008C2BB6"/>
    <w:rsid w:val="008C2EF9"/>
    <w:rsid w:val="008C2FD3"/>
    <w:rsid w:val="008C3FB4"/>
    <w:rsid w:val="008C46FE"/>
    <w:rsid w:val="008C4AA8"/>
    <w:rsid w:val="008C5F2E"/>
    <w:rsid w:val="008C69C7"/>
    <w:rsid w:val="008C6AF6"/>
    <w:rsid w:val="008C6FAC"/>
    <w:rsid w:val="008C73FF"/>
    <w:rsid w:val="008C7596"/>
    <w:rsid w:val="008C7987"/>
    <w:rsid w:val="008C7D6E"/>
    <w:rsid w:val="008D084B"/>
    <w:rsid w:val="008D0A41"/>
    <w:rsid w:val="008D0C40"/>
    <w:rsid w:val="008D15B6"/>
    <w:rsid w:val="008D163A"/>
    <w:rsid w:val="008D16BE"/>
    <w:rsid w:val="008D1918"/>
    <w:rsid w:val="008D1954"/>
    <w:rsid w:val="008D1AEB"/>
    <w:rsid w:val="008D1F88"/>
    <w:rsid w:val="008D21EC"/>
    <w:rsid w:val="008D25AA"/>
    <w:rsid w:val="008D2F1A"/>
    <w:rsid w:val="008D321D"/>
    <w:rsid w:val="008D4A0C"/>
    <w:rsid w:val="008D5156"/>
    <w:rsid w:val="008D515A"/>
    <w:rsid w:val="008D530C"/>
    <w:rsid w:val="008D59F5"/>
    <w:rsid w:val="008D5BD9"/>
    <w:rsid w:val="008D6407"/>
    <w:rsid w:val="008D64A2"/>
    <w:rsid w:val="008D690B"/>
    <w:rsid w:val="008D7D15"/>
    <w:rsid w:val="008E00AC"/>
    <w:rsid w:val="008E00C3"/>
    <w:rsid w:val="008E0286"/>
    <w:rsid w:val="008E0CAF"/>
    <w:rsid w:val="008E1074"/>
    <w:rsid w:val="008E15C3"/>
    <w:rsid w:val="008E166A"/>
    <w:rsid w:val="008E1807"/>
    <w:rsid w:val="008E1A51"/>
    <w:rsid w:val="008E1E0A"/>
    <w:rsid w:val="008E22BB"/>
    <w:rsid w:val="008E2688"/>
    <w:rsid w:val="008E26F7"/>
    <w:rsid w:val="008E27D6"/>
    <w:rsid w:val="008E2EDF"/>
    <w:rsid w:val="008E3489"/>
    <w:rsid w:val="008E3A09"/>
    <w:rsid w:val="008E4313"/>
    <w:rsid w:val="008E4704"/>
    <w:rsid w:val="008E48BF"/>
    <w:rsid w:val="008E4DBB"/>
    <w:rsid w:val="008E4F91"/>
    <w:rsid w:val="008E5110"/>
    <w:rsid w:val="008E51D9"/>
    <w:rsid w:val="008E5691"/>
    <w:rsid w:val="008E5744"/>
    <w:rsid w:val="008E5DB9"/>
    <w:rsid w:val="008E6042"/>
    <w:rsid w:val="008E6B42"/>
    <w:rsid w:val="008E72F4"/>
    <w:rsid w:val="008E7958"/>
    <w:rsid w:val="008F025A"/>
    <w:rsid w:val="008F02D9"/>
    <w:rsid w:val="008F06F8"/>
    <w:rsid w:val="008F1984"/>
    <w:rsid w:val="008F1F13"/>
    <w:rsid w:val="008F2245"/>
    <w:rsid w:val="008F306E"/>
    <w:rsid w:val="008F30DD"/>
    <w:rsid w:val="008F3544"/>
    <w:rsid w:val="008F373F"/>
    <w:rsid w:val="008F38AF"/>
    <w:rsid w:val="008F395B"/>
    <w:rsid w:val="008F3B8F"/>
    <w:rsid w:val="008F3DF8"/>
    <w:rsid w:val="008F4893"/>
    <w:rsid w:val="008F491E"/>
    <w:rsid w:val="008F4AB6"/>
    <w:rsid w:val="008F5993"/>
    <w:rsid w:val="008F6090"/>
    <w:rsid w:val="008F73F4"/>
    <w:rsid w:val="008F751A"/>
    <w:rsid w:val="008F76C8"/>
    <w:rsid w:val="00900061"/>
    <w:rsid w:val="009003D5"/>
    <w:rsid w:val="00900B83"/>
    <w:rsid w:val="009019EF"/>
    <w:rsid w:val="00901FAD"/>
    <w:rsid w:val="0090228B"/>
    <w:rsid w:val="00902735"/>
    <w:rsid w:val="0090400F"/>
    <w:rsid w:val="0090406D"/>
    <w:rsid w:val="00904B9E"/>
    <w:rsid w:val="00904C7E"/>
    <w:rsid w:val="0090508C"/>
    <w:rsid w:val="00905356"/>
    <w:rsid w:val="00905552"/>
    <w:rsid w:val="009055D8"/>
    <w:rsid w:val="00905D9B"/>
    <w:rsid w:val="0090677E"/>
    <w:rsid w:val="0090721A"/>
    <w:rsid w:val="0090759C"/>
    <w:rsid w:val="00907892"/>
    <w:rsid w:val="009102A9"/>
    <w:rsid w:val="00910790"/>
    <w:rsid w:val="00910816"/>
    <w:rsid w:val="009109FF"/>
    <w:rsid w:val="00910D5A"/>
    <w:rsid w:val="009111C0"/>
    <w:rsid w:val="0091392C"/>
    <w:rsid w:val="00914ED5"/>
    <w:rsid w:val="009156B6"/>
    <w:rsid w:val="009166DF"/>
    <w:rsid w:val="00916A69"/>
    <w:rsid w:val="009172AF"/>
    <w:rsid w:val="009175EE"/>
    <w:rsid w:val="00917B21"/>
    <w:rsid w:val="0092092B"/>
    <w:rsid w:val="00920F37"/>
    <w:rsid w:val="00921B4A"/>
    <w:rsid w:val="0092221C"/>
    <w:rsid w:val="00922BA9"/>
    <w:rsid w:val="00922F50"/>
    <w:rsid w:val="009234D5"/>
    <w:rsid w:val="00923509"/>
    <w:rsid w:val="009237D2"/>
    <w:rsid w:val="00923B0B"/>
    <w:rsid w:val="00923BCE"/>
    <w:rsid w:val="00924744"/>
    <w:rsid w:val="00924977"/>
    <w:rsid w:val="00924C3D"/>
    <w:rsid w:val="009254F5"/>
    <w:rsid w:val="00925AE4"/>
    <w:rsid w:val="00925C1B"/>
    <w:rsid w:val="00925F59"/>
    <w:rsid w:val="00926411"/>
    <w:rsid w:val="00926495"/>
    <w:rsid w:val="009265BD"/>
    <w:rsid w:val="0092695B"/>
    <w:rsid w:val="00926BA8"/>
    <w:rsid w:val="00926EAF"/>
    <w:rsid w:val="00927212"/>
    <w:rsid w:val="00927422"/>
    <w:rsid w:val="009275FD"/>
    <w:rsid w:val="00927BAC"/>
    <w:rsid w:val="00927BF9"/>
    <w:rsid w:val="00927D9B"/>
    <w:rsid w:val="00927EAD"/>
    <w:rsid w:val="00927ECA"/>
    <w:rsid w:val="009311FD"/>
    <w:rsid w:val="009315A4"/>
    <w:rsid w:val="00932809"/>
    <w:rsid w:val="00932CDA"/>
    <w:rsid w:val="00932E8C"/>
    <w:rsid w:val="00933149"/>
    <w:rsid w:val="009331C1"/>
    <w:rsid w:val="0093359A"/>
    <w:rsid w:val="009337E6"/>
    <w:rsid w:val="00933C02"/>
    <w:rsid w:val="009346F3"/>
    <w:rsid w:val="00934DC2"/>
    <w:rsid w:val="00934F7C"/>
    <w:rsid w:val="00935056"/>
    <w:rsid w:val="0093540C"/>
    <w:rsid w:val="0093544B"/>
    <w:rsid w:val="009357E6"/>
    <w:rsid w:val="00935C6E"/>
    <w:rsid w:val="00936063"/>
    <w:rsid w:val="009371FB"/>
    <w:rsid w:val="00937559"/>
    <w:rsid w:val="00937BC1"/>
    <w:rsid w:val="00940069"/>
    <w:rsid w:val="00940988"/>
    <w:rsid w:val="0094114C"/>
    <w:rsid w:val="00941D04"/>
    <w:rsid w:val="00941F6F"/>
    <w:rsid w:val="00942068"/>
    <w:rsid w:val="00942594"/>
    <w:rsid w:val="009425CA"/>
    <w:rsid w:val="00943555"/>
    <w:rsid w:val="009436BB"/>
    <w:rsid w:val="00943CAE"/>
    <w:rsid w:val="009442CB"/>
    <w:rsid w:val="009449BB"/>
    <w:rsid w:val="00944AE9"/>
    <w:rsid w:val="00944E2F"/>
    <w:rsid w:val="00944F7E"/>
    <w:rsid w:val="00945200"/>
    <w:rsid w:val="009452C8"/>
    <w:rsid w:val="009457A3"/>
    <w:rsid w:val="00946704"/>
    <w:rsid w:val="00946AD1"/>
    <w:rsid w:val="00947340"/>
    <w:rsid w:val="0094740D"/>
    <w:rsid w:val="009477FF"/>
    <w:rsid w:val="00947EE4"/>
    <w:rsid w:val="00950113"/>
    <w:rsid w:val="00950197"/>
    <w:rsid w:val="00950ED5"/>
    <w:rsid w:val="00951135"/>
    <w:rsid w:val="009511CF"/>
    <w:rsid w:val="00951B98"/>
    <w:rsid w:val="00952205"/>
    <w:rsid w:val="0095246A"/>
    <w:rsid w:val="00952793"/>
    <w:rsid w:val="009532D6"/>
    <w:rsid w:val="00953A38"/>
    <w:rsid w:val="00953AC3"/>
    <w:rsid w:val="00953B6E"/>
    <w:rsid w:val="00953B85"/>
    <w:rsid w:val="00954533"/>
    <w:rsid w:val="00954861"/>
    <w:rsid w:val="00954A03"/>
    <w:rsid w:val="00954EC4"/>
    <w:rsid w:val="009553CF"/>
    <w:rsid w:val="00955EA4"/>
    <w:rsid w:val="009562D3"/>
    <w:rsid w:val="009568B6"/>
    <w:rsid w:val="009568E3"/>
    <w:rsid w:val="00956921"/>
    <w:rsid w:val="00956EC8"/>
    <w:rsid w:val="00956FB9"/>
    <w:rsid w:val="009601CD"/>
    <w:rsid w:val="0096033F"/>
    <w:rsid w:val="00960623"/>
    <w:rsid w:val="00961004"/>
    <w:rsid w:val="00961332"/>
    <w:rsid w:val="0096149C"/>
    <w:rsid w:val="0096149E"/>
    <w:rsid w:val="00961767"/>
    <w:rsid w:val="00961E44"/>
    <w:rsid w:val="00961FAA"/>
    <w:rsid w:val="00962214"/>
    <w:rsid w:val="00962A0E"/>
    <w:rsid w:val="00962FC0"/>
    <w:rsid w:val="009630FA"/>
    <w:rsid w:val="00963228"/>
    <w:rsid w:val="00963F6E"/>
    <w:rsid w:val="0096461C"/>
    <w:rsid w:val="00965056"/>
    <w:rsid w:val="009650D5"/>
    <w:rsid w:val="00965259"/>
    <w:rsid w:val="0096555A"/>
    <w:rsid w:val="00966277"/>
    <w:rsid w:val="009664BA"/>
    <w:rsid w:val="0096656A"/>
    <w:rsid w:val="009665A3"/>
    <w:rsid w:val="00966CBD"/>
    <w:rsid w:val="00966D13"/>
    <w:rsid w:val="00966E2F"/>
    <w:rsid w:val="00967265"/>
    <w:rsid w:val="009674F1"/>
    <w:rsid w:val="00967879"/>
    <w:rsid w:val="00967955"/>
    <w:rsid w:val="00967D48"/>
    <w:rsid w:val="00967D7D"/>
    <w:rsid w:val="00967ED7"/>
    <w:rsid w:val="0097027B"/>
    <w:rsid w:val="00970E08"/>
    <w:rsid w:val="00971108"/>
    <w:rsid w:val="00971119"/>
    <w:rsid w:val="00971152"/>
    <w:rsid w:val="00971BAB"/>
    <w:rsid w:val="00971BC5"/>
    <w:rsid w:val="009724BE"/>
    <w:rsid w:val="00972E8D"/>
    <w:rsid w:val="0097339D"/>
    <w:rsid w:val="009734C5"/>
    <w:rsid w:val="009735C6"/>
    <w:rsid w:val="009737AE"/>
    <w:rsid w:val="00973AC0"/>
    <w:rsid w:val="00973DE9"/>
    <w:rsid w:val="00973EDD"/>
    <w:rsid w:val="00973FA4"/>
    <w:rsid w:val="009749D5"/>
    <w:rsid w:val="00974A2D"/>
    <w:rsid w:val="00974ECD"/>
    <w:rsid w:val="00974F1C"/>
    <w:rsid w:val="009751D2"/>
    <w:rsid w:val="009754CA"/>
    <w:rsid w:val="0097593A"/>
    <w:rsid w:val="00975BDA"/>
    <w:rsid w:val="00975D39"/>
    <w:rsid w:val="009766C9"/>
    <w:rsid w:val="009769DE"/>
    <w:rsid w:val="00976BF6"/>
    <w:rsid w:val="009774C4"/>
    <w:rsid w:val="00980196"/>
    <w:rsid w:val="00980537"/>
    <w:rsid w:val="009812D7"/>
    <w:rsid w:val="00981666"/>
    <w:rsid w:val="00981E7B"/>
    <w:rsid w:val="009830E9"/>
    <w:rsid w:val="009831B6"/>
    <w:rsid w:val="00983844"/>
    <w:rsid w:val="00983B22"/>
    <w:rsid w:val="00983FD1"/>
    <w:rsid w:val="0098430E"/>
    <w:rsid w:val="00984A59"/>
    <w:rsid w:val="00984D8C"/>
    <w:rsid w:val="00984DC9"/>
    <w:rsid w:val="00985726"/>
    <w:rsid w:val="00985CA1"/>
    <w:rsid w:val="00986033"/>
    <w:rsid w:val="009900C4"/>
    <w:rsid w:val="00990105"/>
    <w:rsid w:val="009905DE"/>
    <w:rsid w:val="00990FDC"/>
    <w:rsid w:val="00990FF9"/>
    <w:rsid w:val="009912BA"/>
    <w:rsid w:val="009915E0"/>
    <w:rsid w:val="00991926"/>
    <w:rsid w:val="00991DC8"/>
    <w:rsid w:val="009920F4"/>
    <w:rsid w:val="009929BC"/>
    <w:rsid w:val="00993277"/>
    <w:rsid w:val="0099351A"/>
    <w:rsid w:val="00993C31"/>
    <w:rsid w:val="00994182"/>
    <w:rsid w:val="009942F0"/>
    <w:rsid w:val="00994C89"/>
    <w:rsid w:val="0099561A"/>
    <w:rsid w:val="009957CE"/>
    <w:rsid w:val="0099581A"/>
    <w:rsid w:val="00995C3D"/>
    <w:rsid w:val="00995F95"/>
    <w:rsid w:val="009974DB"/>
    <w:rsid w:val="00997EA1"/>
    <w:rsid w:val="00997FBB"/>
    <w:rsid w:val="009A0787"/>
    <w:rsid w:val="009A0860"/>
    <w:rsid w:val="009A0BE4"/>
    <w:rsid w:val="009A0CD4"/>
    <w:rsid w:val="009A109F"/>
    <w:rsid w:val="009A10B3"/>
    <w:rsid w:val="009A13E2"/>
    <w:rsid w:val="009A1446"/>
    <w:rsid w:val="009A1EA9"/>
    <w:rsid w:val="009A23FE"/>
    <w:rsid w:val="009A24AD"/>
    <w:rsid w:val="009A25A5"/>
    <w:rsid w:val="009A26F3"/>
    <w:rsid w:val="009A2BC4"/>
    <w:rsid w:val="009A3392"/>
    <w:rsid w:val="009A38F0"/>
    <w:rsid w:val="009A3A11"/>
    <w:rsid w:val="009A3A20"/>
    <w:rsid w:val="009A4BB0"/>
    <w:rsid w:val="009A50E2"/>
    <w:rsid w:val="009A520A"/>
    <w:rsid w:val="009A52D0"/>
    <w:rsid w:val="009A5446"/>
    <w:rsid w:val="009A54C9"/>
    <w:rsid w:val="009A555C"/>
    <w:rsid w:val="009A55C1"/>
    <w:rsid w:val="009A5E69"/>
    <w:rsid w:val="009A5FD4"/>
    <w:rsid w:val="009A66A1"/>
    <w:rsid w:val="009A7250"/>
    <w:rsid w:val="009A7DA2"/>
    <w:rsid w:val="009B0583"/>
    <w:rsid w:val="009B070C"/>
    <w:rsid w:val="009B103B"/>
    <w:rsid w:val="009B10EC"/>
    <w:rsid w:val="009B1B21"/>
    <w:rsid w:val="009B1BB2"/>
    <w:rsid w:val="009B1E0A"/>
    <w:rsid w:val="009B1EA4"/>
    <w:rsid w:val="009B2418"/>
    <w:rsid w:val="009B2783"/>
    <w:rsid w:val="009B28AC"/>
    <w:rsid w:val="009B33AC"/>
    <w:rsid w:val="009B441A"/>
    <w:rsid w:val="009B4D18"/>
    <w:rsid w:val="009B52E3"/>
    <w:rsid w:val="009B5305"/>
    <w:rsid w:val="009B5602"/>
    <w:rsid w:val="009B579A"/>
    <w:rsid w:val="009B6181"/>
    <w:rsid w:val="009B61F6"/>
    <w:rsid w:val="009B6357"/>
    <w:rsid w:val="009B6368"/>
    <w:rsid w:val="009C0017"/>
    <w:rsid w:val="009C0094"/>
    <w:rsid w:val="009C0715"/>
    <w:rsid w:val="009C0AE6"/>
    <w:rsid w:val="009C0B17"/>
    <w:rsid w:val="009C10B4"/>
    <w:rsid w:val="009C11FB"/>
    <w:rsid w:val="009C1921"/>
    <w:rsid w:val="009C1934"/>
    <w:rsid w:val="009C1B09"/>
    <w:rsid w:val="009C1C28"/>
    <w:rsid w:val="009C1F5F"/>
    <w:rsid w:val="009C35FE"/>
    <w:rsid w:val="009C371B"/>
    <w:rsid w:val="009C3886"/>
    <w:rsid w:val="009C3D7D"/>
    <w:rsid w:val="009C3EAC"/>
    <w:rsid w:val="009C3FD7"/>
    <w:rsid w:val="009C42A3"/>
    <w:rsid w:val="009C4B35"/>
    <w:rsid w:val="009C50C4"/>
    <w:rsid w:val="009C562A"/>
    <w:rsid w:val="009C5F6A"/>
    <w:rsid w:val="009C6232"/>
    <w:rsid w:val="009C6624"/>
    <w:rsid w:val="009C67C3"/>
    <w:rsid w:val="009C6C8A"/>
    <w:rsid w:val="009C70D6"/>
    <w:rsid w:val="009C78C4"/>
    <w:rsid w:val="009C78FA"/>
    <w:rsid w:val="009D0121"/>
    <w:rsid w:val="009D02FD"/>
    <w:rsid w:val="009D03AF"/>
    <w:rsid w:val="009D0454"/>
    <w:rsid w:val="009D0C14"/>
    <w:rsid w:val="009D103C"/>
    <w:rsid w:val="009D1945"/>
    <w:rsid w:val="009D21B6"/>
    <w:rsid w:val="009D260F"/>
    <w:rsid w:val="009D2E4D"/>
    <w:rsid w:val="009D2FF3"/>
    <w:rsid w:val="009D3478"/>
    <w:rsid w:val="009D3486"/>
    <w:rsid w:val="009D3797"/>
    <w:rsid w:val="009D38FC"/>
    <w:rsid w:val="009D3B92"/>
    <w:rsid w:val="009D3E87"/>
    <w:rsid w:val="009D41A1"/>
    <w:rsid w:val="009D4396"/>
    <w:rsid w:val="009D4511"/>
    <w:rsid w:val="009D4591"/>
    <w:rsid w:val="009D5574"/>
    <w:rsid w:val="009D6266"/>
    <w:rsid w:val="009D6564"/>
    <w:rsid w:val="009D6A06"/>
    <w:rsid w:val="009D6B98"/>
    <w:rsid w:val="009D6C09"/>
    <w:rsid w:val="009D7724"/>
    <w:rsid w:val="009D7757"/>
    <w:rsid w:val="009D7893"/>
    <w:rsid w:val="009D7A46"/>
    <w:rsid w:val="009D7D02"/>
    <w:rsid w:val="009D7E84"/>
    <w:rsid w:val="009D7F71"/>
    <w:rsid w:val="009E01A5"/>
    <w:rsid w:val="009E10F4"/>
    <w:rsid w:val="009E15A6"/>
    <w:rsid w:val="009E21AB"/>
    <w:rsid w:val="009E2451"/>
    <w:rsid w:val="009E29EF"/>
    <w:rsid w:val="009E2CC2"/>
    <w:rsid w:val="009E2D49"/>
    <w:rsid w:val="009E2F14"/>
    <w:rsid w:val="009E3B40"/>
    <w:rsid w:val="009E4140"/>
    <w:rsid w:val="009E41AB"/>
    <w:rsid w:val="009E4247"/>
    <w:rsid w:val="009E450F"/>
    <w:rsid w:val="009E45DF"/>
    <w:rsid w:val="009E4ACF"/>
    <w:rsid w:val="009E4D72"/>
    <w:rsid w:val="009E5016"/>
    <w:rsid w:val="009E5529"/>
    <w:rsid w:val="009E5AEE"/>
    <w:rsid w:val="009E643B"/>
    <w:rsid w:val="009E6564"/>
    <w:rsid w:val="009E6581"/>
    <w:rsid w:val="009E6638"/>
    <w:rsid w:val="009E6E22"/>
    <w:rsid w:val="009E6EF0"/>
    <w:rsid w:val="009E750B"/>
    <w:rsid w:val="009E78CD"/>
    <w:rsid w:val="009F08DC"/>
    <w:rsid w:val="009F1045"/>
    <w:rsid w:val="009F2582"/>
    <w:rsid w:val="009F2868"/>
    <w:rsid w:val="009F2AB6"/>
    <w:rsid w:val="009F36AA"/>
    <w:rsid w:val="009F3C07"/>
    <w:rsid w:val="009F402D"/>
    <w:rsid w:val="009F4194"/>
    <w:rsid w:val="009F48D4"/>
    <w:rsid w:val="009F4BD8"/>
    <w:rsid w:val="009F4F51"/>
    <w:rsid w:val="009F50B6"/>
    <w:rsid w:val="009F5107"/>
    <w:rsid w:val="009F5283"/>
    <w:rsid w:val="009F54BD"/>
    <w:rsid w:val="009F5674"/>
    <w:rsid w:val="009F596A"/>
    <w:rsid w:val="009F5E24"/>
    <w:rsid w:val="009F63C0"/>
    <w:rsid w:val="009F6428"/>
    <w:rsid w:val="009F652D"/>
    <w:rsid w:val="009F6783"/>
    <w:rsid w:val="009F6CE9"/>
    <w:rsid w:val="009F6E9D"/>
    <w:rsid w:val="009F7A15"/>
    <w:rsid w:val="009F7DBF"/>
    <w:rsid w:val="009F7F31"/>
    <w:rsid w:val="00A000F7"/>
    <w:rsid w:val="00A00688"/>
    <w:rsid w:val="00A00A93"/>
    <w:rsid w:val="00A00AFB"/>
    <w:rsid w:val="00A00FC2"/>
    <w:rsid w:val="00A0111F"/>
    <w:rsid w:val="00A0157C"/>
    <w:rsid w:val="00A01782"/>
    <w:rsid w:val="00A017D0"/>
    <w:rsid w:val="00A01851"/>
    <w:rsid w:val="00A01D5D"/>
    <w:rsid w:val="00A01E50"/>
    <w:rsid w:val="00A024E9"/>
    <w:rsid w:val="00A027B3"/>
    <w:rsid w:val="00A02986"/>
    <w:rsid w:val="00A02C13"/>
    <w:rsid w:val="00A02D73"/>
    <w:rsid w:val="00A03F47"/>
    <w:rsid w:val="00A0456A"/>
    <w:rsid w:val="00A048A6"/>
    <w:rsid w:val="00A051C9"/>
    <w:rsid w:val="00A05391"/>
    <w:rsid w:val="00A061F2"/>
    <w:rsid w:val="00A073F5"/>
    <w:rsid w:val="00A075D8"/>
    <w:rsid w:val="00A1024E"/>
    <w:rsid w:val="00A105B7"/>
    <w:rsid w:val="00A106AE"/>
    <w:rsid w:val="00A10B78"/>
    <w:rsid w:val="00A11305"/>
    <w:rsid w:val="00A11356"/>
    <w:rsid w:val="00A11B0E"/>
    <w:rsid w:val="00A11C31"/>
    <w:rsid w:val="00A121A9"/>
    <w:rsid w:val="00A1297B"/>
    <w:rsid w:val="00A12A90"/>
    <w:rsid w:val="00A12EDE"/>
    <w:rsid w:val="00A12F64"/>
    <w:rsid w:val="00A13830"/>
    <w:rsid w:val="00A13CFB"/>
    <w:rsid w:val="00A13EC9"/>
    <w:rsid w:val="00A1403D"/>
    <w:rsid w:val="00A1418E"/>
    <w:rsid w:val="00A14713"/>
    <w:rsid w:val="00A1476D"/>
    <w:rsid w:val="00A155E1"/>
    <w:rsid w:val="00A15C97"/>
    <w:rsid w:val="00A1690F"/>
    <w:rsid w:val="00A1724F"/>
    <w:rsid w:val="00A177EE"/>
    <w:rsid w:val="00A17C19"/>
    <w:rsid w:val="00A2074B"/>
    <w:rsid w:val="00A20BD8"/>
    <w:rsid w:val="00A2165D"/>
    <w:rsid w:val="00A21AEE"/>
    <w:rsid w:val="00A21EAE"/>
    <w:rsid w:val="00A228C7"/>
    <w:rsid w:val="00A23291"/>
    <w:rsid w:val="00A23961"/>
    <w:rsid w:val="00A23AB1"/>
    <w:rsid w:val="00A23BE4"/>
    <w:rsid w:val="00A23E6D"/>
    <w:rsid w:val="00A23F9D"/>
    <w:rsid w:val="00A240C7"/>
    <w:rsid w:val="00A242A9"/>
    <w:rsid w:val="00A24325"/>
    <w:rsid w:val="00A2445D"/>
    <w:rsid w:val="00A24E9E"/>
    <w:rsid w:val="00A25154"/>
    <w:rsid w:val="00A25489"/>
    <w:rsid w:val="00A25ED7"/>
    <w:rsid w:val="00A26493"/>
    <w:rsid w:val="00A268FC"/>
    <w:rsid w:val="00A26B29"/>
    <w:rsid w:val="00A26F17"/>
    <w:rsid w:val="00A27019"/>
    <w:rsid w:val="00A270C5"/>
    <w:rsid w:val="00A274A9"/>
    <w:rsid w:val="00A278FE"/>
    <w:rsid w:val="00A27DD7"/>
    <w:rsid w:val="00A30111"/>
    <w:rsid w:val="00A30271"/>
    <w:rsid w:val="00A303EC"/>
    <w:rsid w:val="00A30D70"/>
    <w:rsid w:val="00A30F83"/>
    <w:rsid w:val="00A3100B"/>
    <w:rsid w:val="00A314FA"/>
    <w:rsid w:val="00A317E7"/>
    <w:rsid w:val="00A31FC2"/>
    <w:rsid w:val="00A31FE0"/>
    <w:rsid w:val="00A32036"/>
    <w:rsid w:val="00A32456"/>
    <w:rsid w:val="00A32628"/>
    <w:rsid w:val="00A32633"/>
    <w:rsid w:val="00A32BB0"/>
    <w:rsid w:val="00A32E31"/>
    <w:rsid w:val="00A32FDC"/>
    <w:rsid w:val="00A331F4"/>
    <w:rsid w:val="00A33CE7"/>
    <w:rsid w:val="00A34035"/>
    <w:rsid w:val="00A341C7"/>
    <w:rsid w:val="00A354B6"/>
    <w:rsid w:val="00A35B36"/>
    <w:rsid w:val="00A35F54"/>
    <w:rsid w:val="00A36031"/>
    <w:rsid w:val="00A363DA"/>
    <w:rsid w:val="00A363FA"/>
    <w:rsid w:val="00A36896"/>
    <w:rsid w:val="00A36979"/>
    <w:rsid w:val="00A3730D"/>
    <w:rsid w:val="00A3733E"/>
    <w:rsid w:val="00A374E2"/>
    <w:rsid w:val="00A40DF3"/>
    <w:rsid w:val="00A411F7"/>
    <w:rsid w:val="00A419E3"/>
    <w:rsid w:val="00A42533"/>
    <w:rsid w:val="00A4268C"/>
    <w:rsid w:val="00A42994"/>
    <w:rsid w:val="00A43069"/>
    <w:rsid w:val="00A43E6B"/>
    <w:rsid w:val="00A442CB"/>
    <w:rsid w:val="00A444FF"/>
    <w:rsid w:val="00A445B2"/>
    <w:rsid w:val="00A44B15"/>
    <w:rsid w:val="00A44FD6"/>
    <w:rsid w:val="00A45253"/>
    <w:rsid w:val="00A452CD"/>
    <w:rsid w:val="00A45496"/>
    <w:rsid w:val="00A454C5"/>
    <w:rsid w:val="00A457CA"/>
    <w:rsid w:val="00A45AC2"/>
    <w:rsid w:val="00A466CB"/>
    <w:rsid w:val="00A46705"/>
    <w:rsid w:val="00A469AF"/>
    <w:rsid w:val="00A46FEB"/>
    <w:rsid w:val="00A47705"/>
    <w:rsid w:val="00A47A30"/>
    <w:rsid w:val="00A50B58"/>
    <w:rsid w:val="00A52564"/>
    <w:rsid w:val="00A526C1"/>
    <w:rsid w:val="00A52C2A"/>
    <w:rsid w:val="00A53206"/>
    <w:rsid w:val="00A537AD"/>
    <w:rsid w:val="00A53884"/>
    <w:rsid w:val="00A5394A"/>
    <w:rsid w:val="00A54916"/>
    <w:rsid w:val="00A55287"/>
    <w:rsid w:val="00A55430"/>
    <w:rsid w:val="00A558EA"/>
    <w:rsid w:val="00A55A5E"/>
    <w:rsid w:val="00A55CB9"/>
    <w:rsid w:val="00A55F3E"/>
    <w:rsid w:val="00A5674F"/>
    <w:rsid w:val="00A56865"/>
    <w:rsid w:val="00A56A84"/>
    <w:rsid w:val="00A56CF1"/>
    <w:rsid w:val="00A57638"/>
    <w:rsid w:val="00A577E3"/>
    <w:rsid w:val="00A60207"/>
    <w:rsid w:val="00A606F2"/>
    <w:rsid w:val="00A6084F"/>
    <w:rsid w:val="00A60BDA"/>
    <w:rsid w:val="00A614FB"/>
    <w:rsid w:val="00A61870"/>
    <w:rsid w:val="00A62334"/>
    <w:rsid w:val="00A628FF"/>
    <w:rsid w:val="00A63088"/>
    <w:rsid w:val="00A632A1"/>
    <w:rsid w:val="00A63474"/>
    <w:rsid w:val="00A6390F"/>
    <w:rsid w:val="00A63C9C"/>
    <w:rsid w:val="00A63D84"/>
    <w:rsid w:val="00A63F0C"/>
    <w:rsid w:val="00A64368"/>
    <w:rsid w:val="00A64439"/>
    <w:rsid w:val="00A64E63"/>
    <w:rsid w:val="00A64FEC"/>
    <w:rsid w:val="00A65409"/>
    <w:rsid w:val="00A65669"/>
    <w:rsid w:val="00A65B62"/>
    <w:rsid w:val="00A6628D"/>
    <w:rsid w:val="00A67306"/>
    <w:rsid w:val="00A673AC"/>
    <w:rsid w:val="00A674FA"/>
    <w:rsid w:val="00A676DD"/>
    <w:rsid w:val="00A6781F"/>
    <w:rsid w:val="00A6799D"/>
    <w:rsid w:val="00A7020F"/>
    <w:rsid w:val="00A70388"/>
    <w:rsid w:val="00A70592"/>
    <w:rsid w:val="00A70D5B"/>
    <w:rsid w:val="00A70F91"/>
    <w:rsid w:val="00A71507"/>
    <w:rsid w:val="00A71960"/>
    <w:rsid w:val="00A7196C"/>
    <w:rsid w:val="00A71F61"/>
    <w:rsid w:val="00A72113"/>
    <w:rsid w:val="00A72125"/>
    <w:rsid w:val="00A72133"/>
    <w:rsid w:val="00A72D5A"/>
    <w:rsid w:val="00A72D76"/>
    <w:rsid w:val="00A73516"/>
    <w:rsid w:val="00A73654"/>
    <w:rsid w:val="00A73E69"/>
    <w:rsid w:val="00A74177"/>
    <w:rsid w:val="00A74395"/>
    <w:rsid w:val="00A7448E"/>
    <w:rsid w:val="00A74676"/>
    <w:rsid w:val="00A74C91"/>
    <w:rsid w:val="00A74E7A"/>
    <w:rsid w:val="00A75169"/>
    <w:rsid w:val="00A753B0"/>
    <w:rsid w:val="00A754E1"/>
    <w:rsid w:val="00A7551D"/>
    <w:rsid w:val="00A75E27"/>
    <w:rsid w:val="00A76438"/>
    <w:rsid w:val="00A769FF"/>
    <w:rsid w:val="00A772FA"/>
    <w:rsid w:val="00A77383"/>
    <w:rsid w:val="00A77D15"/>
    <w:rsid w:val="00A803B7"/>
    <w:rsid w:val="00A80796"/>
    <w:rsid w:val="00A80FEB"/>
    <w:rsid w:val="00A81744"/>
    <w:rsid w:val="00A81FCF"/>
    <w:rsid w:val="00A8239C"/>
    <w:rsid w:val="00A82B94"/>
    <w:rsid w:val="00A82FC0"/>
    <w:rsid w:val="00A83820"/>
    <w:rsid w:val="00A83F5B"/>
    <w:rsid w:val="00A8400D"/>
    <w:rsid w:val="00A84437"/>
    <w:rsid w:val="00A8486E"/>
    <w:rsid w:val="00A850EC"/>
    <w:rsid w:val="00A854B9"/>
    <w:rsid w:val="00A859B2"/>
    <w:rsid w:val="00A85C32"/>
    <w:rsid w:val="00A85F9B"/>
    <w:rsid w:val="00A863BD"/>
    <w:rsid w:val="00A86514"/>
    <w:rsid w:val="00A86B70"/>
    <w:rsid w:val="00A86E2F"/>
    <w:rsid w:val="00A87784"/>
    <w:rsid w:val="00A87E08"/>
    <w:rsid w:val="00A900C7"/>
    <w:rsid w:val="00A9039D"/>
    <w:rsid w:val="00A905A5"/>
    <w:rsid w:val="00A90C6D"/>
    <w:rsid w:val="00A90F2D"/>
    <w:rsid w:val="00A9221C"/>
    <w:rsid w:val="00A92DA6"/>
    <w:rsid w:val="00A93329"/>
    <w:rsid w:val="00A93659"/>
    <w:rsid w:val="00A93EF3"/>
    <w:rsid w:val="00A9495D"/>
    <w:rsid w:val="00A94C43"/>
    <w:rsid w:val="00A9535F"/>
    <w:rsid w:val="00A954D3"/>
    <w:rsid w:val="00A9628B"/>
    <w:rsid w:val="00A9676E"/>
    <w:rsid w:val="00A96F3C"/>
    <w:rsid w:val="00A9756E"/>
    <w:rsid w:val="00A97D48"/>
    <w:rsid w:val="00AA0524"/>
    <w:rsid w:val="00AA1372"/>
    <w:rsid w:val="00AA158D"/>
    <w:rsid w:val="00AA172D"/>
    <w:rsid w:val="00AA1750"/>
    <w:rsid w:val="00AA197B"/>
    <w:rsid w:val="00AA2797"/>
    <w:rsid w:val="00AA2BF9"/>
    <w:rsid w:val="00AA2EFC"/>
    <w:rsid w:val="00AA3179"/>
    <w:rsid w:val="00AA3433"/>
    <w:rsid w:val="00AA3623"/>
    <w:rsid w:val="00AA3989"/>
    <w:rsid w:val="00AA4706"/>
    <w:rsid w:val="00AA4C6C"/>
    <w:rsid w:val="00AA53CF"/>
    <w:rsid w:val="00AA550C"/>
    <w:rsid w:val="00AA56C6"/>
    <w:rsid w:val="00AA60A9"/>
    <w:rsid w:val="00AA61DF"/>
    <w:rsid w:val="00AA63F5"/>
    <w:rsid w:val="00AA66F8"/>
    <w:rsid w:val="00AA6FAF"/>
    <w:rsid w:val="00AA71BA"/>
    <w:rsid w:val="00AA75E6"/>
    <w:rsid w:val="00AA7C21"/>
    <w:rsid w:val="00AB01ED"/>
    <w:rsid w:val="00AB0EEE"/>
    <w:rsid w:val="00AB1160"/>
    <w:rsid w:val="00AB1526"/>
    <w:rsid w:val="00AB1F8C"/>
    <w:rsid w:val="00AB29FF"/>
    <w:rsid w:val="00AB2E9A"/>
    <w:rsid w:val="00AB35BC"/>
    <w:rsid w:val="00AB4158"/>
    <w:rsid w:val="00AB533C"/>
    <w:rsid w:val="00AB57B0"/>
    <w:rsid w:val="00AB5B32"/>
    <w:rsid w:val="00AB5B7E"/>
    <w:rsid w:val="00AB5F12"/>
    <w:rsid w:val="00AB6763"/>
    <w:rsid w:val="00AB69B2"/>
    <w:rsid w:val="00AB6B2E"/>
    <w:rsid w:val="00AB6ECE"/>
    <w:rsid w:val="00AB75D1"/>
    <w:rsid w:val="00AB7BE5"/>
    <w:rsid w:val="00AC03EB"/>
    <w:rsid w:val="00AC06C6"/>
    <w:rsid w:val="00AC0CA1"/>
    <w:rsid w:val="00AC0F18"/>
    <w:rsid w:val="00AC1A28"/>
    <w:rsid w:val="00AC2498"/>
    <w:rsid w:val="00AC2E35"/>
    <w:rsid w:val="00AC304A"/>
    <w:rsid w:val="00AC3364"/>
    <w:rsid w:val="00AC34C7"/>
    <w:rsid w:val="00AC386F"/>
    <w:rsid w:val="00AC3892"/>
    <w:rsid w:val="00AC3C68"/>
    <w:rsid w:val="00AC3C6B"/>
    <w:rsid w:val="00AC3D63"/>
    <w:rsid w:val="00AC4145"/>
    <w:rsid w:val="00AC4562"/>
    <w:rsid w:val="00AC49BC"/>
    <w:rsid w:val="00AC4BDB"/>
    <w:rsid w:val="00AC5236"/>
    <w:rsid w:val="00AC5943"/>
    <w:rsid w:val="00AC5BA0"/>
    <w:rsid w:val="00AC6267"/>
    <w:rsid w:val="00AC6591"/>
    <w:rsid w:val="00AC6B94"/>
    <w:rsid w:val="00AC6E6A"/>
    <w:rsid w:val="00AC7211"/>
    <w:rsid w:val="00AC7424"/>
    <w:rsid w:val="00AC7845"/>
    <w:rsid w:val="00AC7E97"/>
    <w:rsid w:val="00AD0243"/>
    <w:rsid w:val="00AD0849"/>
    <w:rsid w:val="00AD0859"/>
    <w:rsid w:val="00AD0BD3"/>
    <w:rsid w:val="00AD0E0E"/>
    <w:rsid w:val="00AD11F8"/>
    <w:rsid w:val="00AD1231"/>
    <w:rsid w:val="00AD1466"/>
    <w:rsid w:val="00AD19A4"/>
    <w:rsid w:val="00AD1D5A"/>
    <w:rsid w:val="00AD231D"/>
    <w:rsid w:val="00AD2838"/>
    <w:rsid w:val="00AD28D5"/>
    <w:rsid w:val="00AD2CD8"/>
    <w:rsid w:val="00AD34FB"/>
    <w:rsid w:val="00AD3523"/>
    <w:rsid w:val="00AD38CC"/>
    <w:rsid w:val="00AD3D3A"/>
    <w:rsid w:val="00AD4078"/>
    <w:rsid w:val="00AD4BAB"/>
    <w:rsid w:val="00AD50E0"/>
    <w:rsid w:val="00AD5136"/>
    <w:rsid w:val="00AD5D8C"/>
    <w:rsid w:val="00AD62F6"/>
    <w:rsid w:val="00AD6387"/>
    <w:rsid w:val="00AD64EB"/>
    <w:rsid w:val="00AD6520"/>
    <w:rsid w:val="00AD6EB1"/>
    <w:rsid w:val="00AD7EF4"/>
    <w:rsid w:val="00AE0956"/>
    <w:rsid w:val="00AE108E"/>
    <w:rsid w:val="00AE1291"/>
    <w:rsid w:val="00AE189C"/>
    <w:rsid w:val="00AE1DA0"/>
    <w:rsid w:val="00AE20C9"/>
    <w:rsid w:val="00AE20D8"/>
    <w:rsid w:val="00AE20E1"/>
    <w:rsid w:val="00AE27C9"/>
    <w:rsid w:val="00AE34A5"/>
    <w:rsid w:val="00AE3B2C"/>
    <w:rsid w:val="00AE4A72"/>
    <w:rsid w:val="00AE5021"/>
    <w:rsid w:val="00AE5578"/>
    <w:rsid w:val="00AE55EA"/>
    <w:rsid w:val="00AE591F"/>
    <w:rsid w:val="00AE5D4D"/>
    <w:rsid w:val="00AE5F24"/>
    <w:rsid w:val="00AE635D"/>
    <w:rsid w:val="00AE695B"/>
    <w:rsid w:val="00AE7504"/>
    <w:rsid w:val="00AE7532"/>
    <w:rsid w:val="00AE7DC0"/>
    <w:rsid w:val="00AE7E2E"/>
    <w:rsid w:val="00AE7F71"/>
    <w:rsid w:val="00AF02E3"/>
    <w:rsid w:val="00AF067A"/>
    <w:rsid w:val="00AF0A5D"/>
    <w:rsid w:val="00AF11FD"/>
    <w:rsid w:val="00AF12B4"/>
    <w:rsid w:val="00AF15A9"/>
    <w:rsid w:val="00AF1C69"/>
    <w:rsid w:val="00AF2E54"/>
    <w:rsid w:val="00AF3B38"/>
    <w:rsid w:val="00AF4185"/>
    <w:rsid w:val="00AF4F6B"/>
    <w:rsid w:val="00AF5043"/>
    <w:rsid w:val="00AF572D"/>
    <w:rsid w:val="00AF57BD"/>
    <w:rsid w:val="00AF6637"/>
    <w:rsid w:val="00AF66D2"/>
    <w:rsid w:val="00AF6FF4"/>
    <w:rsid w:val="00AF7156"/>
    <w:rsid w:val="00B001B4"/>
    <w:rsid w:val="00B004A1"/>
    <w:rsid w:val="00B00702"/>
    <w:rsid w:val="00B00E31"/>
    <w:rsid w:val="00B0145A"/>
    <w:rsid w:val="00B0188D"/>
    <w:rsid w:val="00B01BC0"/>
    <w:rsid w:val="00B01BE5"/>
    <w:rsid w:val="00B01C9F"/>
    <w:rsid w:val="00B02218"/>
    <w:rsid w:val="00B02593"/>
    <w:rsid w:val="00B02609"/>
    <w:rsid w:val="00B02620"/>
    <w:rsid w:val="00B029C2"/>
    <w:rsid w:val="00B02F89"/>
    <w:rsid w:val="00B03137"/>
    <w:rsid w:val="00B03194"/>
    <w:rsid w:val="00B033C6"/>
    <w:rsid w:val="00B038BD"/>
    <w:rsid w:val="00B040D2"/>
    <w:rsid w:val="00B04962"/>
    <w:rsid w:val="00B04CB0"/>
    <w:rsid w:val="00B05185"/>
    <w:rsid w:val="00B05B85"/>
    <w:rsid w:val="00B05D39"/>
    <w:rsid w:val="00B05DA1"/>
    <w:rsid w:val="00B0675C"/>
    <w:rsid w:val="00B06FAA"/>
    <w:rsid w:val="00B07FE9"/>
    <w:rsid w:val="00B10060"/>
    <w:rsid w:val="00B10A4E"/>
    <w:rsid w:val="00B10C27"/>
    <w:rsid w:val="00B10EA6"/>
    <w:rsid w:val="00B111F6"/>
    <w:rsid w:val="00B1125A"/>
    <w:rsid w:val="00B1172C"/>
    <w:rsid w:val="00B11800"/>
    <w:rsid w:val="00B118D6"/>
    <w:rsid w:val="00B11D5D"/>
    <w:rsid w:val="00B120F1"/>
    <w:rsid w:val="00B12503"/>
    <w:rsid w:val="00B1305B"/>
    <w:rsid w:val="00B13ED5"/>
    <w:rsid w:val="00B144C3"/>
    <w:rsid w:val="00B14AEE"/>
    <w:rsid w:val="00B15166"/>
    <w:rsid w:val="00B15442"/>
    <w:rsid w:val="00B158CF"/>
    <w:rsid w:val="00B15BDA"/>
    <w:rsid w:val="00B16130"/>
    <w:rsid w:val="00B163E1"/>
    <w:rsid w:val="00B165EA"/>
    <w:rsid w:val="00B16F9F"/>
    <w:rsid w:val="00B17C6F"/>
    <w:rsid w:val="00B20839"/>
    <w:rsid w:val="00B2159C"/>
    <w:rsid w:val="00B215EE"/>
    <w:rsid w:val="00B219F0"/>
    <w:rsid w:val="00B21D57"/>
    <w:rsid w:val="00B22003"/>
    <w:rsid w:val="00B22527"/>
    <w:rsid w:val="00B22CDA"/>
    <w:rsid w:val="00B23214"/>
    <w:rsid w:val="00B23263"/>
    <w:rsid w:val="00B23406"/>
    <w:rsid w:val="00B23C10"/>
    <w:rsid w:val="00B23F4F"/>
    <w:rsid w:val="00B24298"/>
    <w:rsid w:val="00B24948"/>
    <w:rsid w:val="00B25266"/>
    <w:rsid w:val="00B25DCC"/>
    <w:rsid w:val="00B26480"/>
    <w:rsid w:val="00B26B2A"/>
    <w:rsid w:val="00B27A68"/>
    <w:rsid w:val="00B27B42"/>
    <w:rsid w:val="00B27B6B"/>
    <w:rsid w:val="00B27BCA"/>
    <w:rsid w:val="00B27E46"/>
    <w:rsid w:val="00B27F79"/>
    <w:rsid w:val="00B30173"/>
    <w:rsid w:val="00B3072D"/>
    <w:rsid w:val="00B30947"/>
    <w:rsid w:val="00B30EC8"/>
    <w:rsid w:val="00B313D2"/>
    <w:rsid w:val="00B31CBF"/>
    <w:rsid w:val="00B32050"/>
    <w:rsid w:val="00B33531"/>
    <w:rsid w:val="00B33CCE"/>
    <w:rsid w:val="00B34183"/>
    <w:rsid w:val="00B3446C"/>
    <w:rsid w:val="00B3474A"/>
    <w:rsid w:val="00B351C5"/>
    <w:rsid w:val="00B3536B"/>
    <w:rsid w:val="00B35C9D"/>
    <w:rsid w:val="00B35CCB"/>
    <w:rsid w:val="00B36644"/>
    <w:rsid w:val="00B36733"/>
    <w:rsid w:val="00B37344"/>
    <w:rsid w:val="00B374E1"/>
    <w:rsid w:val="00B3772E"/>
    <w:rsid w:val="00B37A23"/>
    <w:rsid w:val="00B37CBF"/>
    <w:rsid w:val="00B37D01"/>
    <w:rsid w:val="00B40040"/>
    <w:rsid w:val="00B40412"/>
    <w:rsid w:val="00B404D6"/>
    <w:rsid w:val="00B404E5"/>
    <w:rsid w:val="00B405E4"/>
    <w:rsid w:val="00B406F9"/>
    <w:rsid w:val="00B40B2A"/>
    <w:rsid w:val="00B40B52"/>
    <w:rsid w:val="00B40BC3"/>
    <w:rsid w:val="00B41FBB"/>
    <w:rsid w:val="00B4207C"/>
    <w:rsid w:val="00B42576"/>
    <w:rsid w:val="00B427D9"/>
    <w:rsid w:val="00B42B25"/>
    <w:rsid w:val="00B4372A"/>
    <w:rsid w:val="00B43F52"/>
    <w:rsid w:val="00B4407A"/>
    <w:rsid w:val="00B440AF"/>
    <w:rsid w:val="00B44131"/>
    <w:rsid w:val="00B442B7"/>
    <w:rsid w:val="00B444CA"/>
    <w:rsid w:val="00B44AB6"/>
    <w:rsid w:val="00B4531D"/>
    <w:rsid w:val="00B45966"/>
    <w:rsid w:val="00B45B3B"/>
    <w:rsid w:val="00B45BD2"/>
    <w:rsid w:val="00B45CAB"/>
    <w:rsid w:val="00B45FB0"/>
    <w:rsid w:val="00B463ED"/>
    <w:rsid w:val="00B465A4"/>
    <w:rsid w:val="00B4662A"/>
    <w:rsid w:val="00B46707"/>
    <w:rsid w:val="00B47707"/>
    <w:rsid w:val="00B4779A"/>
    <w:rsid w:val="00B477C8"/>
    <w:rsid w:val="00B4795C"/>
    <w:rsid w:val="00B47C28"/>
    <w:rsid w:val="00B50464"/>
    <w:rsid w:val="00B50BC8"/>
    <w:rsid w:val="00B50C12"/>
    <w:rsid w:val="00B510F2"/>
    <w:rsid w:val="00B51399"/>
    <w:rsid w:val="00B51652"/>
    <w:rsid w:val="00B51945"/>
    <w:rsid w:val="00B51982"/>
    <w:rsid w:val="00B51A04"/>
    <w:rsid w:val="00B51E56"/>
    <w:rsid w:val="00B521DE"/>
    <w:rsid w:val="00B52230"/>
    <w:rsid w:val="00B526A6"/>
    <w:rsid w:val="00B52735"/>
    <w:rsid w:val="00B5274F"/>
    <w:rsid w:val="00B52976"/>
    <w:rsid w:val="00B5297A"/>
    <w:rsid w:val="00B52E7E"/>
    <w:rsid w:val="00B53258"/>
    <w:rsid w:val="00B5346C"/>
    <w:rsid w:val="00B53D22"/>
    <w:rsid w:val="00B53DAE"/>
    <w:rsid w:val="00B53FB2"/>
    <w:rsid w:val="00B54D08"/>
    <w:rsid w:val="00B5533B"/>
    <w:rsid w:val="00B55FCF"/>
    <w:rsid w:val="00B563B2"/>
    <w:rsid w:val="00B566E4"/>
    <w:rsid w:val="00B56C53"/>
    <w:rsid w:val="00B56E57"/>
    <w:rsid w:val="00B5760A"/>
    <w:rsid w:val="00B57B28"/>
    <w:rsid w:val="00B57F44"/>
    <w:rsid w:val="00B601E1"/>
    <w:rsid w:val="00B604EC"/>
    <w:rsid w:val="00B61025"/>
    <w:rsid w:val="00B617CB"/>
    <w:rsid w:val="00B61C13"/>
    <w:rsid w:val="00B61D6E"/>
    <w:rsid w:val="00B61F01"/>
    <w:rsid w:val="00B6211E"/>
    <w:rsid w:val="00B62271"/>
    <w:rsid w:val="00B6248F"/>
    <w:rsid w:val="00B62584"/>
    <w:rsid w:val="00B62850"/>
    <w:rsid w:val="00B62906"/>
    <w:rsid w:val="00B62FBD"/>
    <w:rsid w:val="00B634D1"/>
    <w:rsid w:val="00B63E53"/>
    <w:rsid w:val="00B6469C"/>
    <w:rsid w:val="00B649B9"/>
    <w:rsid w:val="00B64CEC"/>
    <w:rsid w:val="00B64D65"/>
    <w:rsid w:val="00B655B3"/>
    <w:rsid w:val="00B658E1"/>
    <w:rsid w:val="00B6605F"/>
    <w:rsid w:val="00B66362"/>
    <w:rsid w:val="00B66AD8"/>
    <w:rsid w:val="00B66B93"/>
    <w:rsid w:val="00B66EBE"/>
    <w:rsid w:val="00B66ED9"/>
    <w:rsid w:val="00B66EFB"/>
    <w:rsid w:val="00B66F48"/>
    <w:rsid w:val="00B6722B"/>
    <w:rsid w:val="00B67347"/>
    <w:rsid w:val="00B67758"/>
    <w:rsid w:val="00B67DE6"/>
    <w:rsid w:val="00B709EE"/>
    <w:rsid w:val="00B71779"/>
    <w:rsid w:val="00B718A3"/>
    <w:rsid w:val="00B71D60"/>
    <w:rsid w:val="00B729D4"/>
    <w:rsid w:val="00B72A30"/>
    <w:rsid w:val="00B72C92"/>
    <w:rsid w:val="00B72E57"/>
    <w:rsid w:val="00B72E96"/>
    <w:rsid w:val="00B738AF"/>
    <w:rsid w:val="00B73E2F"/>
    <w:rsid w:val="00B74C01"/>
    <w:rsid w:val="00B7518B"/>
    <w:rsid w:val="00B760D6"/>
    <w:rsid w:val="00B764EF"/>
    <w:rsid w:val="00B77179"/>
    <w:rsid w:val="00B77273"/>
    <w:rsid w:val="00B77607"/>
    <w:rsid w:val="00B77A60"/>
    <w:rsid w:val="00B77C36"/>
    <w:rsid w:val="00B804AB"/>
    <w:rsid w:val="00B804D1"/>
    <w:rsid w:val="00B80788"/>
    <w:rsid w:val="00B80A25"/>
    <w:rsid w:val="00B8192D"/>
    <w:rsid w:val="00B81F62"/>
    <w:rsid w:val="00B82BD5"/>
    <w:rsid w:val="00B83CE0"/>
    <w:rsid w:val="00B83FFE"/>
    <w:rsid w:val="00B84194"/>
    <w:rsid w:val="00B8440C"/>
    <w:rsid w:val="00B84471"/>
    <w:rsid w:val="00B84A25"/>
    <w:rsid w:val="00B84A56"/>
    <w:rsid w:val="00B8534C"/>
    <w:rsid w:val="00B853FB"/>
    <w:rsid w:val="00B85EC6"/>
    <w:rsid w:val="00B86344"/>
    <w:rsid w:val="00B86665"/>
    <w:rsid w:val="00B866AF"/>
    <w:rsid w:val="00B8675F"/>
    <w:rsid w:val="00B869B2"/>
    <w:rsid w:val="00B87326"/>
    <w:rsid w:val="00B8734E"/>
    <w:rsid w:val="00B87385"/>
    <w:rsid w:val="00B87449"/>
    <w:rsid w:val="00B8761B"/>
    <w:rsid w:val="00B87D73"/>
    <w:rsid w:val="00B90277"/>
    <w:rsid w:val="00B905C4"/>
    <w:rsid w:val="00B90661"/>
    <w:rsid w:val="00B90A9E"/>
    <w:rsid w:val="00B90D31"/>
    <w:rsid w:val="00B91323"/>
    <w:rsid w:val="00B91739"/>
    <w:rsid w:val="00B91F97"/>
    <w:rsid w:val="00B9257F"/>
    <w:rsid w:val="00B9271F"/>
    <w:rsid w:val="00B929B4"/>
    <w:rsid w:val="00B92AD1"/>
    <w:rsid w:val="00B92FB6"/>
    <w:rsid w:val="00B93386"/>
    <w:rsid w:val="00B9339D"/>
    <w:rsid w:val="00B934E7"/>
    <w:rsid w:val="00B93708"/>
    <w:rsid w:val="00B937A2"/>
    <w:rsid w:val="00B938FE"/>
    <w:rsid w:val="00B94167"/>
    <w:rsid w:val="00B94681"/>
    <w:rsid w:val="00B94A26"/>
    <w:rsid w:val="00B95226"/>
    <w:rsid w:val="00B95A48"/>
    <w:rsid w:val="00B95A91"/>
    <w:rsid w:val="00B95BD1"/>
    <w:rsid w:val="00B95E31"/>
    <w:rsid w:val="00B95E5C"/>
    <w:rsid w:val="00B961ED"/>
    <w:rsid w:val="00B96497"/>
    <w:rsid w:val="00B96E8A"/>
    <w:rsid w:val="00B97DBB"/>
    <w:rsid w:val="00BA004A"/>
    <w:rsid w:val="00BA06D0"/>
    <w:rsid w:val="00BA06DE"/>
    <w:rsid w:val="00BA0982"/>
    <w:rsid w:val="00BA0B75"/>
    <w:rsid w:val="00BA12F1"/>
    <w:rsid w:val="00BA1341"/>
    <w:rsid w:val="00BA13AB"/>
    <w:rsid w:val="00BA1B83"/>
    <w:rsid w:val="00BA28DD"/>
    <w:rsid w:val="00BA31C1"/>
    <w:rsid w:val="00BA36D8"/>
    <w:rsid w:val="00BA374F"/>
    <w:rsid w:val="00BA396A"/>
    <w:rsid w:val="00BA3A19"/>
    <w:rsid w:val="00BA3D67"/>
    <w:rsid w:val="00BA4838"/>
    <w:rsid w:val="00BA4B84"/>
    <w:rsid w:val="00BA5A8E"/>
    <w:rsid w:val="00BA5DB5"/>
    <w:rsid w:val="00BA5FB2"/>
    <w:rsid w:val="00BA65C8"/>
    <w:rsid w:val="00BA6AA8"/>
    <w:rsid w:val="00BA7FA2"/>
    <w:rsid w:val="00BB0307"/>
    <w:rsid w:val="00BB0566"/>
    <w:rsid w:val="00BB05B7"/>
    <w:rsid w:val="00BB0A8C"/>
    <w:rsid w:val="00BB0E01"/>
    <w:rsid w:val="00BB0EED"/>
    <w:rsid w:val="00BB13FD"/>
    <w:rsid w:val="00BB1917"/>
    <w:rsid w:val="00BB1B24"/>
    <w:rsid w:val="00BB1C7E"/>
    <w:rsid w:val="00BB1D61"/>
    <w:rsid w:val="00BB2645"/>
    <w:rsid w:val="00BB2A3B"/>
    <w:rsid w:val="00BB2D00"/>
    <w:rsid w:val="00BB2DAB"/>
    <w:rsid w:val="00BB36CE"/>
    <w:rsid w:val="00BB3FD9"/>
    <w:rsid w:val="00BB426A"/>
    <w:rsid w:val="00BB460C"/>
    <w:rsid w:val="00BB4795"/>
    <w:rsid w:val="00BB48E5"/>
    <w:rsid w:val="00BB4D0C"/>
    <w:rsid w:val="00BB513A"/>
    <w:rsid w:val="00BB55DA"/>
    <w:rsid w:val="00BB56A3"/>
    <w:rsid w:val="00BB59AF"/>
    <w:rsid w:val="00BB5F72"/>
    <w:rsid w:val="00BB60B3"/>
    <w:rsid w:val="00BB6725"/>
    <w:rsid w:val="00BB6EC4"/>
    <w:rsid w:val="00BB6F84"/>
    <w:rsid w:val="00BB7D32"/>
    <w:rsid w:val="00BB7F73"/>
    <w:rsid w:val="00BC0903"/>
    <w:rsid w:val="00BC0F83"/>
    <w:rsid w:val="00BC11ED"/>
    <w:rsid w:val="00BC12E6"/>
    <w:rsid w:val="00BC1426"/>
    <w:rsid w:val="00BC1438"/>
    <w:rsid w:val="00BC1DBA"/>
    <w:rsid w:val="00BC2972"/>
    <w:rsid w:val="00BC2E0B"/>
    <w:rsid w:val="00BC30D1"/>
    <w:rsid w:val="00BC3459"/>
    <w:rsid w:val="00BC36D3"/>
    <w:rsid w:val="00BC3A48"/>
    <w:rsid w:val="00BC3B0B"/>
    <w:rsid w:val="00BC4290"/>
    <w:rsid w:val="00BC4F65"/>
    <w:rsid w:val="00BC54AB"/>
    <w:rsid w:val="00BC586C"/>
    <w:rsid w:val="00BC596F"/>
    <w:rsid w:val="00BC5A1B"/>
    <w:rsid w:val="00BC5E07"/>
    <w:rsid w:val="00BC649E"/>
    <w:rsid w:val="00BC65B8"/>
    <w:rsid w:val="00BC734D"/>
    <w:rsid w:val="00BC7555"/>
    <w:rsid w:val="00BC7745"/>
    <w:rsid w:val="00BD0A56"/>
    <w:rsid w:val="00BD125F"/>
    <w:rsid w:val="00BD1275"/>
    <w:rsid w:val="00BD1765"/>
    <w:rsid w:val="00BD1B36"/>
    <w:rsid w:val="00BD24EB"/>
    <w:rsid w:val="00BD2A09"/>
    <w:rsid w:val="00BD37DA"/>
    <w:rsid w:val="00BD37E5"/>
    <w:rsid w:val="00BD38C8"/>
    <w:rsid w:val="00BD463A"/>
    <w:rsid w:val="00BD51B0"/>
    <w:rsid w:val="00BD53E1"/>
    <w:rsid w:val="00BD5961"/>
    <w:rsid w:val="00BD5BA6"/>
    <w:rsid w:val="00BD5ED3"/>
    <w:rsid w:val="00BD7298"/>
    <w:rsid w:val="00BD7D71"/>
    <w:rsid w:val="00BD7DDA"/>
    <w:rsid w:val="00BD7E4B"/>
    <w:rsid w:val="00BE004A"/>
    <w:rsid w:val="00BE09FD"/>
    <w:rsid w:val="00BE1750"/>
    <w:rsid w:val="00BE1BE1"/>
    <w:rsid w:val="00BE1C93"/>
    <w:rsid w:val="00BE1CD2"/>
    <w:rsid w:val="00BE1D53"/>
    <w:rsid w:val="00BE1F06"/>
    <w:rsid w:val="00BE24A2"/>
    <w:rsid w:val="00BE2A3B"/>
    <w:rsid w:val="00BE2AED"/>
    <w:rsid w:val="00BE2B7E"/>
    <w:rsid w:val="00BE3014"/>
    <w:rsid w:val="00BE3017"/>
    <w:rsid w:val="00BE3199"/>
    <w:rsid w:val="00BE364A"/>
    <w:rsid w:val="00BE36A0"/>
    <w:rsid w:val="00BE545B"/>
    <w:rsid w:val="00BE56D4"/>
    <w:rsid w:val="00BE5A11"/>
    <w:rsid w:val="00BE5E62"/>
    <w:rsid w:val="00BE5F84"/>
    <w:rsid w:val="00BE638B"/>
    <w:rsid w:val="00BE6697"/>
    <w:rsid w:val="00BE66ED"/>
    <w:rsid w:val="00BE678B"/>
    <w:rsid w:val="00BE69B1"/>
    <w:rsid w:val="00BE721E"/>
    <w:rsid w:val="00BE7514"/>
    <w:rsid w:val="00BE792D"/>
    <w:rsid w:val="00BE7AEC"/>
    <w:rsid w:val="00BF0451"/>
    <w:rsid w:val="00BF0E76"/>
    <w:rsid w:val="00BF15F8"/>
    <w:rsid w:val="00BF17F6"/>
    <w:rsid w:val="00BF2172"/>
    <w:rsid w:val="00BF25B1"/>
    <w:rsid w:val="00BF2715"/>
    <w:rsid w:val="00BF2916"/>
    <w:rsid w:val="00BF2D03"/>
    <w:rsid w:val="00BF328E"/>
    <w:rsid w:val="00BF32EA"/>
    <w:rsid w:val="00BF37BF"/>
    <w:rsid w:val="00BF39F2"/>
    <w:rsid w:val="00BF4705"/>
    <w:rsid w:val="00BF4858"/>
    <w:rsid w:val="00BF5E83"/>
    <w:rsid w:val="00BF6005"/>
    <w:rsid w:val="00BF618D"/>
    <w:rsid w:val="00BF7131"/>
    <w:rsid w:val="00BF7456"/>
    <w:rsid w:val="00C001F2"/>
    <w:rsid w:val="00C01241"/>
    <w:rsid w:val="00C018E5"/>
    <w:rsid w:val="00C01C4A"/>
    <w:rsid w:val="00C0215A"/>
    <w:rsid w:val="00C022E6"/>
    <w:rsid w:val="00C024BE"/>
    <w:rsid w:val="00C02E48"/>
    <w:rsid w:val="00C0317C"/>
    <w:rsid w:val="00C03380"/>
    <w:rsid w:val="00C03A95"/>
    <w:rsid w:val="00C03D43"/>
    <w:rsid w:val="00C0435D"/>
    <w:rsid w:val="00C0494D"/>
    <w:rsid w:val="00C04D3A"/>
    <w:rsid w:val="00C04F20"/>
    <w:rsid w:val="00C051CD"/>
    <w:rsid w:val="00C05FF2"/>
    <w:rsid w:val="00C07E25"/>
    <w:rsid w:val="00C07EDA"/>
    <w:rsid w:val="00C1159E"/>
    <w:rsid w:val="00C119A1"/>
    <w:rsid w:val="00C11A0F"/>
    <w:rsid w:val="00C11ABD"/>
    <w:rsid w:val="00C11E84"/>
    <w:rsid w:val="00C124A7"/>
    <w:rsid w:val="00C12978"/>
    <w:rsid w:val="00C12A00"/>
    <w:rsid w:val="00C1301E"/>
    <w:rsid w:val="00C144FD"/>
    <w:rsid w:val="00C14700"/>
    <w:rsid w:val="00C14C25"/>
    <w:rsid w:val="00C14CCA"/>
    <w:rsid w:val="00C14E60"/>
    <w:rsid w:val="00C14FA4"/>
    <w:rsid w:val="00C152D0"/>
    <w:rsid w:val="00C15A7C"/>
    <w:rsid w:val="00C161F6"/>
    <w:rsid w:val="00C165D0"/>
    <w:rsid w:val="00C16680"/>
    <w:rsid w:val="00C16A28"/>
    <w:rsid w:val="00C16B2E"/>
    <w:rsid w:val="00C16E89"/>
    <w:rsid w:val="00C16F8E"/>
    <w:rsid w:val="00C17276"/>
    <w:rsid w:val="00C17289"/>
    <w:rsid w:val="00C175DB"/>
    <w:rsid w:val="00C17669"/>
    <w:rsid w:val="00C177CA"/>
    <w:rsid w:val="00C17B68"/>
    <w:rsid w:val="00C17C78"/>
    <w:rsid w:val="00C17E63"/>
    <w:rsid w:val="00C202A3"/>
    <w:rsid w:val="00C204E0"/>
    <w:rsid w:val="00C2053E"/>
    <w:rsid w:val="00C2089A"/>
    <w:rsid w:val="00C208C5"/>
    <w:rsid w:val="00C20D97"/>
    <w:rsid w:val="00C21196"/>
    <w:rsid w:val="00C21337"/>
    <w:rsid w:val="00C219ED"/>
    <w:rsid w:val="00C227BE"/>
    <w:rsid w:val="00C23641"/>
    <w:rsid w:val="00C23654"/>
    <w:rsid w:val="00C239F4"/>
    <w:rsid w:val="00C23AD5"/>
    <w:rsid w:val="00C23D5D"/>
    <w:rsid w:val="00C240C0"/>
    <w:rsid w:val="00C249E0"/>
    <w:rsid w:val="00C25151"/>
    <w:rsid w:val="00C256BA"/>
    <w:rsid w:val="00C2577E"/>
    <w:rsid w:val="00C25B14"/>
    <w:rsid w:val="00C25F22"/>
    <w:rsid w:val="00C26112"/>
    <w:rsid w:val="00C266BD"/>
    <w:rsid w:val="00C268E0"/>
    <w:rsid w:val="00C274B0"/>
    <w:rsid w:val="00C2761B"/>
    <w:rsid w:val="00C278A3"/>
    <w:rsid w:val="00C30DDE"/>
    <w:rsid w:val="00C312C7"/>
    <w:rsid w:val="00C314EB"/>
    <w:rsid w:val="00C3169C"/>
    <w:rsid w:val="00C316DF"/>
    <w:rsid w:val="00C31A5D"/>
    <w:rsid w:val="00C32292"/>
    <w:rsid w:val="00C3297B"/>
    <w:rsid w:val="00C32C23"/>
    <w:rsid w:val="00C32FBC"/>
    <w:rsid w:val="00C33316"/>
    <w:rsid w:val="00C3397B"/>
    <w:rsid w:val="00C33C36"/>
    <w:rsid w:val="00C33C73"/>
    <w:rsid w:val="00C33FC8"/>
    <w:rsid w:val="00C343CC"/>
    <w:rsid w:val="00C347A5"/>
    <w:rsid w:val="00C3480A"/>
    <w:rsid w:val="00C349FA"/>
    <w:rsid w:val="00C34A2A"/>
    <w:rsid w:val="00C34A2F"/>
    <w:rsid w:val="00C34F8D"/>
    <w:rsid w:val="00C34FC2"/>
    <w:rsid w:val="00C35236"/>
    <w:rsid w:val="00C352BE"/>
    <w:rsid w:val="00C352DE"/>
    <w:rsid w:val="00C35A19"/>
    <w:rsid w:val="00C362EC"/>
    <w:rsid w:val="00C36455"/>
    <w:rsid w:val="00C364BE"/>
    <w:rsid w:val="00C367CC"/>
    <w:rsid w:val="00C36A19"/>
    <w:rsid w:val="00C36E94"/>
    <w:rsid w:val="00C3710B"/>
    <w:rsid w:val="00C37180"/>
    <w:rsid w:val="00C37E18"/>
    <w:rsid w:val="00C37ECA"/>
    <w:rsid w:val="00C412EA"/>
    <w:rsid w:val="00C41458"/>
    <w:rsid w:val="00C41D26"/>
    <w:rsid w:val="00C41ED6"/>
    <w:rsid w:val="00C420D0"/>
    <w:rsid w:val="00C42465"/>
    <w:rsid w:val="00C42545"/>
    <w:rsid w:val="00C42672"/>
    <w:rsid w:val="00C42963"/>
    <w:rsid w:val="00C42FB6"/>
    <w:rsid w:val="00C4313F"/>
    <w:rsid w:val="00C43573"/>
    <w:rsid w:val="00C437F6"/>
    <w:rsid w:val="00C438C2"/>
    <w:rsid w:val="00C43DA2"/>
    <w:rsid w:val="00C4473A"/>
    <w:rsid w:val="00C44901"/>
    <w:rsid w:val="00C44C94"/>
    <w:rsid w:val="00C44DC5"/>
    <w:rsid w:val="00C44EA4"/>
    <w:rsid w:val="00C45091"/>
    <w:rsid w:val="00C456D2"/>
    <w:rsid w:val="00C45A43"/>
    <w:rsid w:val="00C45B34"/>
    <w:rsid w:val="00C45C64"/>
    <w:rsid w:val="00C45E43"/>
    <w:rsid w:val="00C4624C"/>
    <w:rsid w:val="00C46827"/>
    <w:rsid w:val="00C46ADF"/>
    <w:rsid w:val="00C4708D"/>
    <w:rsid w:val="00C474F8"/>
    <w:rsid w:val="00C47793"/>
    <w:rsid w:val="00C47A70"/>
    <w:rsid w:val="00C47F1D"/>
    <w:rsid w:val="00C50CAC"/>
    <w:rsid w:val="00C50CDC"/>
    <w:rsid w:val="00C51085"/>
    <w:rsid w:val="00C51857"/>
    <w:rsid w:val="00C524CF"/>
    <w:rsid w:val="00C52832"/>
    <w:rsid w:val="00C52AD4"/>
    <w:rsid w:val="00C52BBF"/>
    <w:rsid w:val="00C5322A"/>
    <w:rsid w:val="00C5361A"/>
    <w:rsid w:val="00C53680"/>
    <w:rsid w:val="00C537D3"/>
    <w:rsid w:val="00C538E7"/>
    <w:rsid w:val="00C53E42"/>
    <w:rsid w:val="00C53F5A"/>
    <w:rsid w:val="00C545C0"/>
    <w:rsid w:val="00C546D9"/>
    <w:rsid w:val="00C547B7"/>
    <w:rsid w:val="00C54DAD"/>
    <w:rsid w:val="00C55F7D"/>
    <w:rsid w:val="00C56198"/>
    <w:rsid w:val="00C56E52"/>
    <w:rsid w:val="00C5719B"/>
    <w:rsid w:val="00C611A0"/>
    <w:rsid w:val="00C61751"/>
    <w:rsid w:val="00C6213B"/>
    <w:rsid w:val="00C6219B"/>
    <w:rsid w:val="00C6250D"/>
    <w:rsid w:val="00C62704"/>
    <w:rsid w:val="00C628CE"/>
    <w:rsid w:val="00C62AA3"/>
    <w:rsid w:val="00C62AA6"/>
    <w:rsid w:val="00C63DE7"/>
    <w:rsid w:val="00C65604"/>
    <w:rsid w:val="00C65BA5"/>
    <w:rsid w:val="00C666A7"/>
    <w:rsid w:val="00C6685A"/>
    <w:rsid w:val="00C66AAB"/>
    <w:rsid w:val="00C66AB8"/>
    <w:rsid w:val="00C66B46"/>
    <w:rsid w:val="00C67B39"/>
    <w:rsid w:val="00C7027C"/>
    <w:rsid w:val="00C7069B"/>
    <w:rsid w:val="00C70A38"/>
    <w:rsid w:val="00C7128D"/>
    <w:rsid w:val="00C71AF5"/>
    <w:rsid w:val="00C71D0F"/>
    <w:rsid w:val="00C71D27"/>
    <w:rsid w:val="00C72B84"/>
    <w:rsid w:val="00C72C0F"/>
    <w:rsid w:val="00C72ED0"/>
    <w:rsid w:val="00C7302F"/>
    <w:rsid w:val="00C73154"/>
    <w:rsid w:val="00C733B1"/>
    <w:rsid w:val="00C73B92"/>
    <w:rsid w:val="00C7429A"/>
    <w:rsid w:val="00C7440E"/>
    <w:rsid w:val="00C74A2B"/>
    <w:rsid w:val="00C74CE1"/>
    <w:rsid w:val="00C75274"/>
    <w:rsid w:val="00C75960"/>
    <w:rsid w:val="00C75AA7"/>
    <w:rsid w:val="00C75CFB"/>
    <w:rsid w:val="00C76C4E"/>
    <w:rsid w:val="00C77D38"/>
    <w:rsid w:val="00C80202"/>
    <w:rsid w:val="00C803C9"/>
    <w:rsid w:val="00C8052F"/>
    <w:rsid w:val="00C80AEE"/>
    <w:rsid w:val="00C80B81"/>
    <w:rsid w:val="00C817BC"/>
    <w:rsid w:val="00C81D3D"/>
    <w:rsid w:val="00C81FF6"/>
    <w:rsid w:val="00C82323"/>
    <w:rsid w:val="00C8272D"/>
    <w:rsid w:val="00C82ACF"/>
    <w:rsid w:val="00C83392"/>
    <w:rsid w:val="00C837D9"/>
    <w:rsid w:val="00C839BD"/>
    <w:rsid w:val="00C83D16"/>
    <w:rsid w:val="00C8491E"/>
    <w:rsid w:val="00C85494"/>
    <w:rsid w:val="00C8676F"/>
    <w:rsid w:val="00C86964"/>
    <w:rsid w:val="00C869B3"/>
    <w:rsid w:val="00C8730F"/>
    <w:rsid w:val="00C873BC"/>
    <w:rsid w:val="00C878F1"/>
    <w:rsid w:val="00C87BA9"/>
    <w:rsid w:val="00C87BFB"/>
    <w:rsid w:val="00C87EE0"/>
    <w:rsid w:val="00C9013A"/>
    <w:rsid w:val="00C90279"/>
    <w:rsid w:val="00C90CB5"/>
    <w:rsid w:val="00C9152D"/>
    <w:rsid w:val="00C91970"/>
    <w:rsid w:val="00C91A3C"/>
    <w:rsid w:val="00C91BA8"/>
    <w:rsid w:val="00C91EC3"/>
    <w:rsid w:val="00C9209A"/>
    <w:rsid w:val="00C9247F"/>
    <w:rsid w:val="00C92CBF"/>
    <w:rsid w:val="00C93331"/>
    <w:rsid w:val="00C937BF"/>
    <w:rsid w:val="00C9391B"/>
    <w:rsid w:val="00C93950"/>
    <w:rsid w:val="00C93CBA"/>
    <w:rsid w:val="00C93D93"/>
    <w:rsid w:val="00C93E59"/>
    <w:rsid w:val="00C9467B"/>
    <w:rsid w:val="00C94D32"/>
    <w:rsid w:val="00C95023"/>
    <w:rsid w:val="00C956F8"/>
    <w:rsid w:val="00C95DF7"/>
    <w:rsid w:val="00C96205"/>
    <w:rsid w:val="00C96662"/>
    <w:rsid w:val="00C96C56"/>
    <w:rsid w:val="00C96F8F"/>
    <w:rsid w:val="00C9731B"/>
    <w:rsid w:val="00C97611"/>
    <w:rsid w:val="00C979D7"/>
    <w:rsid w:val="00C97E65"/>
    <w:rsid w:val="00CA039A"/>
    <w:rsid w:val="00CA08D9"/>
    <w:rsid w:val="00CA152F"/>
    <w:rsid w:val="00CA19B9"/>
    <w:rsid w:val="00CA20EF"/>
    <w:rsid w:val="00CA22A6"/>
    <w:rsid w:val="00CA271B"/>
    <w:rsid w:val="00CA2871"/>
    <w:rsid w:val="00CA2ADE"/>
    <w:rsid w:val="00CA2ED3"/>
    <w:rsid w:val="00CA2FB5"/>
    <w:rsid w:val="00CA33FE"/>
    <w:rsid w:val="00CA356F"/>
    <w:rsid w:val="00CA362A"/>
    <w:rsid w:val="00CA38A9"/>
    <w:rsid w:val="00CA3ACC"/>
    <w:rsid w:val="00CA3BEC"/>
    <w:rsid w:val="00CA3F4E"/>
    <w:rsid w:val="00CA47A1"/>
    <w:rsid w:val="00CA5002"/>
    <w:rsid w:val="00CA51B9"/>
    <w:rsid w:val="00CA5C45"/>
    <w:rsid w:val="00CA5F34"/>
    <w:rsid w:val="00CA5FC8"/>
    <w:rsid w:val="00CA6043"/>
    <w:rsid w:val="00CA6E2B"/>
    <w:rsid w:val="00CA7603"/>
    <w:rsid w:val="00CA7D46"/>
    <w:rsid w:val="00CB01BA"/>
    <w:rsid w:val="00CB0702"/>
    <w:rsid w:val="00CB08A5"/>
    <w:rsid w:val="00CB0D4E"/>
    <w:rsid w:val="00CB119A"/>
    <w:rsid w:val="00CB1494"/>
    <w:rsid w:val="00CB17DA"/>
    <w:rsid w:val="00CB2211"/>
    <w:rsid w:val="00CB2542"/>
    <w:rsid w:val="00CB3064"/>
    <w:rsid w:val="00CB33A5"/>
    <w:rsid w:val="00CB3D1F"/>
    <w:rsid w:val="00CB3EE1"/>
    <w:rsid w:val="00CB460D"/>
    <w:rsid w:val="00CB50D7"/>
    <w:rsid w:val="00CB524F"/>
    <w:rsid w:val="00CB6243"/>
    <w:rsid w:val="00CB6660"/>
    <w:rsid w:val="00CB67F9"/>
    <w:rsid w:val="00CB6B5C"/>
    <w:rsid w:val="00CB6E46"/>
    <w:rsid w:val="00CB718D"/>
    <w:rsid w:val="00CB7AFC"/>
    <w:rsid w:val="00CC0528"/>
    <w:rsid w:val="00CC053B"/>
    <w:rsid w:val="00CC0869"/>
    <w:rsid w:val="00CC0D45"/>
    <w:rsid w:val="00CC113A"/>
    <w:rsid w:val="00CC150B"/>
    <w:rsid w:val="00CC15A8"/>
    <w:rsid w:val="00CC17DB"/>
    <w:rsid w:val="00CC1B77"/>
    <w:rsid w:val="00CC1C90"/>
    <w:rsid w:val="00CC2562"/>
    <w:rsid w:val="00CC296F"/>
    <w:rsid w:val="00CC2F1B"/>
    <w:rsid w:val="00CC3014"/>
    <w:rsid w:val="00CC3164"/>
    <w:rsid w:val="00CC3ABA"/>
    <w:rsid w:val="00CC3D8F"/>
    <w:rsid w:val="00CC433D"/>
    <w:rsid w:val="00CC457B"/>
    <w:rsid w:val="00CC4A94"/>
    <w:rsid w:val="00CC50BE"/>
    <w:rsid w:val="00CC6334"/>
    <w:rsid w:val="00CC752D"/>
    <w:rsid w:val="00CC76AF"/>
    <w:rsid w:val="00CC78F4"/>
    <w:rsid w:val="00CC79A7"/>
    <w:rsid w:val="00CC79EB"/>
    <w:rsid w:val="00CC7EC8"/>
    <w:rsid w:val="00CD02E6"/>
    <w:rsid w:val="00CD0645"/>
    <w:rsid w:val="00CD0AE9"/>
    <w:rsid w:val="00CD1370"/>
    <w:rsid w:val="00CD1D89"/>
    <w:rsid w:val="00CD1F94"/>
    <w:rsid w:val="00CD1FA9"/>
    <w:rsid w:val="00CD207E"/>
    <w:rsid w:val="00CD2C4F"/>
    <w:rsid w:val="00CD2F87"/>
    <w:rsid w:val="00CD3B1B"/>
    <w:rsid w:val="00CD3E74"/>
    <w:rsid w:val="00CD5305"/>
    <w:rsid w:val="00CD598B"/>
    <w:rsid w:val="00CD5CC9"/>
    <w:rsid w:val="00CD5D43"/>
    <w:rsid w:val="00CD62CE"/>
    <w:rsid w:val="00CD6955"/>
    <w:rsid w:val="00CD6A31"/>
    <w:rsid w:val="00CD6E22"/>
    <w:rsid w:val="00CD6F56"/>
    <w:rsid w:val="00CD717B"/>
    <w:rsid w:val="00CD7724"/>
    <w:rsid w:val="00CE039B"/>
    <w:rsid w:val="00CE06FF"/>
    <w:rsid w:val="00CE0B9A"/>
    <w:rsid w:val="00CE0C65"/>
    <w:rsid w:val="00CE1015"/>
    <w:rsid w:val="00CE1A8B"/>
    <w:rsid w:val="00CE31D6"/>
    <w:rsid w:val="00CE35E0"/>
    <w:rsid w:val="00CE3735"/>
    <w:rsid w:val="00CE3AB5"/>
    <w:rsid w:val="00CE3ACD"/>
    <w:rsid w:val="00CE3D92"/>
    <w:rsid w:val="00CE457A"/>
    <w:rsid w:val="00CE470F"/>
    <w:rsid w:val="00CE4997"/>
    <w:rsid w:val="00CE4FCA"/>
    <w:rsid w:val="00CE50BE"/>
    <w:rsid w:val="00CE51E3"/>
    <w:rsid w:val="00CE5355"/>
    <w:rsid w:val="00CE5B50"/>
    <w:rsid w:val="00CE5DE2"/>
    <w:rsid w:val="00CE60FA"/>
    <w:rsid w:val="00CE62FC"/>
    <w:rsid w:val="00CE637C"/>
    <w:rsid w:val="00CE66FD"/>
    <w:rsid w:val="00CE6703"/>
    <w:rsid w:val="00CE695B"/>
    <w:rsid w:val="00CE7BDF"/>
    <w:rsid w:val="00CF13E8"/>
    <w:rsid w:val="00CF1718"/>
    <w:rsid w:val="00CF1888"/>
    <w:rsid w:val="00CF19C8"/>
    <w:rsid w:val="00CF1BB3"/>
    <w:rsid w:val="00CF268F"/>
    <w:rsid w:val="00CF27D3"/>
    <w:rsid w:val="00CF27D6"/>
    <w:rsid w:val="00CF2E92"/>
    <w:rsid w:val="00CF2F04"/>
    <w:rsid w:val="00CF36A4"/>
    <w:rsid w:val="00CF3F82"/>
    <w:rsid w:val="00CF4305"/>
    <w:rsid w:val="00CF44D5"/>
    <w:rsid w:val="00CF4BA0"/>
    <w:rsid w:val="00CF53DA"/>
    <w:rsid w:val="00CF6D0A"/>
    <w:rsid w:val="00CF6DE9"/>
    <w:rsid w:val="00CF6E2F"/>
    <w:rsid w:val="00CF74EA"/>
    <w:rsid w:val="00CF7BA9"/>
    <w:rsid w:val="00CF7D66"/>
    <w:rsid w:val="00D0002C"/>
    <w:rsid w:val="00D0031A"/>
    <w:rsid w:val="00D005B7"/>
    <w:rsid w:val="00D0069D"/>
    <w:rsid w:val="00D00B09"/>
    <w:rsid w:val="00D01105"/>
    <w:rsid w:val="00D01602"/>
    <w:rsid w:val="00D017AD"/>
    <w:rsid w:val="00D01815"/>
    <w:rsid w:val="00D01DC8"/>
    <w:rsid w:val="00D02758"/>
    <w:rsid w:val="00D02EEE"/>
    <w:rsid w:val="00D03287"/>
    <w:rsid w:val="00D0402C"/>
    <w:rsid w:val="00D044A6"/>
    <w:rsid w:val="00D04764"/>
    <w:rsid w:val="00D04A98"/>
    <w:rsid w:val="00D05778"/>
    <w:rsid w:val="00D05BB5"/>
    <w:rsid w:val="00D05FC8"/>
    <w:rsid w:val="00D0600A"/>
    <w:rsid w:val="00D06331"/>
    <w:rsid w:val="00D068F8"/>
    <w:rsid w:val="00D0699B"/>
    <w:rsid w:val="00D07A6B"/>
    <w:rsid w:val="00D07B22"/>
    <w:rsid w:val="00D07F6B"/>
    <w:rsid w:val="00D104B6"/>
    <w:rsid w:val="00D107DB"/>
    <w:rsid w:val="00D114D5"/>
    <w:rsid w:val="00D11542"/>
    <w:rsid w:val="00D11578"/>
    <w:rsid w:val="00D115C2"/>
    <w:rsid w:val="00D11644"/>
    <w:rsid w:val="00D116C8"/>
    <w:rsid w:val="00D12495"/>
    <w:rsid w:val="00D127CC"/>
    <w:rsid w:val="00D12898"/>
    <w:rsid w:val="00D12AD4"/>
    <w:rsid w:val="00D13AE6"/>
    <w:rsid w:val="00D13D95"/>
    <w:rsid w:val="00D146FA"/>
    <w:rsid w:val="00D14CB2"/>
    <w:rsid w:val="00D1551E"/>
    <w:rsid w:val="00D157B0"/>
    <w:rsid w:val="00D1600F"/>
    <w:rsid w:val="00D16034"/>
    <w:rsid w:val="00D165DA"/>
    <w:rsid w:val="00D16665"/>
    <w:rsid w:val="00D166DB"/>
    <w:rsid w:val="00D17EAF"/>
    <w:rsid w:val="00D20353"/>
    <w:rsid w:val="00D205FB"/>
    <w:rsid w:val="00D2097B"/>
    <w:rsid w:val="00D20E5F"/>
    <w:rsid w:val="00D21F36"/>
    <w:rsid w:val="00D22D12"/>
    <w:rsid w:val="00D22DF4"/>
    <w:rsid w:val="00D23007"/>
    <w:rsid w:val="00D23261"/>
    <w:rsid w:val="00D23486"/>
    <w:rsid w:val="00D241E4"/>
    <w:rsid w:val="00D24DF9"/>
    <w:rsid w:val="00D25A9C"/>
    <w:rsid w:val="00D26730"/>
    <w:rsid w:val="00D27131"/>
    <w:rsid w:val="00D27364"/>
    <w:rsid w:val="00D2738D"/>
    <w:rsid w:val="00D273BA"/>
    <w:rsid w:val="00D300BA"/>
    <w:rsid w:val="00D301AC"/>
    <w:rsid w:val="00D3099E"/>
    <w:rsid w:val="00D31634"/>
    <w:rsid w:val="00D318ED"/>
    <w:rsid w:val="00D31AD1"/>
    <w:rsid w:val="00D32005"/>
    <w:rsid w:val="00D3254E"/>
    <w:rsid w:val="00D3285E"/>
    <w:rsid w:val="00D32A12"/>
    <w:rsid w:val="00D32C18"/>
    <w:rsid w:val="00D32C19"/>
    <w:rsid w:val="00D32E0F"/>
    <w:rsid w:val="00D336C1"/>
    <w:rsid w:val="00D33BAD"/>
    <w:rsid w:val="00D34261"/>
    <w:rsid w:val="00D343DF"/>
    <w:rsid w:val="00D348C4"/>
    <w:rsid w:val="00D34F46"/>
    <w:rsid w:val="00D35F16"/>
    <w:rsid w:val="00D35F4C"/>
    <w:rsid w:val="00D367D5"/>
    <w:rsid w:val="00D3696F"/>
    <w:rsid w:val="00D36DD0"/>
    <w:rsid w:val="00D36FE8"/>
    <w:rsid w:val="00D37054"/>
    <w:rsid w:val="00D375FC"/>
    <w:rsid w:val="00D37648"/>
    <w:rsid w:val="00D37C99"/>
    <w:rsid w:val="00D37F12"/>
    <w:rsid w:val="00D40007"/>
    <w:rsid w:val="00D408BB"/>
    <w:rsid w:val="00D40D34"/>
    <w:rsid w:val="00D40F0A"/>
    <w:rsid w:val="00D410E0"/>
    <w:rsid w:val="00D410E9"/>
    <w:rsid w:val="00D41110"/>
    <w:rsid w:val="00D41E91"/>
    <w:rsid w:val="00D4227F"/>
    <w:rsid w:val="00D42572"/>
    <w:rsid w:val="00D42BDD"/>
    <w:rsid w:val="00D4303B"/>
    <w:rsid w:val="00D4328F"/>
    <w:rsid w:val="00D43902"/>
    <w:rsid w:val="00D43BA9"/>
    <w:rsid w:val="00D43C93"/>
    <w:rsid w:val="00D441E4"/>
    <w:rsid w:val="00D452AA"/>
    <w:rsid w:val="00D4551F"/>
    <w:rsid w:val="00D455AC"/>
    <w:rsid w:val="00D45699"/>
    <w:rsid w:val="00D45C28"/>
    <w:rsid w:val="00D46047"/>
    <w:rsid w:val="00D46097"/>
    <w:rsid w:val="00D46224"/>
    <w:rsid w:val="00D46431"/>
    <w:rsid w:val="00D464E4"/>
    <w:rsid w:val="00D466E5"/>
    <w:rsid w:val="00D46EEC"/>
    <w:rsid w:val="00D47300"/>
    <w:rsid w:val="00D473BE"/>
    <w:rsid w:val="00D4759B"/>
    <w:rsid w:val="00D478BF"/>
    <w:rsid w:val="00D47945"/>
    <w:rsid w:val="00D47A02"/>
    <w:rsid w:val="00D47E12"/>
    <w:rsid w:val="00D50625"/>
    <w:rsid w:val="00D50E68"/>
    <w:rsid w:val="00D5163D"/>
    <w:rsid w:val="00D51D9D"/>
    <w:rsid w:val="00D51F49"/>
    <w:rsid w:val="00D5312C"/>
    <w:rsid w:val="00D532AB"/>
    <w:rsid w:val="00D538F5"/>
    <w:rsid w:val="00D53B85"/>
    <w:rsid w:val="00D53ED7"/>
    <w:rsid w:val="00D54173"/>
    <w:rsid w:val="00D5435B"/>
    <w:rsid w:val="00D549EE"/>
    <w:rsid w:val="00D54BFC"/>
    <w:rsid w:val="00D54D81"/>
    <w:rsid w:val="00D54EC0"/>
    <w:rsid w:val="00D556CB"/>
    <w:rsid w:val="00D55854"/>
    <w:rsid w:val="00D55A2D"/>
    <w:rsid w:val="00D566A4"/>
    <w:rsid w:val="00D56B4C"/>
    <w:rsid w:val="00D56C45"/>
    <w:rsid w:val="00D57A07"/>
    <w:rsid w:val="00D57FBA"/>
    <w:rsid w:val="00D60151"/>
    <w:rsid w:val="00D60C15"/>
    <w:rsid w:val="00D616FB"/>
    <w:rsid w:val="00D6177E"/>
    <w:rsid w:val="00D62587"/>
    <w:rsid w:val="00D627B7"/>
    <w:rsid w:val="00D62CA5"/>
    <w:rsid w:val="00D62CAB"/>
    <w:rsid w:val="00D62E34"/>
    <w:rsid w:val="00D62FED"/>
    <w:rsid w:val="00D6385E"/>
    <w:rsid w:val="00D63C0E"/>
    <w:rsid w:val="00D63CB5"/>
    <w:rsid w:val="00D65609"/>
    <w:rsid w:val="00D65678"/>
    <w:rsid w:val="00D657E6"/>
    <w:rsid w:val="00D65F46"/>
    <w:rsid w:val="00D664F9"/>
    <w:rsid w:val="00D665B9"/>
    <w:rsid w:val="00D66759"/>
    <w:rsid w:val="00D668E3"/>
    <w:rsid w:val="00D67732"/>
    <w:rsid w:val="00D70AAE"/>
    <w:rsid w:val="00D70B19"/>
    <w:rsid w:val="00D7124C"/>
    <w:rsid w:val="00D725F6"/>
    <w:rsid w:val="00D73211"/>
    <w:rsid w:val="00D7321F"/>
    <w:rsid w:val="00D73765"/>
    <w:rsid w:val="00D73BE9"/>
    <w:rsid w:val="00D73BED"/>
    <w:rsid w:val="00D73D42"/>
    <w:rsid w:val="00D742FE"/>
    <w:rsid w:val="00D744FF"/>
    <w:rsid w:val="00D74FD3"/>
    <w:rsid w:val="00D74FE0"/>
    <w:rsid w:val="00D75079"/>
    <w:rsid w:val="00D7558D"/>
    <w:rsid w:val="00D759A8"/>
    <w:rsid w:val="00D75BEF"/>
    <w:rsid w:val="00D75C06"/>
    <w:rsid w:val="00D76153"/>
    <w:rsid w:val="00D76343"/>
    <w:rsid w:val="00D76617"/>
    <w:rsid w:val="00D76FEF"/>
    <w:rsid w:val="00D7747E"/>
    <w:rsid w:val="00D775E9"/>
    <w:rsid w:val="00D77DAB"/>
    <w:rsid w:val="00D8115F"/>
    <w:rsid w:val="00D81267"/>
    <w:rsid w:val="00D815B9"/>
    <w:rsid w:val="00D81633"/>
    <w:rsid w:val="00D818CD"/>
    <w:rsid w:val="00D81B69"/>
    <w:rsid w:val="00D823AC"/>
    <w:rsid w:val="00D82701"/>
    <w:rsid w:val="00D82CFA"/>
    <w:rsid w:val="00D832C0"/>
    <w:rsid w:val="00D833C4"/>
    <w:rsid w:val="00D83DC1"/>
    <w:rsid w:val="00D842D0"/>
    <w:rsid w:val="00D84408"/>
    <w:rsid w:val="00D84802"/>
    <w:rsid w:val="00D85A3F"/>
    <w:rsid w:val="00D85D26"/>
    <w:rsid w:val="00D85EED"/>
    <w:rsid w:val="00D8600D"/>
    <w:rsid w:val="00D867F9"/>
    <w:rsid w:val="00D86817"/>
    <w:rsid w:val="00D873D7"/>
    <w:rsid w:val="00D87BB3"/>
    <w:rsid w:val="00D87EB6"/>
    <w:rsid w:val="00D9052E"/>
    <w:rsid w:val="00D9052F"/>
    <w:rsid w:val="00D90B2C"/>
    <w:rsid w:val="00D910CE"/>
    <w:rsid w:val="00D91555"/>
    <w:rsid w:val="00D916C5"/>
    <w:rsid w:val="00D91CE9"/>
    <w:rsid w:val="00D91F16"/>
    <w:rsid w:val="00D925A9"/>
    <w:rsid w:val="00D92955"/>
    <w:rsid w:val="00D932A0"/>
    <w:rsid w:val="00D93EB9"/>
    <w:rsid w:val="00D93F90"/>
    <w:rsid w:val="00D943D4"/>
    <w:rsid w:val="00D94E23"/>
    <w:rsid w:val="00D9599A"/>
    <w:rsid w:val="00D96508"/>
    <w:rsid w:val="00D96838"/>
    <w:rsid w:val="00D96A94"/>
    <w:rsid w:val="00D96E0E"/>
    <w:rsid w:val="00D9723D"/>
    <w:rsid w:val="00D9787E"/>
    <w:rsid w:val="00D97B71"/>
    <w:rsid w:val="00DA01B7"/>
    <w:rsid w:val="00DA0372"/>
    <w:rsid w:val="00DA0B34"/>
    <w:rsid w:val="00DA1121"/>
    <w:rsid w:val="00DA12ED"/>
    <w:rsid w:val="00DA19FC"/>
    <w:rsid w:val="00DA25DC"/>
    <w:rsid w:val="00DA2707"/>
    <w:rsid w:val="00DA2F21"/>
    <w:rsid w:val="00DA3239"/>
    <w:rsid w:val="00DA3D85"/>
    <w:rsid w:val="00DA4005"/>
    <w:rsid w:val="00DA4078"/>
    <w:rsid w:val="00DA43F1"/>
    <w:rsid w:val="00DA4530"/>
    <w:rsid w:val="00DA47D8"/>
    <w:rsid w:val="00DA4961"/>
    <w:rsid w:val="00DA4E22"/>
    <w:rsid w:val="00DA4ED7"/>
    <w:rsid w:val="00DA4FA4"/>
    <w:rsid w:val="00DA5A23"/>
    <w:rsid w:val="00DA6347"/>
    <w:rsid w:val="00DA6A93"/>
    <w:rsid w:val="00DA6B12"/>
    <w:rsid w:val="00DA6BFE"/>
    <w:rsid w:val="00DA720F"/>
    <w:rsid w:val="00DA7233"/>
    <w:rsid w:val="00DA747A"/>
    <w:rsid w:val="00DA7598"/>
    <w:rsid w:val="00DA777D"/>
    <w:rsid w:val="00DA78B1"/>
    <w:rsid w:val="00DB067F"/>
    <w:rsid w:val="00DB08D4"/>
    <w:rsid w:val="00DB0AC6"/>
    <w:rsid w:val="00DB0D91"/>
    <w:rsid w:val="00DB206D"/>
    <w:rsid w:val="00DB2CE8"/>
    <w:rsid w:val="00DB30B6"/>
    <w:rsid w:val="00DB376B"/>
    <w:rsid w:val="00DB390C"/>
    <w:rsid w:val="00DB3BEE"/>
    <w:rsid w:val="00DB3CE6"/>
    <w:rsid w:val="00DB40EF"/>
    <w:rsid w:val="00DB4181"/>
    <w:rsid w:val="00DB4360"/>
    <w:rsid w:val="00DB4363"/>
    <w:rsid w:val="00DB4445"/>
    <w:rsid w:val="00DB44D9"/>
    <w:rsid w:val="00DB5281"/>
    <w:rsid w:val="00DB5284"/>
    <w:rsid w:val="00DB53F1"/>
    <w:rsid w:val="00DB5C09"/>
    <w:rsid w:val="00DB5C81"/>
    <w:rsid w:val="00DB64C7"/>
    <w:rsid w:val="00DB7812"/>
    <w:rsid w:val="00DB7D15"/>
    <w:rsid w:val="00DC0285"/>
    <w:rsid w:val="00DC02F4"/>
    <w:rsid w:val="00DC068D"/>
    <w:rsid w:val="00DC0840"/>
    <w:rsid w:val="00DC0B47"/>
    <w:rsid w:val="00DC0B75"/>
    <w:rsid w:val="00DC12BE"/>
    <w:rsid w:val="00DC13CE"/>
    <w:rsid w:val="00DC13FE"/>
    <w:rsid w:val="00DC1418"/>
    <w:rsid w:val="00DC1489"/>
    <w:rsid w:val="00DC16D6"/>
    <w:rsid w:val="00DC1C44"/>
    <w:rsid w:val="00DC20A2"/>
    <w:rsid w:val="00DC28B9"/>
    <w:rsid w:val="00DC2922"/>
    <w:rsid w:val="00DC2FB1"/>
    <w:rsid w:val="00DC38FB"/>
    <w:rsid w:val="00DC4F73"/>
    <w:rsid w:val="00DC584E"/>
    <w:rsid w:val="00DC5D00"/>
    <w:rsid w:val="00DC5E5A"/>
    <w:rsid w:val="00DC605C"/>
    <w:rsid w:val="00DC621E"/>
    <w:rsid w:val="00DC6B6B"/>
    <w:rsid w:val="00DC739B"/>
    <w:rsid w:val="00DC7601"/>
    <w:rsid w:val="00DC779C"/>
    <w:rsid w:val="00DC7966"/>
    <w:rsid w:val="00DC7FF9"/>
    <w:rsid w:val="00DD028F"/>
    <w:rsid w:val="00DD0AE1"/>
    <w:rsid w:val="00DD0B84"/>
    <w:rsid w:val="00DD0DF5"/>
    <w:rsid w:val="00DD13CD"/>
    <w:rsid w:val="00DD2057"/>
    <w:rsid w:val="00DD225E"/>
    <w:rsid w:val="00DD2B3C"/>
    <w:rsid w:val="00DD2DF8"/>
    <w:rsid w:val="00DD331F"/>
    <w:rsid w:val="00DD4046"/>
    <w:rsid w:val="00DD499E"/>
    <w:rsid w:val="00DD5A91"/>
    <w:rsid w:val="00DD5B80"/>
    <w:rsid w:val="00DD5D1D"/>
    <w:rsid w:val="00DD725A"/>
    <w:rsid w:val="00DD731D"/>
    <w:rsid w:val="00DD78C9"/>
    <w:rsid w:val="00DD7CDF"/>
    <w:rsid w:val="00DE026D"/>
    <w:rsid w:val="00DE050A"/>
    <w:rsid w:val="00DE09B2"/>
    <w:rsid w:val="00DE0E1B"/>
    <w:rsid w:val="00DE1047"/>
    <w:rsid w:val="00DE1124"/>
    <w:rsid w:val="00DE14DA"/>
    <w:rsid w:val="00DE158D"/>
    <w:rsid w:val="00DE177D"/>
    <w:rsid w:val="00DE1F8B"/>
    <w:rsid w:val="00DE241F"/>
    <w:rsid w:val="00DE242B"/>
    <w:rsid w:val="00DE2FE6"/>
    <w:rsid w:val="00DE3120"/>
    <w:rsid w:val="00DE3B6A"/>
    <w:rsid w:val="00DE3CF2"/>
    <w:rsid w:val="00DE3FF7"/>
    <w:rsid w:val="00DE4014"/>
    <w:rsid w:val="00DE4181"/>
    <w:rsid w:val="00DE4B8C"/>
    <w:rsid w:val="00DE5FE6"/>
    <w:rsid w:val="00DE60FA"/>
    <w:rsid w:val="00DE6498"/>
    <w:rsid w:val="00DE65BB"/>
    <w:rsid w:val="00DE6C76"/>
    <w:rsid w:val="00DE7174"/>
    <w:rsid w:val="00DE74B2"/>
    <w:rsid w:val="00DE7FC8"/>
    <w:rsid w:val="00DF0265"/>
    <w:rsid w:val="00DF07E1"/>
    <w:rsid w:val="00DF07F9"/>
    <w:rsid w:val="00DF089D"/>
    <w:rsid w:val="00DF0ACB"/>
    <w:rsid w:val="00DF0E3C"/>
    <w:rsid w:val="00DF14CA"/>
    <w:rsid w:val="00DF1898"/>
    <w:rsid w:val="00DF1AA1"/>
    <w:rsid w:val="00DF206A"/>
    <w:rsid w:val="00DF208C"/>
    <w:rsid w:val="00DF21D5"/>
    <w:rsid w:val="00DF2CDC"/>
    <w:rsid w:val="00DF300A"/>
    <w:rsid w:val="00DF30D0"/>
    <w:rsid w:val="00DF3396"/>
    <w:rsid w:val="00DF364C"/>
    <w:rsid w:val="00DF3BF1"/>
    <w:rsid w:val="00DF3C5C"/>
    <w:rsid w:val="00DF4538"/>
    <w:rsid w:val="00DF472B"/>
    <w:rsid w:val="00DF47DA"/>
    <w:rsid w:val="00DF4B75"/>
    <w:rsid w:val="00DF4C7F"/>
    <w:rsid w:val="00DF4C9F"/>
    <w:rsid w:val="00DF567E"/>
    <w:rsid w:val="00DF58EC"/>
    <w:rsid w:val="00DF5B06"/>
    <w:rsid w:val="00DF5BB6"/>
    <w:rsid w:val="00DF656F"/>
    <w:rsid w:val="00DF6A04"/>
    <w:rsid w:val="00DF6E1E"/>
    <w:rsid w:val="00DF77D4"/>
    <w:rsid w:val="00DF780A"/>
    <w:rsid w:val="00DF7A0A"/>
    <w:rsid w:val="00DF7E2B"/>
    <w:rsid w:val="00DF7F24"/>
    <w:rsid w:val="00E00037"/>
    <w:rsid w:val="00E00885"/>
    <w:rsid w:val="00E00E32"/>
    <w:rsid w:val="00E013D7"/>
    <w:rsid w:val="00E015A6"/>
    <w:rsid w:val="00E01901"/>
    <w:rsid w:val="00E02171"/>
    <w:rsid w:val="00E029F5"/>
    <w:rsid w:val="00E034CA"/>
    <w:rsid w:val="00E03B7F"/>
    <w:rsid w:val="00E03BF4"/>
    <w:rsid w:val="00E03E87"/>
    <w:rsid w:val="00E0448A"/>
    <w:rsid w:val="00E04669"/>
    <w:rsid w:val="00E046A9"/>
    <w:rsid w:val="00E04BD6"/>
    <w:rsid w:val="00E05006"/>
    <w:rsid w:val="00E0502F"/>
    <w:rsid w:val="00E05083"/>
    <w:rsid w:val="00E051AF"/>
    <w:rsid w:val="00E055BA"/>
    <w:rsid w:val="00E059AD"/>
    <w:rsid w:val="00E0657D"/>
    <w:rsid w:val="00E06E48"/>
    <w:rsid w:val="00E06F4A"/>
    <w:rsid w:val="00E07541"/>
    <w:rsid w:val="00E107FB"/>
    <w:rsid w:val="00E108F5"/>
    <w:rsid w:val="00E10BC0"/>
    <w:rsid w:val="00E1111B"/>
    <w:rsid w:val="00E123BC"/>
    <w:rsid w:val="00E125A5"/>
    <w:rsid w:val="00E12749"/>
    <w:rsid w:val="00E12753"/>
    <w:rsid w:val="00E13441"/>
    <w:rsid w:val="00E13442"/>
    <w:rsid w:val="00E1365A"/>
    <w:rsid w:val="00E141B9"/>
    <w:rsid w:val="00E144D6"/>
    <w:rsid w:val="00E150FE"/>
    <w:rsid w:val="00E157F9"/>
    <w:rsid w:val="00E1636A"/>
    <w:rsid w:val="00E168C5"/>
    <w:rsid w:val="00E16BB8"/>
    <w:rsid w:val="00E16C15"/>
    <w:rsid w:val="00E16C9F"/>
    <w:rsid w:val="00E16D2B"/>
    <w:rsid w:val="00E16DDD"/>
    <w:rsid w:val="00E16F34"/>
    <w:rsid w:val="00E1721D"/>
    <w:rsid w:val="00E1782E"/>
    <w:rsid w:val="00E17B35"/>
    <w:rsid w:val="00E17BF2"/>
    <w:rsid w:val="00E20B96"/>
    <w:rsid w:val="00E20E40"/>
    <w:rsid w:val="00E20E4B"/>
    <w:rsid w:val="00E21811"/>
    <w:rsid w:val="00E21843"/>
    <w:rsid w:val="00E2223B"/>
    <w:rsid w:val="00E22CC7"/>
    <w:rsid w:val="00E23541"/>
    <w:rsid w:val="00E2379E"/>
    <w:rsid w:val="00E239A2"/>
    <w:rsid w:val="00E24B17"/>
    <w:rsid w:val="00E257CE"/>
    <w:rsid w:val="00E2584A"/>
    <w:rsid w:val="00E25FE7"/>
    <w:rsid w:val="00E26479"/>
    <w:rsid w:val="00E26757"/>
    <w:rsid w:val="00E272FD"/>
    <w:rsid w:val="00E27604"/>
    <w:rsid w:val="00E27869"/>
    <w:rsid w:val="00E27DE6"/>
    <w:rsid w:val="00E3012C"/>
    <w:rsid w:val="00E301EF"/>
    <w:rsid w:val="00E304EF"/>
    <w:rsid w:val="00E316FD"/>
    <w:rsid w:val="00E321C2"/>
    <w:rsid w:val="00E323F9"/>
    <w:rsid w:val="00E3246F"/>
    <w:rsid w:val="00E32E28"/>
    <w:rsid w:val="00E33198"/>
    <w:rsid w:val="00E335BB"/>
    <w:rsid w:val="00E33A03"/>
    <w:rsid w:val="00E33A89"/>
    <w:rsid w:val="00E343C2"/>
    <w:rsid w:val="00E34679"/>
    <w:rsid w:val="00E34DC6"/>
    <w:rsid w:val="00E353CE"/>
    <w:rsid w:val="00E35B8F"/>
    <w:rsid w:val="00E35C0B"/>
    <w:rsid w:val="00E3602A"/>
    <w:rsid w:val="00E365A8"/>
    <w:rsid w:val="00E3683E"/>
    <w:rsid w:val="00E36B27"/>
    <w:rsid w:val="00E36D45"/>
    <w:rsid w:val="00E373C1"/>
    <w:rsid w:val="00E37D84"/>
    <w:rsid w:val="00E4026D"/>
    <w:rsid w:val="00E4049D"/>
    <w:rsid w:val="00E40BC5"/>
    <w:rsid w:val="00E40EFB"/>
    <w:rsid w:val="00E4139C"/>
    <w:rsid w:val="00E41A31"/>
    <w:rsid w:val="00E41D1A"/>
    <w:rsid w:val="00E42328"/>
    <w:rsid w:val="00E4236E"/>
    <w:rsid w:val="00E4261D"/>
    <w:rsid w:val="00E42F27"/>
    <w:rsid w:val="00E42FA2"/>
    <w:rsid w:val="00E4323A"/>
    <w:rsid w:val="00E432A2"/>
    <w:rsid w:val="00E433F2"/>
    <w:rsid w:val="00E43D75"/>
    <w:rsid w:val="00E44934"/>
    <w:rsid w:val="00E44A5F"/>
    <w:rsid w:val="00E44C4E"/>
    <w:rsid w:val="00E44E1C"/>
    <w:rsid w:val="00E45493"/>
    <w:rsid w:val="00E455AF"/>
    <w:rsid w:val="00E459F9"/>
    <w:rsid w:val="00E45B93"/>
    <w:rsid w:val="00E45D91"/>
    <w:rsid w:val="00E45EA4"/>
    <w:rsid w:val="00E45F4B"/>
    <w:rsid w:val="00E464C6"/>
    <w:rsid w:val="00E46534"/>
    <w:rsid w:val="00E46BF3"/>
    <w:rsid w:val="00E46F13"/>
    <w:rsid w:val="00E4758A"/>
    <w:rsid w:val="00E479FE"/>
    <w:rsid w:val="00E47A2E"/>
    <w:rsid w:val="00E500E3"/>
    <w:rsid w:val="00E5050C"/>
    <w:rsid w:val="00E50BF1"/>
    <w:rsid w:val="00E50C5A"/>
    <w:rsid w:val="00E519F0"/>
    <w:rsid w:val="00E51E49"/>
    <w:rsid w:val="00E52849"/>
    <w:rsid w:val="00E52A2B"/>
    <w:rsid w:val="00E52DA4"/>
    <w:rsid w:val="00E52F57"/>
    <w:rsid w:val="00E52FA5"/>
    <w:rsid w:val="00E53CFF"/>
    <w:rsid w:val="00E542A7"/>
    <w:rsid w:val="00E552B2"/>
    <w:rsid w:val="00E55BE9"/>
    <w:rsid w:val="00E55EBA"/>
    <w:rsid w:val="00E56235"/>
    <w:rsid w:val="00E565FA"/>
    <w:rsid w:val="00E56673"/>
    <w:rsid w:val="00E56E24"/>
    <w:rsid w:val="00E570F4"/>
    <w:rsid w:val="00E5799E"/>
    <w:rsid w:val="00E57A49"/>
    <w:rsid w:val="00E57DBE"/>
    <w:rsid w:val="00E57E02"/>
    <w:rsid w:val="00E60E17"/>
    <w:rsid w:val="00E60FB8"/>
    <w:rsid w:val="00E610D2"/>
    <w:rsid w:val="00E613C2"/>
    <w:rsid w:val="00E615FE"/>
    <w:rsid w:val="00E61773"/>
    <w:rsid w:val="00E617B6"/>
    <w:rsid w:val="00E61C2E"/>
    <w:rsid w:val="00E61EB0"/>
    <w:rsid w:val="00E61F4A"/>
    <w:rsid w:val="00E626A7"/>
    <w:rsid w:val="00E62848"/>
    <w:rsid w:val="00E62B5E"/>
    <w:rsid w:val="00E62BAA"/>
    <w:rsid w:val="00E62E0F"/>
    <w:rsid w:val="00E63F25"/>
    <w:rsid w:val="00E64528"/>
    <w:rsid w:val="00E64B81"/>
    <w:rsid w:val="00E6527C"/>
    <w:rsid w:val="00E65808"/>
    <w:rsid w:val="00E65C3D"/>
    <w:rsid w:val="00E65FC6"/>
    <w:rsid w:val="00E66108"/>
    <w:rsid w:val="00E67513"/>
    <w:rsid w:val="00E6794D"/>
    <w:rsid w:val="00E706B0"/>
    <w:rsid w:val="00E708DB"/>
    <w:rsid w:val="00E70A81"/>
    <w:rsid w:val="00E70B27"/>
    <w:rsid w:val="00E70D03"/>
    <w:rsid w:val="00E7150B"/>
    <w:rsid w:val="00E71B09"/>
    <w:rsid w:val="00E71BB8"/>
    <w:rsid w:val="00E72370"/>
    <w:rsid w:val="00E727D4"/>
    <w:rsid w:val="00E72BDE"/>
    <w:rsid w:val="00E734B6"/>
    <w:rsid w:val="00E7356D"/>
    <w:rsid w:val="00E7366E"/>
    <w:rsid w:val="00E73A88"/>
    <w:rsid w:val="00E73E40"/>
    <w:rsid w:val="00E740E3"/>
    <w:rsid w:val="00E7483F"/>
    <w:rsid w:val="00E74850"/>
    <w:rsid w:val="00E74C84"/>
    <w:rsid w:val="00E753D8"/>
    <w:rsid w:val="00E753DD"/>
    <w:rsid w:val="00E7599F"/>
    <w:rsid w:val="00E75AEC"/>
    <w:rsid w:val="00E75B5C"/>
    <w:rsid w:val="00E75B77"/>
    <w:rsid w:val="00E75D87"/>
    <w:rsid w:val="00E765A0"/>
    <w:rsid w:val="00E7661E"/>
    <w:rsid w:val="00E76969"/>
    <w:rsid w:val="00E77476"/>
    <w:rsid w:val="00E77491"/>
    <w:rsid w:val="00E77C05"/>
    <w:rsid w:val="00E80812"/>
    <w:rsid w:val="00E80A6B"/>
    <w:rsid w:val="00E80B53"/>
    <w:rsid w:val="00E8245A"/>
    <w:rsid w:val="00E8266D"/>
    <w:rsid w:val="00E82A25"/>
    <w:rsid w:val="00E82FB3"/>
    <w:rsid w:val="00E834AA"/>
    <w:rsid w:val="00E83611"/>
    <w:rsid w:val="00E838B5"/>
    <w:rsid w:val="00E83F08"/>
    <w:rsid w:val="00E84EEF"/>
    <w:rsid w:val="00E85518"/>
    <w:rsid w:val="00E85923"/>
    <w:rsid w:val="00E85F6B"/>
    <w:rsid w:val="00E86039"/>
    <w:rsid w:val="00E86144"/>
    <w:rsid w:val="00E86496"/>
    <w:rsid w:val="00E869EE"/>
    <w:rsid w:val="00E8776C"/>
    <w:rsid w:val="00E87F1D"/>
    <w:rsid w:val="00E90632"/>
    <w:rsid w:val="00E91A27"/>
    <w:rsid w:val="00E91C65"/>
    <w:rsid w:val="00E92701"/>
    <w:rsid w:val="00E92708"/>
    <w:rsid w:val="00E92732"/>
    <w:rsid w:val="00E92A68"/>
    <w:rsid w:val="00E9384A"/>
    <w:rsid w:val="00E93FEB"/>
    <w:rsid w:val="00E9433D"/>
    <w:rsid w:val="00E94840"/>
    <w:rsid w:val="00E9488D"/>
    <w:rsid w:val="00E94B4B"/>
    <w:rsid w:val="00E94B5D"/>
    <w:rsid w:val="00E953FF"/>
    <w:rsid w:val="00E956EA"/>
    <w:rsid w:val="00E95E07"/>
    <w:rsid w:val="00E95E82"/>
    <w:rsid w:val="00E962A4"/>
    <w:rsid w:val="00E964A4"/>
    <w:rsid w:val="00E966E5"/>
    <w:rsid w:val="00E96796"/>
    <w:rsid w:val="00E96FBC"/>
    <w:rsid w:val="00E97211"/>
    <w:rsid w:val="00E9749E"/>
    <w:rsid w:val="00E975D9"/>
    <w:rsid w:val="00E97660"/>
    <w:rsid w:val="00E97BC9"/>
    <w:rsid w:val="00EA044B"/>
    <w:rsid w:val="00EA05CE"/>
    <w:rsid w:val="00EA06C3"/>
    <w:rsid w:val="00EA0712"/>
    <w:rsid w:val="00EA08A3"/>
    <w:rsid w:val="00EA0EA9"/>
    <w:rsid w:val="00EA0EBC"/>
    <w:rsid w:val="00EA102A"/>
    <w:rsid w:val="00EA1A28"/>
    <w:rsid w:val="00EA2199"/>
    <w:rsid w:val="00EA21E9"/>
    <w:rsid w:val="00EA2211"/>
    <w:rsid w:val="00EA2F5A"/>
    <w:rsid w:val="00EA3249"/>
    <w:rsid w:val="00EA3423"/>
    <w:rsid w:val="00EA3A86"/>
    <w:rsid w:val="00EA3AA6"/>
    <w:rsid w:val="00EA4384"/>
    <w:rsid w:val="00EA4E68"/>
    <w:rsid w:val="00EA52D2"/>
    <w:rsid w:val="00EA58CD"/>
    <w:rsid w:val="00EA5D0D"/>
    <w:rsid w:val="00EA603F"/>
    <w:rsid w:val="00EA6476"/>
    <w:rsid w:val="00EA7127"/>
    <w:rsid w:val="00EA7E44"/>
    <w:rsid w:val="00EA7ED0"/>
    <w:rsid w:val="00EA7EE7"/>
    <w:rsid w:val="00EB01A3"/>
    <w:rsid w:val="00EB0656"/>
    <w:rsid w:val="00EB1EA6"/>
    <w:rsid w:val="00EB26EC"/>
    <w:rsid w:val="00EB362F"/>
    <w:rsid w:val="00EB3CD1"/>
    <w:rsid w:val="00EB3EC5"/>
    <w:rsid w:val="00EB4634"/>
    <w:rsid w:val="00EB49CF"/>
    <w:rsid w:val="00EB49F9"/>
    <w:rsid w:val="00EB4C1A"/>
    <w:rsid w:val="00EB4F55"/>
    <w:rsid w:val="00EB5075"/>
    <w:rsid w:val="00EB60A8"/>
    <w:rsid w:val="00EB699A"/>
    <w:rsid w:val="00EB71E2"/>
    <w:rsid w:val="00EB7E58"/>
    <w:rsid w:val="00EC085E"/>
    <w:rsid w:val="00EC1018"/>
    <w:rsid w:val="00EC154A"/>
    <w:rsid w:val="00EC16EC"/>
    <w:rsid w:val="00EC1942"/>
    <w:rsid w:val="00EC1CAF"/>
    <w:rsid w:val="00EC21E0"/>
    <w:rsid w:val="00EC2325"/>
    <w:rsid w:val="00EC284B"/>
    <w:rsid w:val="00EC2DEC"/>
    <w:rsid w:val="00EC313F"/>
    <w:rsid w:val="00EC3452"/>
    <w:rsid w:val="00EC385D"/>
    <w:rsid w:val="00EC3E53"/>
    <w:rsid w:val="00EC4608"/>
    <w:rsid w:val="00EC4FC3"/>
    <w:rsid w:val="00EC5029"/>
    <w:rsid w:val="00EC5BB6"/>
    <w:rsid w:val="00EC6170"/>
    <w:rsid w:val="00EC619B"/>
    <w:rsid w:val="00EC6371"/>
    <w:rsid w:val="00EC655C"/>
    <w:rsid w:val="00EC6574"/>
    <w:rsid w:val="00EC682B"/>
    <w:rsid w:val="00EC6E78"/>
    <w:rsid w:val="00EC7912"/>
    <w:rsid w:val="00ED01B7"/>
    <w:rsid w:val="00ED060A"/>
    <w:rsid w:val="00ED096A"/>
    <w:rsid w:val="00ED0B28"/>
    <w:rsid w:val="00ED0E55"/>
    <w:rsid w:val="00ED0EE3"/>
    <w:rsid w:val="00ED14C4"/>
    <w:rsid w:val="00ED2065"/>
    <w:rsid w:val="00ED298E"/>
    <w:rsid w:val="00ED35A1"/>
    <w:rsid w:val="00ED3B01"/>
    <w:rsid w:val="00ED3B9C"/>
    <w:rsid w:val="00ED3C9D"/>
    <w:rsid w:val="00ED40A7"/>
    <w:rsid w:val="00ED4C13"/>
    <w:rsid w:val="00ED50BE"/>
    <w:rsid w:val="00ED5382"/>
    <w:rsid w:val="00ED5D6F"/>
    <w:rsid w:val="00ED606B"/>
    <w:rsid w:val="00ED6627"/>
    <w:rsid w:val="00ED69E1"/>
    <w:rsid w:val="00ED72B2"/>
    <w:rsid w:val="00ED7342"/>
    <w:rsid w:val="00ED754B"/>
    <w:rsid w:val="00EE0259"/>
    <w:rsid w:val="00EE0500"/>
    <w:rsid w:val="00EE065C"/>
    <w:rsid w:val="00EE0754"/>
    <w:rsid w:val="00EE1412"/>
    <w:rsid w:val="00EE147B"/>
    <w:rsid w:val="00EE1620"/>
    <w:rsid w:val="00EE18E3"/>
    <w:rsid w:val="00EE23B4"/>
    <w:rsid w:val="00EE25BF"/>
    <w:rsid w:val="00EE27B8"/>
    <w:rsid w:val="00EE2BB6"/>
    <w:rsid w:val="00EE2F32"/>
    <w:rsid w:val="00EE3ACD"/>
    <w:rsid w:val="00EE3BE2"/>
    <w:rsid w:val="00EE3DDD"/>
    <w:rsid w:val="00EE3EDD"/>
    <w:rsid w:val="00EE40BC"/>
    <w:rsid w:val="00EE4532"/>
    <w:rsid w:val="00EE4952"/>
    <w:rsid w:val="00EE4F18"/>
    <w:rsid w:val="00EE5140"/>
    <w:rsid w:val="00EE5A72"/>
    <w:rsid w:val="00EE6EC7"/>
    <w:rsid w:val="00EE6FEF"/>
    <w:rsid w:val="00EE721F"/>
    <w:rsid w:val="00EE77A6"/>
    <w:rsid w:val="00EF0029"/>
    <w:rsid w:val="00EF0AD2"/>
    <w:rsid w:val="00EF15FF"/>
    <w:rsid w:val="00EF1B55"/>
    <w:rsid w:val="00EF1F1D"/>
    <w:rsid w:val="00EF205D"/>
    <w:rsid w:val="00EF2128"/>
    <w:rsid w:val="00EF26A6"/>
    <w:rsid w:val="00EF291D"/>
    <w:rsid w:val="00EF2D7B"/>
    <w:rsid w:val="00EF3331"/>
    <w:rsid w:val="00EF3ADF"/>
    <w:rsid w:val="00EF3CE3"/>
    <w:rsid w:val="00EF5B9C"/>
    <w:rsid w:val="00EF5F50"/>
    <w:rsid w:val="00EF656D"/>
    <w:rsid w:val="00EF6664"/>
    <w:rsid w:val="00EF69E5"/>
    <w:rsid w:val="00EF7B3D"/>
    <w:rsid w:val="00EF7BEF"/>
    <w:rsid w:val="00F0001B"/>
    <w:rsid w:val="00F0002F"/>
    <w:rsid w:val="00F0030C"/>
    <w:rsid w:val="00F0071B"/>
    <w:rsid w:val="00F00790"/>
    <w:rsid w:val="00F00CB5"/>
    <w:rsid w:val="00F01694"/>
    <w:rsid w:val="00F01CAE"/>
    <w:rsid w:val="00F01CBE"/>
    <w:rsid w:val="00F01CD8"/>
    <w:rsid w:val="00F021DB"/>
    <w:rsid w:val="00F022E4"/>
    <w:rsid w:val="00F02333"/>
    <w:rsid w:val="00F02369"/>
    <w:rsid w:val="00F024E5"/>
    <w:rsid w:val="00F02A63"/>
    <w:rsid w:val="00F0362D"/>
    <w:rsid w:val="00F03F70"/>
    <w:rsid w:val="00F05298"/>
    <w:rsid w:val="00F05A5B"/>
    <w:rsid w:val="00F05D70"/>
    <w:rsid w:val="00F05DB5"/>
    <w:rsid w:val="00F06E87"/>
    <w:rsid w:val="00F074DB"/>
    <w:rsid w:val="00F076EF"/>
    <w:rsid w:val="00F07940"/>
    <w:rsid w:val="00F102AD"/>
    <w:rsid w:val="00F11519"/>
    <w:rsid w:val="00F1202E"/>
    <w:rsid w:val="00F1267C"/>
    <w:rsid w:val="00F1293E"/>
    <w:rsid w:val="00F12978"/>
    <w:rsid w:val="00F12D9A"/>
    <w:rsid w:val="00F12DA3"/>
    <w:rsid w:val="00F13124"/>
    <w:rsid w:val="00F13288"/>
    <w:rsid w:val="00F132A7"/>
    <w:rsid w:val="00F134F7"/>
    <w:rsid w:val="00F13BC9"/>
    <w:rsid w:val="00F14629"/>
    <w:rsid w:val="00F147D6"/>
    <w:rsid w:val="00F14FE1"/>
    <w:rsid w:val="00F15AAB"/>
    <w:rsid w:val="00F15E28"/>
    <w:rsid w:val="00F1637C"/>
    <w:rsid w:val="00F16CB6"/>
    <w:rsid w:val="00F16FB5"/>
    <w:rsid w:val="00F17145"/>
    <w:rsid w:val="00F17479"/>
    <w:rsid w:val="00F176B5"/>
    <w:rsid w:val="00F17752"/>
    <w:rsid w:val="00F17972"/>
    <w:rsid w:val="00F17B83"/>
    <w:rsid w:val="00F17DDB"/>
    <w:rsid w:val="00F2031B"/>
    <w:rsid w:val="00F203CF"/>
    <w:rsid w:val="00F20433"/>
    <w:rsid w:val="00F20B09"/>
    <w:rsid w:val="00F20B5E"/>
    <w:rsid w:val="00F20E8D"/>
    <w:rsid w:val="00F20EEF"/>
    <w:rsid w:val="00F218AD"/>
    <w:rsid w:val="00F21C2A"/>
    <w:rsid w:val="00F21D00"/>
    <w:rsid w:val="00F21DE5"/>
    <w:rsid w:val="00F21F92"/>
    <w:rsid w:val="00F220C1"/>
    <w:rsid w:val="00F22B49"/>
    <w:rsid w:val="00F22E75"/>
    <w:rsid w:val="00F23007"/>
    <w:rsid w:val="00F235A4"/>
    <w:rsid w:val="00F240CB"/>
    <w:rsid w:val="00F240E9"/>
    <w:rsid w:val="00F242E3"/>
    <w:rsid w:val="00F24EAF"/>
    <w:rsid w:val="00F254E1"/>
    <w:rsid w:val="00F255C7"/>
    <w:rsid w:val="00F2609C"/>
    <w:rsid w:val="00F261BE"/>
    <w:rsid w:val="00F26636"/>
    <w:rsid w:val="00F2663A"/>
    <w:rsid w:val="00F26C2E"/>
    <w:rsid w:val="00F26E12"/>
    <w:rsid w:val="00F278F5"/>
    <w:rsid w:val="00F3018B"/>
    <w:rsid w:val="00F30A13"/>
    <w:rsid w:val="00F32222"/>
    <w:rsid w:val="00F3254C"/>
    <w:rsid w:val="00F336E7"/>
    <w:rsid w:val="00F33818"/>
    <w:rsid w:val="00F33973"/>
    <w:rsid w:val="00F33E1C"/>
    <w:rsid w:val="00F33EA8"/>
    <w:rsid w:val="00F33F96"/>
    <w:rsid w:val="00F34353"/>
    <w:rsid w:val="00F346E4"/>
    <w:rsid w:val="00F3494E"/>
    <w:rsid w:val="00F34D05"/>
    <w:rsid w:val="00F35CE7"/>
    <w:rsid w:val="00F3691F"/>
    <w:rsid w:val="00F36967"/>
    <w:rsid w:val="00F36D32"/>
    <w:rsid w:val="00F4008F"/>
    <w:rsid w:val="00F40105"/>
    <w:rsid w:val="00F4025B"/>
    <w:rsid w:val="00F40262"/>
    <w:rsid w:val="00F40CA8"/>
    <w:rsid w:val="00F41535"/>
    <w:rsid w:val="00F41708"/>
    <w:rsid w:val="00F417A4"/>
    <w:rsid w:val="00F41F0B"/>
    <w:rsid w:val="00F4269C"/>
    <w:rsid w:val="00F427F2"/>
    <w:rsid w:val="00F42BED"/>
    <w:rsid w:val="00F43084"/>
    <w:rsid w:val="00F43106"/>
    <w:rsid w:val="00F4320D"/>
    <w:rsid w:val="00F43452"/>
    <w:rsid w:val="00F43617"/>
    <w:rsid w:val="00F43856"/>
    <w:rsid w:val="00F4387B"/>
    <w:rsid w:val="00F43A4A"/>
    <w:rsid w:val="00F4417A"/>
    <w:rsid w:val="00F4421B"/>
    <w:rsid w:val="00F44394"/>
    <w:rsid w:val="00F44571"/>
    <w:rsid w:val="00F44604"/>
    <w:rsid w:val="00F44D6E"/>
    <w:rsid w:val="00F44FBF"/>
    <w:rsid w:val="00F451B0"/>
    <w:rsid w:val="00F45513"/>
    <w:rsid w:val="00F45A92"/>
    <w:rsid w:val="00F45F75"/>
    <w:rsid w:val="00F4608D"/>
    <w:rsid w:val="00F460BD"/>
    <w:rsid w:val="00F469FD"/>
    <w:rsid w:val="00F46B50"/>
    <w:rsid w:val="00F46FA9"/>
    <w:rsid w:val="00F470AF"/>
    <w:rsid w:val="00F5066F"/>
    <w:rsid w:val="00F508BA"/>
    <w:rsid w:val="00F50A54"/>
    <w:rsid w:val="00F51146"/>
    <w:rsid w:val="00F52448"/>
    <w:rsid w:val="00F52507"/>
    <w:rsid w:val="00F52509"/>
    <w:rsid w:val="00F5284D"/>
    <w:rsid w:val="00F52CE4"/>
    <w:rsid w:val="00F52DF1"/>
    <w:rsid w:val="00F530E2"/>
    <w:rsid w:val="00F53EC8"/>
    <w:rsid w:val="00F53F9B"/>
    <w:rsid w:val="00F5416A"/>
    <w:rsid w:val="00F544C0"/>
    <w:rsid w:val="00F54615"/>
    <w:rsid w:val="00F549BF"/>
    <w:rsid w:val="00F54A43"/>
    <w:rsid w:val="00F556BE"/>
    <w:rsid w:val="00F5584B"/>
    <w:rsid w:val="00F56435"/>
    <w:rsid w:val="00F56540"/>
    <w:rsid w:val="00F56C5C"/>
    <w:rsid w:val="00F572CB"/>
    <w:rsid w:val="00F5763C"/>
    <w:rsid w:val="00F57671"/>
    <w:rsid w:val="00F60374"/>
    <w:rsid w:val="00F6050B"/>
    <w:rsid w:val="00F60E18"/>
    <w:rsid w:val="00F60ED7"/>
    <w:rsid w:val="00F61113"/>
    <w:rsid w:val="00F611C1"/>
    <w:rsid w:val="00F6172D"/>
    <w:rsid w:val="00F61B07"/>
    <w:rsid w:val="00F61C2A"/>
    <w:rsid w:val="00F625D5"/>
    <w:rsid w:val="00F62891"/>
    <w:rsid w:val="00F62912"/>
    <w:rsid w:val="00F629D7"/>
    <w:rsid w:val="00F62B90"/>
    <w:rsid w:val="00F632C0"/>
    <w:rsid w:val="00F64A5A"/>
    <w:rsid w:val="00F64C6D"/>
    <w:rsid w:val="00F64F11"/>
    <w:rsid w:val="00F654F0"/>
    <w:rsid w:val="00F65DA6"/>
    <w:rsid w:val="00F65E64"/>
    <w:rsid w:val="00F66A7C"/>
    <w:rsid w:val="00F670A2"/>
    <w:rsid w:val="00F67670"/>
    <w:rsid w:val="00F67E82"/>
    <w:rsid w:val="00F706FA"/>
    <w:rsid w:val="00F70815"/>
    <w:rsid w:val="00F70822"/>
    <w:rsid w:val="00F70DFC"/>
    <w:rsid w:val="00F70E23"/>
    <w:rsid w:val="00F70FA0"/>
    <w:rsid w:val="00F71BF2"/>
    <w:rsid w:val="00F71C14"/>
    <w:rsid w:val="00F727E9"/>
    <w:rsid w:val="00F734E8"/>
    <w:rsid w:val="00F737DD"/>
    <w:rsid w:val="00F73882"/>
    <w:rsid w:val="00F73C51"/>
    <w:rsid w:val="00F73E08"/>
    <w:rsid w:val="00F740B7"/>
    <w:rsid w:val="00F74247"/>
    <w:rsid w:val="00F7478B"/>
    <w:rsid w:val="00F74E6D"/>
    <w:rsid w:val="00F755C5"/>
    <w:rsid w:val="00F7586A"/>
    <w:rsid w:val="00F75D4C"/>
    <w:rsid w:val="00F760E9"/>
    <w:rsid w:val="00F762FC"/>
    <w:rsid w:val="00F7638A"/>
    <w:rsid w:val="00F765FF"/>
    <w:rsid w:val="00F76676"/>
    <w:rsid w:val="00F770F2"/>
    <w:rsid w:val="00F77480"/>
    <w:rsid w:val="00F77E86"/>
    <w:rsid w:val="00F80606"/>
    <w:rsid w:val="00F80BB4"/>
    <w:rsid w:val="00F81288"/>
    <w:rsid w:val="00F81451"/>
    <w:rsid w:val="00F817EC"/>
    <w:rsid w:val="00F81FEA"/>
    <w:rsid w:val="00F822A5"/>
    <w:rsid w:val="00F829DB"/>
    <w:rsid w:val="00F831D7"/>
    <w:rsid w:val="00F838BF"/>
    <w:rsid w:val="00F8478B"/>
    <w:rsid w:val="00F850EE"/>
    <w:rsid w:val="00F85BC3"/>
    <w:rsid w:val="00F86205"/>
    <w:rsid w:val="00F864A2"/>
    <w:rsid w:val="00F868D0"/>
    <w:rsid w:val="00F86DB5"/>
    <w:rsid w:val="00F8708C"/>
    <w:rsid w:val="00F87E54"/>
    <w:rsid w:val="00F87FF7"/>
    <w:rsid w:val="00F901DA"/>
    <w:rsid w:val="00F90237"/>
    <w:rsid w:val="00F9064F"/>
    <w:rsid w:val="00F90702"/>
    <w:rsid w:val="00F90867"/>
    <w:rsid w:val="00F917EF"/>
    <w:rsid w:val="00F91CEB"/>
    <w:rsid w:val="00F9202B"/>
    <w:rsid w:val="00F92462"/>
    <w:rsid w:val="00F92B27"/>
    <w:rsid w:val="00F9307F"/>
    <w:rsid w:val="00F936D6"/>
    <w:rsid w:val="00F937F3"/>
    <w:rsid w:val="00F93C80"/>
    <w:rsid w:val="00F94296"/>
    <w:rsid w:val="00F945C2"/>
    <w:rsid w:val="00F946B8"/>
    <w:rsid w:val="00F94FEE"/>
    <w:rsid w:val="00F95505"/>
    <w:rsid w:val="00F957F6"/>
    <w:rsid w:val="00F95F23"/>
    <w:rsid w:val="00F96848"/>
    <w:rsid w:val="00F973BF"/>
    <w:rsid w:val="00F974BA"/>
    <w:rsid w:val="00F97E4A"/>
    <w:rsid w:val="00F97F8B"/>
    <w:rsid w:val="00FA00F7"/>
    <w:rsid w:val="00FA023B"/>
    <w:rsid w:val="00FA0E58"/>
    <w:rsid w:val="00FA0EFF"/>
    <w:rsid w:val="00FA12DD"/>
    <w:rsid w:val="00FA12F8"/>
    <w:rsid w:val="00FA132F"/>
    <w:rsid w:val="00FA1419"/>
    <w:rsid w:val="00FA1EFC"/>
    <w:rsid w:val="00FA23BC"/>
    <w:rsid w:val="00FA2809"/>
    <w:rsid w:val="00FA28D5"/>
    <w:rsid w:val="00FA3D42"/>
    <w:rsid w:val="00FA3DF5"/>
    <w:rsid w:val="00FA4206"/>
    <w:rsid w:val="00FA48D4"/>
    <w:rsid w:val="00FA530B"/>
    <w:rsid w:val="00FA532C"/>
    <w:rsid w:val="00FA6426"/>
    <w:rsid w:val="00FA69F2"/>
    <w:rsid w:val="00FA71CA"/>
    <w:rsid w:val="00FA72B1"/>
    <w:rsid w:val="00FA78DB"/>
    <w:rsid w:val="00FA79DA"/>
    <w:rsid w:val="00FA7D2A"/>
    <w:rsid w:val="00FB089A"/>
    <w:rsid w:val="00FB1657"/>
    <w:rsid w:val="00FB213F"/>
    <w:rsid w:val="00FB223E"/>
    <w:rsid w:val="00FB251E"/>
    <w:rsid w:val="00FB2597"/>
    <w:rsid w:val="00FB2C61"/>
    <w:rsid w:val="00FB2D82"/>
    <w:rsid w:val="00FB465F"/>
    <w:rsid w:val="00FB47EC"/>
    <w:rsid w:val="00FB4B3C"/>
    <w:rsid w:val="00FB530D"/>
    <w:rsid w:val="00FB53E6"/>
    <w:rsid w:val="00FB54A8"/>
    <w:rsid w:val="00FB583F"/>
    <w:rsid w:val="00FB5BA1"/>
    <w:rsid w:val="00FB61B0"/>
    <w:rsid w:val="00FB6457"/>
    <w:rsid w:val="00FB673C"/>
    <w:rsid w:val="00FB698A"/>
    <w:rsid w:val="00FB6FCE"/>
    <w:rsid w:val="00FB754D"/>
    <w:rsid w:val="00FB7684"/>
    <w:rsid w:val="00FB7D57"/>
    <w:rsid w:val="00FB7E6D"/>
    <w:rsid w:val="00FC0779"/>
    <w:rsid w:val="00FC0A95"/>
    <w:rsid w:val="00FC0CAF"/>
    <w:rsid w:val="00FC0FAF"/>
    <w:rsid w:val="00FC1B7B"/>
    <w:rsid w:val="00FC2B80"/>
    <w:rsid w:val="00FC2E42"/>
    <w:rsid w:val="00FC303F"/>
    <w:rsid w:val="00FC35BA"/>
    <w:rsid w:val="00FC389E"/>
    <w:rsid w:val="00FC3B12"/>
    <w:rsid w:val="00FC410F"/>
    <w:rsid w:val="00FC4682"/>
    <w:rsid w:val="00FC4707"/>
    <w:rsid w:val="00FC4A05"/>
    <w:rsid w:val="00FC4CD0"/>
    <w:rsid w:val="00FC577E"/>
    <w:rsid w:val="00FC5A80"/>
    <w:rsid w:val="00FC5E09"/>
    <w:rsid w:val="00FC5F37"/>
    <w:rsid w:val="00FC6276"/>
    <w:rsid w:val="00FC674E"/>
    <w:rsid w:val="00FC7DB1"/>
    <w:rsid w:val="00FD086E"/>
    <w:rsid w:val="00FD0FE7"/>
    <w:rsid w:val="00FD14CF"/>
    <w:rsid w:val="00FD1881"/>
    <w:rsid w:val="00FD1EB9"/>
    <w:rsid w:val="00FD21B3"/>
    <w:rsid w:val="00FD2502"/>
    <w:rsid w:val="00FD2CA2"/>
    <w:rsid w:val="00FD2EB4"/>
    <w:rsid w:val="00FD3051"/>
    <w:rsid w:val="00FD3330"/>
    <w:rsid w:val="00FD3425"/>
    <w:rsid w:val="00FD3ECD"/>
    <w:rsid w:val="00FD42AA"/>
    <w:rsid w:val="00FD42F6"/>
    <w:rsid w:val="00FD480C"/>
    <w:rsid w:val="00FD48C1"/>
    <w:rsid w:val="00FD4A8B"/>
    <w:rsid w:val="00FD4B95"/>
    <w:rsid w:val="00FD50D0"/>
    <w:rsid w:val="00FD5524"/>
    <w:rsid w:val="00FD5993"/>
    <w:rsid w:val="00FD5A5D"/>
    <w:rsid w:val="00FD5E64"/>
    <w:rsid w:val="00FD68E6"/>
    <w:rsid w:val="00FD6F79"/>
    <w:rsid w:val="00FD747D"/>
    <w:rsid w:val="00FD7802"/>
    <w:rsid w:val="00FE0352"/>
    <w:rsid w:val="00FE0650"/>
    <w:rsid w:val="00FE0FC2"/>
    <w:rsid w:val="00FE1C46"/>
    <w:rsid w:val="00FE2992"/>
    <w:rsid w:val="00FE2E9B"/>
    <w:rsid w:val="00FE3210"/>
    <w:rsid w:val="00FE334C"/>
    <w:rsid w:val="00FE400D"/>
    <w:rsid w:val="00FE4C1A"/>
    <w:rsid w:val="00FE4DCA"/>
    <w:rsid w:val="00FE4F1C"/>
    <w:rsid w:val="00FE5096"/>
    <w:rsid w:val="00FE5AFB"/>
    <w:rsid w:val="00FE5C95"/>
    <w:rsid w:val="00FE5DB7"/>
    <w:rsid w:val="00FE602A"/>
    <w:rsid w:val="00FE758A"/>
    <w:rsid w:val="00FF02ED"/>
    <w:rsid w:val="00FF0E58"/>
    <w:rsid w:val="00FF0EE9"/>
    <w:rsid w:val="00FF2FE4"/>
    <w:rsid w:val="00FF3111"/>
    <w:rsid w:val="00FF33FA"/>
    <w:rsid w:val="00FF363F"/>
    <w:rsid w:val="00FF37BC"/>
    <w:rsid w:val="00FF3AE6"/>
    <w:rsid w:val="00FF3F37"/>
    <w:rsid w:val="00FF4010"/>
    <w:rsid w:val="00FF4131"/>
    <w:rsid w:val="00FF4894"/>
    <w:rsid w:val="00FF4CAA"/>
    <w:rsid w:val="00FF54D7"/>
    <w:rsid w:val="00FF5538"/>
    <w:rsid w:val="00FF5641"/>
    <w:rsid w:val="00FF5CD8"/>
    <w:rsid w:val="00FF6094"/>
    <w:rsid w:val="00FF621F"/>
    <w:rsid w:val="00FF63A9"/>
    <w:rsid w:val="00FF6699"/>
    <w:rsid w:val="00FF6795"/>
    <w:rsid w:val="00FF7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F73E2DE"/>
  <w15:docId w15:val="{484DCDF0-68FB-45F3-ABA6-8C45CF137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uiPriority="35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8708C"/>
    <w:pPr>
      <w:spacing w:after="100" w:afterAutospacing="1"/>
      <w:jc w:val="both"/>
    </w:pPr>
    <w:rPr>
      <w:sz w:val="24"/>
      <w:szCs w:val="24"/>
    </w:rPr>
  </w:style>
  <w:style w:type="paragraph" w:styleId="1">
    <w:name w:val="heading 1"/>
    <w:aliases w:val="no level,no enumerate,Glava,Заголовок 11"/>
    <w:basedOn w:val="a1"/>
    <w:next w:val="a1"/>
    <w:link w:val="10"/>
    <w:qFormat/>
    <w:rsid w:val="009774C4"/>
    <w:pPr>
      <w:keepNext/>
      <w:pageBreakBefore/>
      <w:numPr>
        <w:numId w:val="3"/>
      </w:numPr>
      <w:suppressLineNumbers/>
      <w:suppressAutoHyphens/>
      <w:spacing w:after="480"/>
      <w:jc w:val="left"/>
      <w:outlineLvl w:val="0"/>
    </w:pPr>
    <w:rPr>
      <w:rFonts w:ascii="Arial" w:hAnsi="Arial"/>
      <w:b/>
      <w:bCs/>
      <w:kern w:val="32"/>
      <w:sz w:val="40"/>
      <w:szCs w:val="32"/>
    </w:rPr>
  </w:style>
  <w:style w:type="paragraph" w:styleId="2">
    <w:name w:val="heading 2"/>
    <w:basedOn w:val="a1"/>
    <w:next w:val="a1"/>
    <w:link w:val="21"/>
    <w:qFormat/>
    <w:rsid w:val="00CE3AB5"/>
    <w:pPr>
      <w:keepNext/>
      <w:numPr>
        <w:ilvl w:val="1"/>
        <w:numId w:val="3"/>
      </w:numPr>
      <w:spacing w:before="240" w:after="60"/>
      <w:ind w:left="0"/>
      <w:jc w:val="left"/>
      <w:outlineLvl w:val="1"/>
    </w:pPr>
    <w:rPr>
      <w:rFonts w:ascii="Arial" w:hAnsi="Arial"/>
      <w:b/>
      <w:bCs/>
      <w:iCs/>
      <w:sz w:val="36"/>
      <w:szCs w:val="28"/>
      <w:lang w:val="x-none" w:eastAsia="x-none"/>
    </w:rPr>
  </w:style>
  <w:style w:type="paragraph" w:styleId="3">
    <w:name w:val="heading 3"/>
    <w:aliases w:val="Заголовок 3 Знак1 Знак Знак,Заголовок 31,Заголовок 3 Знак1 Знак1,Заголовок 3 Знак,Заголовок 3 Знак1,Знак Знак1,Заголовок 3 Знак1 Знак,Заголовок 3 Знак Знак Знак,Заголовок 3 Знак1 Знак Знак Знак Знак,Заголовок 31 Знак Знак, Знак Знак1"/>
    <w:basedOn w:val="a1"/>
    <w:next w:val="a1"/>
    <w:link w:val="32"/>
    <w:qFormat/>
    <w:rsid w:val="00247B0F"/>
    <w:pPr>
      <w:keepNext/>
      <w:numPr>
        <w:ilvl w:val="2"/>
        <w:numId w:val="3"/>
      </w:numPr>
      <w:spacing w:before="240" w:after="60"/>
      <w:ind w:left="0"/>
      <w:jc w:val="left"/>
      <w:outlineLvl w:val="2"/>
    </w:pPr>
    <w:rPr>
      <w:rFonts w:ascii="Arial" w:hAnsi="Arial"/>
      <w:b/>
      <w:bCs/>
      <w:sz w:val="32"/>
      <w:szCs w:val="26"/>
      <w:lang w:val="x-none" w:eastAsia="x-none"/>
    </w:rPr>
  </w:style>
  <w:style w:type="paragraph" w:styleId="4">
    <w:name w:val="heading 4"/>
    <w:basedOn w:val="a1"/>
    <w:next w:val="a1"/>
    <w:link w:val="40"/>
    <w:qFormat/>
    <w:rsid w:val="00517CEB"/>
    <w:pPr>
      <w:keepNext/>
      <w:spacing w:before="240" w:after="120" w:afterAutospacing="0"/>
      <w:outlineLvl w:val="3"/>
    </w:pPr>
    <w:rPr>
      <w:rFonts w:ascii="Arial" w:hAnsi="Arial"/>
      <w:b/>
      <w:bCs/>
      <w:szCs w:val="28"/>
      <w:lang w:val="x-none" w:eastAsia="x-none"/>
    </w:rPr>
  </w:style>
  <w:style w:type="paragraph" w:styleId="5">
    <w:name w:val="heading 5"/>
    <w:basedOn w:val="a1"/>
    <w:next w:val="a1"/>
    <w:link w:val="51"/>
    <w:qFormat/>
    <w:rsid w:val="00247B0F"/>
    <w:pPr>
      <w:spacing w:before="240"/>
      <w:outlineLvl w:val="4"/>
    </w:pPr>
    <w:rPr>
      <w:b/>
      <w:bCs/>
      <w:iCs/>
      <w:szCs w:val="26"/>
      <w:lang w:val="x-none" w:eastAsia="x-none"/>
    </w:rPr>
  </w:style>
  <w:style w:type="paragraph" w:styleId="6">
    <w:name w:val="heading 6"/>
    <w:basedOn w:val="a1"/>
    <w:next w:val="a1"/>
    <w:link w:val="60"/>
    <w:qFormat/>
    <w:rsid w:val="00247B0F"/>
    <w:pPr>
      <w:spacing w:before="240" w:after="0" w:afterAutospacing="0"/>
      <w:outlineLvl w:val="5"/>
    </w:pPr>
    <w:rPr>
      <w:b/>
      <w:bCs/>
      <w:sz w:val="22"/>
      <w:szCs w:val="22"/>
      <w:lang w:val="x-none" w:eastAsia="x-none"/>
    </w:rPr>
  </w:style>
  <w:style w:type="paragraph" w:styleId="7">
    <w:name w:val="heading 7"/>
    <w:basedOn w:val="a1"/>
    <w:next w:val="a1"/>
    <w:link w:val="70"/>
    <w:qFormat/>
    <w:rsid w:val="00247B0F"/>
    <w:pPr>
      <w:spacing w:before="240" w:after="60"/>
      <w:outlineLvl w:val="6"/>
    </w:pPr>
    <w:rPr>
      <w:lang w:val="x-none" w:eastAsia="x-none"/>
    </w:rPr>
  </w:style>
  <w:style w:type="paragraph" w:styleId="8">
    <w:name w:val="heading 8"/>
    <w:basedOn w:val="a1"/>
    <w:next w:val="a1"/>
    <w:link w:val="80"/>
    <w:qFormat/>
    <w:rsid w:val="00247B0F"/>
    <w:pPr>
      <w:spacing w:before="240" w:after="60"/>
      <w:outlineLvl w:val="7"/>
    </w:pPr>
    <w:rPr>
      <w:i/>
      <w:iCs/>
      <w:lang w:val="x-none" w:eastAsia="x-none"/>
    </w:rPr>
  </w:style>
  <w:style w:type="paragraph" w:styleId="9">
    <w:name w:val="heading 9"/>
    <w:basedOn w:val="a1"/>
    <w:next w:val="a1"/>
    <w:link w:val="90"/>
    <w:qFormat/>
    <w:rsid w:val="00247B0F"/>
    <w:pPr>
      <w:spacing w:before="240" w:after="60"/>
      <w:outlineLvl w:val="8"/>
    </w:pPr>
    <w:rPr>
      <w:rFonts w:ascii="Arial" w:hAnsi="Arial"/>
      <w:sz w:val="22"/>
      <w:szCs w:val="22"/>
      <w:lang w:val="x-none" w:eastAsia="x-none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no level Знак,no enumerate Знак,Glava Знак,Заголовок 11 Знак"/>
    <w:link w:val="1"/>
    <w:rsid w:val="009774C4"/>
    <w:rPr>
      <w:rFonts w:ascii="Arial" w:hAnsi="Arial"/>
      <w:b/>
      <w:bCs/>
      <w:kern w:val="32"/>
      <w:sz w:val="40"/>
      <w:szCs w:val="32"/>
    </w:rPr>
  </w:style>
  <w:style w:type="character" w:customStyle="1" w:styleId="32">
    <w:name w:val="Заголовок 3 Знак2"/>
    <w:aliases w:val="Заголовок 3 Знак1 Знак Знак Знак,Заголовок 31 Знак,Заголовок 3 Знак1 Знак1 Знак,Заголовок 3 Знак Знак,Заголовок 3 Знак1 Знак2,Знак Знак1 Знак,Заголовок 3 Знак1 Знак Знак1,Заголовок 3 Знак Знак Знак Знак,Заголовок 31 Знак Знак Знак"/>
    <w:link w:val="3"/>
    <w:rsid w:val="00247B0F"/>
    <w:rPr>
      <w:rFonts w:ascii="Arial" w:hAnsi="Arial"/>
      <w:b/>
      <w:bCs/>
      <w:sz w:val="32"/>
      <w:szCs w:val="26"/>
      <w:lang w:val="x-none" w:eastAsia="x-none"/>
    </w:rPr>
  </w:style>
  <w:style w:type="character" w:customStyle="1" w:styleId="40">
    <w:name w:val="Заголовок 4 Знак"/>
    <w:link w:val="4"/>
    <w:rsid w:val="00517CEB"/>
    <w:rPr>
      <w:rFonts w:ascii="Arial" w:hAnsi="Arial"/>
      <w:b/>
      <w:bCs/>
      <w:sz w:val="24"/>
      <w:szCs w:val="28"/>
      <w:lang w:val="x-none" w:eastAsia="x-none"/>
    </w:rPr>
  </w:style>
  <w:style w:type="character" w:customStyle="1" w:styleId="60">
    <w:name w:val="Заголовок 6 Знак"/>
    <w:link w:val="6"/>
    <w:rsid w:val="00DB067F"/>
    <w:rPr>
      <w:b/>
      <w:bCs/>
      <w:sz w:val="22"/>
      <w:szCs w:val="22"/>
      <w:lang w:val="x-none" w:eastAsia="x-none"/>
    </w:rPr>
  </w:style>
  <w:style w:type="character" w:customStyle="1" w:styleId="70">
    <w:name w:val="Заголовок 7 Знак"/>
    <w:link w:val="7"/>
    <w:rsid w:val="00DB067F"/>
    <w:rPr>
      <w:sz w:val="24"/>
      <w:szCs w:val="24"/>
      <w:lang w:val="x-none" w:eastAsia="x-none"/>
    </w:rPr>
  </w:style>
  <w:style w:type="character" w:customStyle="1" w:styleId="80">
    <w:name w:val="Заголовок 8 Знак"/>
    <w:link w:val="8"/>
    <w:rsid w:val="00DB067F"/>
    <w:rPr>
      <w:i/>
      <w:iCs/>
      <w:sz w:val="24"/>
      <w:szCs w:val="24"/>
      <w:lang w:val="x-none" w:eastAsia="x-none"/>
    </w:rPr>
  </w:style>
  <w:style w:type="character" w:customStyle="1" w:styleId="90">
    <w:name w:val="Заголовок 9 Знак"/>
    <w:link w:val="9"/>
    <w:rsid w:val="00DB067F"/>
    <w:rPr>
      <w:rFonts w:ascii="Arial" w:hAnsi="Arial"/>
      <w:sz w:val="22"/>
      <w:szCs w:val="22"/>
      <w:lang w:val="x-none" w:eastAsia="x-none"/>
    </w:rPr>
  </w:style>
  <w:style w:type="character" w:styleId="a5">
    <w:name w:val="Hyperlink"/>
    <w:uiPriority w:val="99"/>
    <w:rsid w:val="00EF656D"/>
    <w:rPr>
      <w:color w:val="0000FF"/>
      <w:u w:val="single"/>
    </w:rPr>
  </w:style>
  <w:style w:type="character" w:styleId="a6">
    <w:name w:val="FollowedHyperlink"/>
    <w:rsid w:val="00EF656D"/>
    <w:rPr>
      <w:color w:val="800080"/>
      <w:u w:val="single"/>
    </w:rPr>
  </w:style>
  <w:style w:type="paragraph" w:styleId="HTML">
    <w:name w:val="HTML Preformatted"/>
    <w:basedOn w:val="a1"/>
    <w:link w:val="HTML0"/>
    <w:rsid w:val="00EF65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/>
      <w:sz w:val="20"/>
      <w:szCs w:val="20"/>
      <w:lang w:val="x-none" w:eastAsia="x-none"/>
    </w:rPr>
  </w:style>
  <w:style w:type="paragraph" w:styleId="11">
    <w:name w:val="toc 1"/>
    <w:basedOn w:val="a1"/>
    <w:next w:val="a1"/>
    <w:autoRedefine/>
    <w:uiPriority w:val="39"/>
    <w:rsid w:val="00096D97"/>
    <w:pPr>
      <w:tabs>
        <w:tab w:val="right" w:leader="dot" w:pos="9345"/>
      </w:tabs>
      <w:spacing w:before="120" w:after="0" w:afterAutospacing="0"/>
      <w:jc w:val="left"/>
    </w:pPr>
    <w:rPr>
      <w:rFonts w:cs="Arial"/>
      <w:b/>
      <w:bCs/>
      <w:caps/>
      <w:noProof/>
      <w:kern w:val="32"/>
      <w:szCs w:val="22"/>
    </w:rPr>
  </w:style>
  <w:style w:type="paragraph" w:styleId="20">
    <w:name w:val="toc 2"/>
    <w:basedOn w:val="a1"/>
    <w:next w:val="a1"/>
    <w:autoRedefine/>
    <w:uiPriority w:val="39"/>
    <w:rsid w:val="00EF656D"/>
    <w:pPr>
      <w:tabs>
        <w:tab w:val="right" w:leader="dot" w:pos="9345"/>
      </w:tabs>
      <w:spacing w:before="120" w:after="0" w:afterAutospacing="0"/>
      <w:ind w:left="221"/>
      <w:jc w:val="left"/>
    </w:pPr>
    <w:rPr>
      <w:rFonts w:cs="Arial"/>
      <w:bCs/>
      <w:iCs/>
      <w:smallCaps/>
      <w:noProof/>
      <w:szCs w:val="22"/>
    </w:rPr>
  </w:style>
  <w:style w:type="paragraph" w:styleId="30">
    <w:name w:val="toc 3"/>
    <w:basedOn w:val="a1"/>
    <w:next w:val="a1"/>
    <w:autoRedefine/>
    <w:uiPriority w:val="39"/>
    <w:rsid w:val="00EF656D"/>
    <w:pPr>
      <w:tabs>
        <w:tab w:val="right" w:leader="dot" w:pos="9345"/>
      </w:tabs>
      <w:spacing w:after="0" w:afterAutospacing="0"/>
      <w:ind w:left="442"/>
      <w:jc w:val="left"/>
    </w:pPr>
    <w:rPr>
      <w:i/>
      <w:iCs/>
      <w:sz w:val="20"/>
      <w:szCs w:val="20"/>
    </w:rPr>
  </w:style>
  <w:style w:type="paragraph" w:styleId="41">
    <w:name w:val="toc 4"/>
    <w:basedOn w:val="a1"/>
    <w:next w:val="a1"/>
    <w:autoRedefine/>
    <w:uiPriority w:val="39"/>
    <w:rsid w:val="00EF656D"/>
    <w:pPr>
      <w:spacing w:after="0"/>
      <w:ind w:left="660"/>
      <w:jc w:val="left"/>
    </w:pPr>
    <w:rPr>
      <w:sz w:val="18"/>
      <w:szCs w:val="18"/>
    </w:rPr>
  </w:style>
  <w:style w:type="paragraph" w:styleId="71">
    <w:name w:val="toc 7"/>
    <w:basedOn w:val="a1"/>
    <w:next w:val="a1"/>
    <w:autoRedefine/>
    <w:uiPriority w:val="39"/>
    <w:rsid w:val="00EF656D"/>
    <w:pPr>
      <w:spacing w:after="0"/>
      <w:ind w:left="1320"/>
      <w:jc w:val="left"/>
    </w:pPr>
    <w:rPr>
      <w:sz w:val="18"/>
      <w:szCs w:val="18"/>
    </w:rPr>
  </w:style>
  <w:style w:type="paragraph" w:styleId="81">
    <w:name w:val="toc 8"/>
    <w:basedOn w:val="a1"/>
    <w:next w:val="a1"/>
    <w:autoRedefine/>
    <w:uiPriority w:val="39"/>
    <w:rsid w:val="00EF656D"/>
    <w:pPr>
      <w:spacing w:after="0"/>
      <w:ind w:left="1540"/>
      <w:jc w:val="left"/>
    </w:pPr>
    <w:rPr>
      <w:sz w:val="18"/>
      <w:szCs w:val="18"/>
    </w:rPr>
  </w:style>
  <w:style w:type="paragraph" w:styleId="a7">
    <w:name w:val="header"/>
    <w:basedOn w:val="a1"/>
    <w:link w:val="a8"/>
    <w:rsid w:val="00EF656D"/>
    <w:pPr>
      <w:tabs>
        <w:tab w:val="center" w:pos="4677"/>
        <w:tab w:val="right" w:pos="9355"/>
      </w:tabs>
    </w:pPr>
    <w:rPr>
      <w:rFonts w:ascii="Arial" w:hAnsi="Arial"/>
      <w:sz w:val="20"/>
      <w:lang w:val="x-none" w:eastAsia="x-none"/>
    </w:rPr>
  </w:style>
  <w:style w:type="paragraph" w:styleId="a9">
    <w:name w:val="footer"/>
    <w:basedOn w:val="a1"/>
    <w:link w:val="aa"/>
    <w:uiPriority w:val="99"/>
    <w:rsid w:val="00EF656D"/>
    <w:pPr>
      <w:tabs>
        <w:tab w:val="center" w:pos="4677"/>
        <w:tab w:val="right" w:pos="9355"/>
      </w:tabs>
    </w:pPr>
    <w:rPr>
      <w:rFonts w:ascii="Arial" w:hAnsi="Arial"/>
      <w:sz w:val="20"/>
      <w:lang w:val="x-none" w:eastAsia="x-none"/>
    </w:rPr>
  </w:style>
  <w:style w:type="character" w:customStyle="1" w:styleId="aa">
    <w:name w:val="Нижний колонтитул Знак"/>
    <w:link w:val="a9"/>
    <w:uiPriority w:val="99"/>
    <w:rsid w:val="00CC0528"/>
    <w:rPr>
      <w:rFonts w:ascii="Arial" w:hAnsi="Arial"/>
      <w:szCs w:val="24"/>
    </w:rPr>
  </w:style>
  <w:style w:type="paragraph" w:styleId="ab">
    <w:name w:val="caption"/>
    <w:basedOn w:val="a1"/>
    <w:next w:val="a1"/>
    <w:uiPriority w:val="35"/>
    <w:qFormat/>
    <w:rsid w:val="00EF656D"/>
    <w:pPr>
      <w:keepNext/>
      <w:spacing w:before="120" w:after="120"/>
      <w:jc w:val="center"/>
    </w:pPr>
    <w:rPr>
      <w:rFonts w:ascii="Arial" w:hAnsi="Arial"/>
      <w:b/>
      <w:bCs/>
      <w:sz w:val="22"/>
      <w:szCs w:val="20"/>
    </w:rPr>
  </w:style>
  <w:style w:type="paragraph" w:styleId="ac">
    <w:name w:val="table of figures"/>
    <w:basedOn w:val="a1"/>
    <w:next w:val="a1"/>
    <w:semiHidden/>
    <w:rsid w:val="00EF656D"/>
    <w:pPr>
      <w:ind w:left="440" w:hanging="440"/>
    </w:pPr>
    <w:rPr>
      <w:rFonts w:ascii="Arial" w:hAnsi="Arial"/>
      <w:sz w:val="22"/>
    </w:rPr>
  </w:style>
  <w:style w:type="paragraph" w:styleId="ad">
    <w:name w:val="Body Text"/>
    <w:basedOn w:val="a1"/>
    <w:link w:val="ae"/>
    <w:rsid w:val="00EF656D"/>
    <w:rPr>
      <w:rFonts w:ascii="Arial" w:hAnsi="Arial"/>
      <w:sz w:val="22"/>
      <w:lang w:val="x-none" w:eastAsia="x-none"/>
    </w:rPr>
  </w:style>
  <w:style w:type="paragraph" w:styleId="af">
    <w:name w:val="Body Text Indent"/>
    <w:basedOn w:val="a1"/>
    <w:link w:val="af0"/>
    <w:rsid w:val="00EF656D"/>
    <w:pPr>
      <w:ind w:left="1080"/>
    </w:pPr>
    <w:rPr>
      <w:rFonts w:ascii="Arial" w:hAnsi="Arial"/>
      <w:sz w:val="22"/>
      <w:lang w:val="x-none" w:eastAsia="x-none"/>
    </w:rPr>
  </w:style>
  <w:style w:type="paragraph" w:styleId="22">
    <w:name w:val="Body Text 2"/>
    <w:basedOn w:val="a1"/>
    <w:link w:val="23"/>
    <w:rsid w:val="00EF656D"/>
    <w:rPr>
      <w:rFonts w:ascii="Arial" w:hAnsi="Arial"/>
      <w:color w:val="FF0000"/>
      <w:sz w:val="22"/>
      <w:lang w:val="x-none" w:eastAsia="x-none"/>
    </w:rPr>
  </w:style>
  <w:style w:type="paragraph" w:styleId="24">
    <w:name w:val="Body Text Indent 2"/>
    <w:basedOn w:val="a1"/>
    <w:link w:val="25"/>
    <w:rsid w:val="00EF656D"/>
    <w:pPr>
      <w:ind w:left="708"/>
    </w:pPr>
    <w:rPr>
      <w:rFonts w:ascii="Arial" w:hAnsi="Arial"/>
      <w:sz w:val="22"/>
      <w:lang w:val="x-none" w:eastAsia="x-none"/>
    </w:rPr>
  </w:style>
  <w:style w:type="paragraph" w:customStyle="1" w:styleId="Appendix1">
    <w:name w:val="Appendix 1"/>
    <w:basedOn w:val="1"/>
    <w:next w:val="a1"/>
    <w:rsid w:val="00F242E3"/>
    <w:pPr>
      <w:numPr>
        <w:numId w:val="0"/>
      </w:numPr>
    </w:pPr>
  </w:style>
  <w:style w:type="paragraph" w:customStyle="1" w:styleId="Appendix2">
    <w:name w:val="Appendix 2"/>
    <w:basedOn w:val="2"/>
    <w:next w:val="a1"/>
    <w:rsid w:val="00F242E3"/>
    <w:pPr>
      <w:numPr>
        <w:numId w:val="1"/>
      </w:numPr>
    </w:pPr>
  </w:style>
  <w:style w:type="paragraph" w:customStyle="1" w:styleId="12">
    <w:name w:val="Стиль1"/>
    <w:basedOn w:val="a1"/>
    <w:rsid w:val="00EF656D"/>
    <w:rPr>
      <w:rFonts w:ascii="Arial" w:hAnsi="Arial"/>
      <w:sz w:val="22"/>
    </w:rPr>
  </w:style>
  <w:style w:type="character" w:styleId="af1">
    <w:name w:val="footnote reference"/>
    <w:semiHidden/>
    <w:rsid w:val="00EF656D"/>
    <w:rPr>
      <w:vertAlign w:val="superscript"/>
    </w:rPr>
  </w:style>
  <w:style w:type="character" w:styleId="af2">
    <w:name w:val="page number"/>
    <w:basedOn w:val="a2"/>
    <w:rsid w:val="00EF656D"/>
  </w:style>
  <w:style w:type="paragraph" w:customStyle="1" w:styleId="af3">
    <w:name w:val="Обычный полужирный"/>
    <w:basedOn w:val="a1"/>
    <w:rsid w:val="00EF656D"/>
    <w:rPr>
      <w:rFonts w:eastAsia="MS Mincho"/>
      <w:b/>
    </w:rPr>
  </w:style>
  <w:style w:type="paragraph" w:styleId="af4">
    <w:name w:val="Subtitle"/>
    <w:basedOn w:val="a1"/>
    <w:link w:val="af5"/>
    <w:qFormat/>
    <w:rsid w:val="00EF656D"/>
    <w:pPr>
      <w:tabs>
        <w:tab w:val="left" w:pos="5440"/>
      </w:tabs>
      <w:autoSpaceDE w:val="0"/>
      <w:autoSpaceDN w:val="0"/>
      <w:spacing w:after="222" w:afterAutospacing="0"/>
      <w:ind w:left="880"/>
      <w:jc w:val="right"/>
    </w:pPr>
    <w:rPr>
      <w:sz w:val="20"/>
      <w:lang w:val="x-none" w:eastAsia="x-none"/>
    </w:rPr>
  </w:style>
  <w:style w:type="paragraph" w:styleId="af6">
    <w:name w:val="Document Map"/>
    <w:basedOn w:val="a1"/>
    <w:link w:val="af7"/>
    <w:semiHidden/>
    <w:rsid w:val="00EF656D"/>
    <w:pPr>
      <w:shd w:val="clear" w:color="auto" w:fill="000080"/>
    </w:pPr>
    <w:rPr>
      <w:rFonts w:ascii="Tahoma" w:hAnsi="Tahoma"/>
      <w:lang w:val="x-none" w:eastAsia="x-none"/>
    </w:rPr>
  </w:style>
  <w:style w:type="paragraph" w:styleId="af8">
    <w:name w:val="Balloon Text"/>
    <w:basedOn w:val="a1"/>
    <w:link w:val="af9"/>
    <w:uiPriority w:val="99"/>
    <w:semiHidden/>
    <w:rsid w:val="00EF656D"/>
    <w:rPr>
      <w:rFonts w:ascii="Tahoma" w:hAnsi="Tahoma"/>
      <w:sz w:val="16"/>
      <w:szCs w:val="16"/>
      <w:lang w:val="x-none" w:eastAsia="x-none"/>
    </w:rPr>
  </w:style>
  <w:style w:type="paragraph" w:customStyle="1" w:styleId="Aacaoaaue">
    <w:name w:val="Aacaoaaue"/>
    <w:basedOn w:val="a1"/>
    <w:rsid w:val="00EF656D"/>
    <w:pPr>
      <w:widowControl w:val="0"/>
      <w:spacing w:after="200"/>
    </w:pPr>
    <w:rPr>
      <w:szCs w:val="20"/>
    </w:rPr>
  </w:style>
  <w:style w:type="paragraph" w:styleId="afa">
    <w:name w:val="Title"/>
    <w:basedOn w:val="a1"/>
    <w:link w:val="afb"/>
    <w:qFormat/>
    <w:rsid w:val="00EF656D"/>
    <w:pPr>
      <w:widowControl w:val="0"/>
      <w:autoSpaceDE w:val="0"/>
      <w:autoSpaceDN w:val="0"/>
      <w:adjustRightInd w:val="0"/>
      <w:spacing w:after="0" w:afterAutospacing="0"/>
      <w:jc w:val="center"/>
    </w:pPr>
    <w:rPr>
      <w:rFonts w:ascii="Helvetica" w:hAnsi="Helvetica"/>
      <w:b/>
      <w:sz w:val="36"/>
      <w:szCs w:val="20"/>
      <w:lang w:val="x-none" w:eastAsia="x-none"/>
    </w:rPr>
  </w:style>
  <w:style w:type="paragraph" w:customStyle="1" w:styleId="afc">
    <w:name w:val="Оглавление"/>
    <w:basedOn w:val="a1"/>
    <w:rsid w:val="00EF656D"/>
    <w:pPr>
      <w:spacing w:after="0" w:afterAutospacing="0"/>
    </w:pPr>
  </w:style>
  <w:style w:type="paragraph" w:styleId="50">
    <w:name w:val="toc 5"/>
    <w:basedOn w:val="a1"/>
    <w:next w:val="a1"/>
    <w:autoRedefine/>
    <w:uiPriority w:val="39"/>
    <w:rsid w:val="00EF656D"/>
    <w:pPr>
      <w:spacing w:after="0"/>
      <w:ind w:left="880"/>
      <w:jc w:val="left"/>
    </w:pPr>
    <w:rPr>
      <w:sz w:val="18"/>
      <w:szCs w:val="18"/>
    </w:rPr>
  </w:style>
  <w:style w:type="paragraph" w:styleId="61">
    <w:name w:val="toc 6"/>
    <w:basedOn w:val="a1"/>
    <w:next w:val="a1"/>
    <w:autoRedefine/>
    <w:uiPriority w:val="39"/>
    <w:rsid w:val="00EF656D"/>
    <w:pPr>
      <w:spacing w:after="0"/>
      <w:ind w:left="1100"/>
      <w:jc w:val="left"/>
    </w:pPr>
    <w:rPr>
      <w:sz w:val="18"/>
      <w:szCs w:val="18"/>
    </w:rPr>
  </w:style>
  <w:style w:type="paragraph" w:styleId="91">
    <w:name w:val="toc 9"/>
    <w:basedOn w:val="a1"/>
    <w:next w:val="a1"/>
    <w:autoRedefine/>
    <w:uiPriority w:val="39"/>
    <w:rsid w:val="00EF656D"/>
    <w:pPr>
      <w:spacing w:after="0"/>
      <w:ind w:left="1760"/>
      <w:jc w:val="left"/>
    </w:pPr>
    <w:rPr>
      <w:sz w:val="18"/>
      <w:szCs w:val="18"/>
    </w:rPr>
  </w:style>
  <w:style w:type="paragraph" w:styleId="afd">
    <w:name w:val="TOC Heading"/>
    <w:basedOn w:val="1"/>
    <w:next w:val="a1"/>
    <w:qFormat/>
    <w:rsid w:val="00EF656D"/>
    <w:pPr>
      <w:numPr>
        <w:numId w:val="0"/>
      </w:numPr>
    </w:pPr>
    <w:rPr>
      <w:szCs w:val="36"/>
    </w:rPr>
  </w:style>
  <w:style w:type="paragraph" w:customStyle="1" w:styleId="afe">
    <w:name w:val="Обычный без интервала"/>
    <w:basedOn w:val="a1"/>
    <w:rsid w:val="00EF656D"/>
    <w:pPr>
      <w:spacing w:after="0" w:afterAutospacing="0"/>
    </w:pPr>
  </w:style>
  <w:style w:type="paragraph" w:styleId="31">
    <w:name w:val="Body Text Indent 3"/>
    <w:basedOn w:val="a1"/>
    <w:link w:val="33"/>
    <w:rsid w:val="00EF656D"/>
    <w:pPr>
      <w:spacing w:after="120"/>
      <w:ind w:left="283"/>
    </w:pPr>
    <w:rPr>
      <w:sz w:val="16"/>
      <w:szCs w:val="16"/>
      <w:lang w:val="x-none" w:eastAsia="x-none"/>
    </w:rPr>
  </w:style>
  <w:style w:type="paragraph" w:customStyle="1" w:styleId="aff">
    <w:name w:val="многоуровневый"/>
    <w:aliases w:val="Слева:  0 см,Выступ:  0,63 см"/>
    <w:basedOn w:val="a1"/>
    <w:rsid w:val="00EF656D"/>
    <w:pPr>
      <w:tabs>
        <w:tab w:val="num" w:pos="360"/>
      </w:tabs>
      <w:spacing w:after="0" w:afterAutospacing="0"/>
      <w:ind w:left="360" w:hanging="360"/>
    </w:pPr>
  </w:style>
  <w:style w:type="character" w:customStyle="1" w:styleId="52">
    <w:name w:val="Заголовок 5 Знак"/>
    <w:uiPriority w:val="9"/>
    <w:rsid w:val="00EF656D"/>
    <w:rPr>
      <w:rFonts w:ascii="Arial" w:hAnsi="Arial"/>
      <w:b/>
      <w:bCs/>
      <w:iCs/>
      <w:sz w:val="22"/>
      <w:szCs w:val="26"/>
      <w:lang w:val="ru-RU" w:eastAsia="ru-RU" w:bidi="ar-SA"/>
    </w:rPr>
  </w:style>
  <w:style w:type="paragraph" w:styleId="26">
    <w:name w:val="List Bullet 2"/>
    <w:basedOn w:val="a1"/>
    <w:rsid w:val="00EF656D"/>
    <w:pPr>
      <w:tabs>
        <w:tab w:val="num" w:pos="1360"/>
      </w:tabs>
      <w:suppressAutoHyphens/>
      <w:spacing w:after="0" w:afterAutospacing="0"/>
      <w:ind w:left="1360" w:hanging="360"/>
    </w:pPr>
  </w:style>
  <w:style w:type="paragraph" w:customStyle="1" w:styleId="RDT">
    <w:name w:val="RDT"/>
    <w:basedOn w:val="a1"/>
    <w:next w:val="a1"/>
    <w:rsid w:val="00EF656D"/>
    <w:pPr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3F3F3"/>
      <w:suppressAutoHyphens/>
      <w:spacing w:before="240" w:after="240" w:afterAutospacing="0"/>
      <w:ind w:left="2268" w:right="2268"/>
      <w:jc w:val="left"/>
    </w:pPr>
    <w:rPr>
      <w:rFonts w:ascii="Courier New" w:hAnsi="Courier New"/>
      <w:color w:val="000000"/>
    </w:rPr>
  </w:style>
  <w:style w:type="paragraph" w:customStyle="1" w:styleId="Arial">
    <w:name w:val="Обычный + Arial"/>
    <w:aliases w:val="16 пт,не полужирный,Справа:  -0 см"/>
    <w:basedOn w:val="afa"/>
    <w:rsid w:val="00EF656D"/>
    <w:pPr>
      <w:ind w:right="-1"/>
      <w:outlineLvl w:val="0"/>
    </w:pPr>
    <w:rPr>
      <w:rFonts w:ascii="Arial" w:hAnsi="Arial" w:cs="Arial"/>
      <w:b w:val="0"/>
      <w:sz w:val="32"/>
      <w:szCs w:val="32"/>
    </w:rPr>
  </w:style>
  <w:style w:type="character" w:customStyle="1" w:styleId="text1">
    <w:name w:val="text1"/>
    <w:rsid w:val="00EF656D"/>
    <w:rPr>
      <w:rFonts w:ascii="Arial" w:hAnsi="Arial" w:cs="Arial" w:hint="default"/>
      <w:sz w:val="16"/>
      <w:szCs w:val="16"/>
    </w:rPr>
  </w:style>
  <w:style w:type="paragraph" w:customStyle="1" w:styleId="62">
    <w:name w:val="Стиль После:  6 пт"/>
    <w:basedOn w:val="a1"/>
    <w:rsid w:val="00EF656D"/>
    <w:pPr>
      <w:spacing w:after="120" w:afterAutospacing="0"/>
    </w:pPr>
    <w:rPr>
      <w:szCs w:val="20"/>
    </w:rPr>
  </w:style>
  <w:style w:type="character" w:customStyle="1" w:styleId="btitle1">
    <w:name w:val="btitle1"/>
    <w:rsid w:val="00EF656D"/>
    <w:rPr>
      <w:rFonts w:ascii="Verdana" w:hAnsi="Verdana" w:hint="default"/>
      <w:b/>
      <w:bCs/>
      <w:strike w:val="0"/>
      <w:dstrike w:val="0"/>
      <w:color w:val="00357C"/>
      <w:sz w:val="25"/>
      <w:szCs w:val="25"/>
      <w:u w:val="none"/>
      <w:effect w:val="none"/>
    </w:rPr>
  </w:style>
  <w:style w:type="character" w:customStyle="1" w:styleId="27">
    <w:name w:val="Заголовок 2 Знак"/>
    <w:uiPriority w:val="9"/>
    <w:rsid w:val="00EF656D"/>
    <w:rPr>
      <w:rFonts w:ascii="Arial" w:hAnsi="Arial" w:cs="Arial"/>
      <w:b/>
      <w:bCs/>
      <w:iCs/>
      <w:sz w:val="36"/>
      <w:szCs w:val="28"/>
      <w:lang w:val="ru-RU" w:eastAsia="ru-RU" w:bidi="ar-SA"/>
    </w:rPr>
  </w:style>
  <w:style w:type="character" w:styleId="aff0">
    <w:name w:val="annotation reference"/>
    <w:uiPriority w:val="99"/>
    <w:semiHidden/>
    <w:unhideWhenUsed/>
    <w:rPr>
      <w:sz w:val="16"/>
      <w:szCs w:val="16"/>
    </w:rPr>
  </w:style>
  <w:style w:type="paragraph" w:customStyle="1" w:styleId="aff1">
    <w:name w:val="Заголовок разделов контроля документа"/>
    <w:basedOn w:val="a1"/>
    <w:next w:val="a1"/>
    <w:autoRedefine/>
    <w:rsid w:val="00EF656D"/>
    <w:pPr>
      <w:pageBreakBefore/>
      <w:suppressAutoHyphens/>
      <w:spacing w:after="0" w:afterAutospacing="0"/>
      <w:jc w:val="left"/>
      <w:outlineLvl w:val="0"/>
    </w:pPr>
    <w:rPr>
      <w:rFonts w:cs="Arial"/>
      <w:b/>
      <w:bCs/>
      <w:sz w:val="36"/>
      <w:szCs w:val="36"/>
    </w:rPr>
  </w:style>
  <w:style w:type="paragraph" w:styleId="aff2">
    <w:name w:val="annotation text"/>
    <w:link w:val="13"/>
    <w:uiPriority w:val="99"/>
    <w:semiHidden/>
    <w:unhideWhenUsed/>
  </w:style>
  <w:style w:type="paragraph" w:styleId="aff3">
    <w:name w:val="annotation subject"/>
    <w:basedOn w:val="aff2"/>
    <w:next w:val="aff2"/>
    <w:link w:val="14"/>
    <w:uiPriority w:val="99"/>
    <w:semiHidden/>
    <w:unhideWhenUsed/>
    <w:rPr>
      <w:b/>
      <w:bCs/>
    </w:rPr>
  </w:style>
  <w:style w:type="paragraph" w:customStyle="1" w:styleId="aff4">
    <w:name w:val="Пункт специального списка"/>
    <w:basedOn w:val="a1"/>
    <w:next w:val="a1"/>
    <w:link w:val="aff5"/>
    <w:autoRedefine/>
    <w:rsid w:val="00EF656D"/>
    <w:pPr>
      <w:keepNext/>
      <w:keepLines/>
      <w:spacing w:before="120" w:after="0" w:afterAutospacing="0"/>
      <w:jc w:val="left"/>
    </w:pPr>
    <w:rPr>
      <w:b/>
    </w:rPr>
  </w:style>
  <w:style w:type="character" w:customStyle="1" w:styleId="aff5">
    <w:name w:val="Пункт специального списка Знак"/>
    <w:link w:val="aff4"/>
    <w:rsid w:val="00EF656D"/>
    <w:rPr>
      <w:b/>
      <w:sz w:val="24"/>
      <w:szCs w:val="24"/>
      <w:lang w:val="ru-RU" w:eastAsia="ru-RU" w:bidi="ar-SA"/>
    </w:rPr>
  </w:style>
  <w:style w:type="paragraph" w:customStyle="1" w:styleId="aff6">
    <w:name w:val="Нумерованный Знак"/>
    <w:basedOn w:val="a1"/>
    <w:rsid w:val="00EF656D"/>
    <w:pPr>
      <w:tabs>
        <w:tab w:val="num" w:pos="720"/>
      </w:tabs>
      <w:spacing w:after="0" w:afterAutospacing="0"/>
      <w:ind w:left="720" w:hanging="360"/>
      <w:jc w:val="left"/>
    </w:pPr>
  </w:style>
  <w:style w:type="paragraph" w:customStyle="1" w:styleId="aff7">
    <w:name w:val="Текст пункта специального списка"/>
    <w:basedOn w:val="a1"/>
    <w:next w:val="a1"/>
    <w:link w:val="aff8"/>
    <w:rsid w:val="00EF656D"/>
    <w:pPr>
      <w:spacing w:after="0" w:afterAutospacing="0"/>
      <w:ind w:left="708"/>
      <w:jc w:val="left"/>
    </w:pPr>
  </w:style>
  <w:style w:type="character" w:customStyle="1" w:styleId="aff8">
    <w:name w:val="Текст пункта специального списка Знак"/>
    <w:link w:val="aff7"/>
    <w:rsid w:val="00EF656D"/>
    <w:rPr>
      <w:sz w:val="24"/>
      <w:szCs w:val="24"/>
      <w:lang w:val="ru-RU" w:eastAsia="ru-RU" w:bidi="ar-SA"/>
    </w:rPr>
  </w:style>
  <w:style w:type="paragraph" w:styleId="aff9">
    <w:name w:val="Normal (Web)"/>
    <w:basedOn w:val="a1"/>
    <w:uiPriority w:val="99"/>
    <w:rsid w:val="00EF656D"/>
    <w:pPr>
      <w:spacing w:before="100" w:beforeAutospacing="1"/>
      <w:jc w:val="left"/>
    </w:pPr>
  </w:style>
  <w:style w:type="paragraph" w:styleId="affa">
    <w:name w:val="footnote text"/>
    <w:basedOn w:val="a1"/>
    <w:link w:val="affb"/>
    <w:semiHidden/>
    <w:rsid w:val="00EF656D"/>
    <w:rPr>
      <w:sz w:val="20"/>
      <w:szCs w:val="20"/>
    </w:rPr>
  </w:style>
  <w:style w:type="character" w:customStyle="1" w:styleId="affb">
    <w:name w:val="Текст сноски Знак"/>
    <w:basedOn w:val="a2"/>
    <w:link w:val="affa"/>
    <w:semiHidden/>
    <w:rsid w:val="0051666A"/>
  </w:style>
  <w:style w:type="table" w:styleId="affc">
    <w:name w:val="Table Grid"/>
    <w:basedOn w:val="a3"/>
    <w:uiPriority w:val="39"/>
    <w:rsid w:val="00EF65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5">
    <w:name w:val="index 1"/>
    <w:basedOn w:val="a1"/>
    <w:next w:val="a1"/>
    <w:autoRedefine/>
    <w:semiHidden/>
    <w:rsid w:val="00EF656D"/>
    <w:pPr>
      <w:ind w:left="240" w:hanging="240"/>
    </w:pPr>
  </w:style>
  <w:style w:type="paragraph" w:styleId="affd">
    <w:name w:val="index heading"/>
    <w:basedOn w:val="a1"/>
    <w:next w:val="15"/>
    <w:semiHidden/>
    <w:rsid w:val="00EF656D"/>
    <w:pPr>
      <w:spacing w:after="0" w:afterAutospacing="0"/>
      <w:jc w:val="left"/>
    </w:pPr>
  </w:style>
  <w:style w:type="paragraph" w:customStyle="1" w:styleId="affe">
    <w:name w:val="ОСНОВНОЙ СТИЛЬ"/>
    <w:basedOn w:val="a1"/>
    <w:rsid w:val="00EF656D"/>
    <w:pPr>
      <w:spacing w:after="120" w:afterAutospacing="0"/>
    </w:pPr>
  </w:style>
  <w:style w:type="character" w:customStyle="1" w:styleId="16">
    <w:name w:val="Основной текст1"/>
    <w:aliases w:val="Основной текст Знак Знак Знак1,Основной текст Знак Знак1,Основной текст Знак Знак Знак2"/>
    <w:rsid w:val="00EF656D"/>
    <w:rPr>
      <w:sz w:val="28"/>
      <w:szCs w:val="28"/>
      <w:lang w:val="ru-RU" w:eastAsia="ru-RU" w:bidi="ar-SA"/>
    </w:rPr>
  </w:style>
  <w:style w:type="paragraph" w:customStyle="1" w:styleId="0">
    <w:name w:val="Обычный + Слева:  0"/>
    <w:aliases w:val="75 см,Перед:  6 пт,После:  Авто"/>
    <w:basedOn w:val="a1"/>
    <w:rsid w:val="00EF656D"/>
    <w:pPr>
      <w:ind w:left="360"/>
    </w:pPr>
  </w:style>
  <w:style w:type="paragraph" w:customStyle="1" w:styleId="para">
    <w:name w:val="_para"/>
    <w:basedOn w:val="a1"/>
    <w:link w:val="para1"/>
    <w:rsid w:val="00EF656D"/>
    <w:pPr>
      <w:tabs>
        <w:tab w:val="left" w:pos="0"/>
      </w:tabs>
      <w:spacing w:before="120" w:after="120" w:afterAutospacing="0"/>
      <w:ind w:left="720"/>
    </w:pPr>
  </w:style>
  <w:style w:type="character" w:customStyle="1" w:styleId="para1">
    <w:name w:val="_para Знак1"/>
    <w:link w:val="para"/>
    <w:rsid w:val="00154B1D"/>
    <w:rPr>
      <w:sz w:val="24"/>
      <w:szCs w:val="24"/>
      <w:lang w:val="ru-RU" w:eastAsia="ru-RU" w:bidi="ar-SA"/>
    </w:rPr>
  </w:style>
  <w:style w:type="paragraph" w:customStyle="1" w:styleId="afff">
    <w:name w:val="Обычный + По ширине"/>
    <w:basedOn w:val="a1"/>
    <w:rsid w:val="00EF656D"/>
    <w:pPr>
      <w:spacing w:before="100" w:beforeAutospacing="1"/>
    </w:pPr>
  </w:style>
  <w:style w:type="character" w:customStyle="1" w:styleId="17">
    <w:name w:val="Выделение1"/>
    <w:rsid w:val="00EF656D"/>
    <w:rPr>
      <w:i/>
      <w:iCs/>
    </w:rPr>
  </w:style>
  <w:style w:type="paragraph" w:styleId="34">
    <w:name w:val="Body Text 3"/>
    <w:basedOn w:val="a1"/>
    <w:link w:val="35"/>
    <w:rsid w:val="00EF656D"/>
    <w:pPr>
      <w:spacing w:after="120"/>
    </w:pPr>
    <w:rPr>
      <w:sz w:val="16"/>
      <w:szCs w:val="16"/>
      <w:lang w:val="x-none" w:eastAsia="x-none"/>
    </w:rPr>
  </w:style>
  <w:style w:type="paragraph" w:customStyle="1" w:styleId="tablcol-description">
    <w:name w:val="tabl.col - description"/>
    <w:basedOn w:val="a1"/>
    <w:link w:val="tablcol-description0"/>
    <w:autoRedefine/>
    <w:rsid w:val="008574B1"/>
    <w:pPr>
      <w:spacing w:before="60" w:after="60" w:afterAutospacing="0"/>
      <w:ind w:right="-108"/>
      <w:jc w:val="left"/>
    </w:pPr>
    <w:rPr>
      <w:rFonts w:cs="Arial"/>
      <w:noProof/>
      <w:sz w:val="22"/>
      <w:szCs w:val="20"/>
    </w:rPr>
  </w:style>
  <w:style w:type="character" w:customStyle="1" w:styleId="tablcol-description0">
    <w:name w:val="tabl.col - description Знак"/>
    <w:link w:val="tablcol-description"/>
    <w:rsid w:val="008574B1"/>
    <w:rPr>
      <w:rFonts w:cs="Arial"/>
      <w:noProof/>
      <w:sz w:val="22"/>
      <w:lang w:val="ru-RU" w:eastAsia="ru-RU" w:bidi="ar-SA"/>
    </w:rPr>
  </w:style>
  <w:style w:type="paragraph" w:customStyle="1" w:styleId="ISO1">
    <w:name w:val="ISO Заголовок 1"/>
    <w:basedOn w:val="1"/>
    <w:next w:val="a1"/>
    <w:rsid w:val="00E2584A"/>
    <w:pPr>
      <w:numPr>
        <w:numId w:val="0"/>
      </w:numPr>
      <w:suppressLineNumbers w:val="0"/>
      <w:tabs>
        <w:tab w:val="num" w:pos="851"/>
      </w:tabs>
      <w:suppressAutoHyphens w:val="0"/>
      <w:spacing w:before="240" w:after="60" w:afterAutospacing="0"/>
      <w:ind w:left="284"/>
    </w:pPr>
    <w:rPr>
      <w:sz w:val="36"/>
      <w:szCs w:val="36"/>
    </w:rPr>
  </w:style>
  <w:style w:type="paragraph" w:customStyle="1" w:styleId="ISO2">
    <w:name w:val="ISO Заголовок 2"/>
    <w:basedOn w:val="2"/>
    <w:next w:val="a1"/>
    <w:autoRedefine/>
    <w:rsid w:val="00E2584A"/>
    <w:pPr>
      <w:numPr>
        <w:ilvl w:val="0"/>
        <w:numId w:val="0"/>
      </w:numPr>
      <w:tabs>
        <w:tab w:val="num" w:pos="1134"/>
      </w:tabs>
      <w:spacing w:after="120" w:afterAutospacing="0"/>
      <w:ind w:left="567"/>
      <w:jc w:val="both"/>
    </w:pPr>
    <w:rPr>
      <w:b w:val="0"/>
      <w:sz w:val="28"/>
    </w:rPr>
  </w:style>
  <w:style w:type="paragraph" w:customStyle="1" w:styleId="ISO3">
    <w:name w:val="ISO Заголовок 3"/>
    <w:basedOn w:val="3"/>
    <w:next w:val="a1"/>
    <w:autoRedefine/>
    <w:rsid w:val="00E2584A"/>
    <w:pPr>
      <w:numPr>
        <w:ilvl w:val="0"/>
        <w:numId w:val="0"/>
      </w:numPr>
      <w:tabs>
        <w:tab w:val="num" w:pos="1474"/>
      </w:tabs>
      <w:spacing w:before="360" w:after="120" w:afterAutospacing="0"/>
      <w:ind w:left="1225" w:hanging="505"/>
      <w:jc w:val="both"/>
    </w:pPr>
    <w:rPr>
      <w:sz w:val="24"/>
      <w:szCs w:val="24"/>
    </w:rPr>
  </w:style>
  <w:style w:type="paragraph" w:customStyle="1" w:styleId="400">
    <w:name w:val="Стиль Заголовок 4 + влево Перед:  0 пт После:  0 пт Междустр.инт..."/>
    <w:basedOn w:val="4"/>
    <w:autoRedefine/>
    <w:rsid w:val="005442AE"/>
    <w:pPr>
      <w:tabs>
        <w:tab w:val="left" w:pos="1418"/>
        <w:tab w:val="left" w:pos="1560"/>
      </w:tabs>
      <w:spacing w:before="0" w:after="0" w:line="192" w:lineRule="auto"/>
      <w:jc w:val="left"/>
    </w:pPr>
    <w:rPr>
      <w:szCs w:val="20"/>
    </w:rPr>
  </w:style>
  <w:style w:type="character" w:customStyle="1" w:styleId="28">
    <w:name w:val="Знак2"/>
    <w:rsid w:val="005357DE"/>
    <w:rPr>
      <w:rFonts w:ascii="Arial" w:hAnsi="Arial" w:cs="Arial"/>
      <w:b/>
      <w:bCs/>
      <w:sz w:val="32"/>
      <w:szCs w:val="26"/>
    </w:rPr>
  </w:style>
  <w:style w:type="paragraph" w:customStyle="1" w:styleId="29">
    <w:name w:val="Название объекта2"/>
    <w:basedOn w:val="a1"/>
    <w:next w:val="a1"/>
    <w:rsid w:val="0051666A"/>
    <w:pPr>
      <w:suppressAutoHyphens/>
      <w:spacing w:before="120" w:after="280" w:afterAutospacing="0"/>
    </w:pPr>
    <w:rPr>
      <w:rFonts w:ascii="Arial" w:hAnsi="Arial"/>
      <w:b/>
      <w:bCs/>
      <w:sz w:val="22"/>
      <w:szCs w:val="20"/>
      <w:lang w:eastAsia="ar-SA"/>
    </w:rPr>
  </w:style>
  <w:style w:type="character" w:customStyle="1" w:styleId="afff0">
    <w:name w:val="Символ сноски"/>
    <w:rsid w:val="0051666A"/>
    <w:rPr>
      <w:vertAlign w:val="superscript"/>
    </w:rPr>
  </w:style>
  <w:style w:type="paragraph" w:customStyle="1" w:styleId="Appendix3">
    <w:name w:val="Appendix 3"/>
    <w:basedOn w:val="Appendix2"/>
    <w:rsid w:val="00F242E3"/>
    <w:pPr>
      <w:numPr>
        <w:ilvl w:val="2"/>
      </w:numPr>
      <w:spacing w:after="100"/>
      <w:outlineLvl w:val="2"/>
    </w:pPr>
    <w:rPr>
      <w:sz w:val="32"/>
      <w:szCs w:val="32"/>
    </w:rPr>
  </w:style>
  <w:style w:type="paragraph" w:styleId="afff1">
    <w:name w:val="List Paragraph"/>
    <w:basedOn w:val="a1"/>
    <w:uiPriority w:val="34"/>
    <w:qFormat/>
    <w:rsid w:val="002E5DCA"/>
    <w:pPr>
      <w:spacing w:after="200" w:afterAutospacing="0" w:line="276" w:lineRule="auto"/>
      <w:ind w:left="720"/>
      <w:contextualSpacing/>
    </w:pPr>
    <w:rPr>
      <w:rFonts w:eastAsia="Calibri"/>
      <w:szCs w:val="22"/>
      <w:lang w:eastAsia="en-US"/>
    </w:rPr>
  </w:style>
  <w:style w:type="paragraph" w:customStyle="1" w:styleId="18">
    <w:name w:val="Название объекта1"/>
    <w:basedOn w:val="a1"/>
    <w:next w:val="a1"/>
    <w:rsid w:val="002E5DCA"/>
    <w:pPr>
      <w:keepNext/>
      <w:suppressAutoHyphens/>
      <w:spacing w:before="120" w:after="120" w:afterAutospacing="0"/>
      <w:jc w:val="center"/>
    </w:pPr>
    <w:rPr>
      <w:rFonts w:ascii="Arial" w:hAnsi="Arial"/>
      <w:b/>
      <w:bCs/>
      <w:sz w:val="22"/>
      <w:szCs w:val="20"/>
      <w:lang w:eastAsia="ar-SA"/>
    </w:rPr>
  </w:style>
  <w:style w:type="character" w:customStyle="1" w:styleId="36">
    <w:name w:val="Знак3"/>
    <w:semiHidden/>
    <w:rsid w:val="002E5DCA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customStyle="1" w:styleId="rdtscreen">
    <w:name w:val="rdt_screen"/>
    <w:link w:val="rdtscreen0"/>
    <w:autoRedefine/>
    <w:rsid w:val="00126171"/>
    <w:pPr>
      <w:spacing w:before="20" w:after="20"/>
      <w:ind w:hanging="22"/>
    </w:pPr>
    <w:rPr>
      <w:rFonts w:ascii="Lucida Console" w:hAnsi="Lucida Console" w:cs="Courier New"/>
      <w:b/>
      <w:color w:val="000000"/>
      <w:sz w:val="24"/>
      <w:szCs w:val="24"/>
      <w:lang w:val="en-US"/>
    </w:rPr>
  </w:style>
  <w:style w:type="character" w:customStyle="1" w:styleId="rdtscreen0">
    <w:name w:val="rdt_screen Знак"/>
    <w:link w:val="rdtscreen"/>
    <w:rsid w:val="00126171"/>
    <w:rPr>
      <w:rFonts w:ascii="Lucida Console" w:hAnsi="Lucida Console" w:cs="Courier New"/>
      <w:b/>
      <w:color w:val="000000"/>
      <w:sz w:val="24"/>
      <w:szCs w:val="24"/>
      <w:lang w:val="en-US" w:eastAsia="ru-RU" w:bidi="ar-SA"/>
    </w:rPr>
  </w:style>
  <w:style w:type="paragraph" w:customStyle="1" w:styleId="listnumbered">
    <w:name w:val="list_numbered"/>
    <w:basedOn w:val="para"/>
    <w:rsid w:val="0033774E"/>
    <w:pPr>
      <w:keepLines/>
      <w:tabs>
        <w:tab w:val="num" w:pos="1440"/>
        <w:tab w:val="left" w:pos="1620"/>
      </w:tabs>
      <w:spacing w:before="60" w:after="60" w:line="280" w:lineRule="exact"/>
      <w:ind w:left="1440" w:hanging="360"/>
    </w:pPr>
  </w:style>
  <w:style w:type="character" w:customStyle="1" w:styleId="GUI">
    <w:name w:val="GUI"/>
    <w:rsid w:val="0033774E"/>
    <w:rPr>
      <w:rFonts w:ascii="Arial" w:hAnsi="Arial" w:cs="Arial"/>
      <w:b/>
      <w:bCs/>
      <w:lang w:val="en-US"/>
    </w:rPr>
  </w:style>
  <w:style w:type="character" w:customStyle="1" w:styleId="guimenu">
    <w:name w:val="gui_menu"/>
    <w:rsid w:val="0033774E"/>
    <w:rPr>
      <w:rFonts w:ascii="Arial" w:hAnsi="Arial" w:cs="Arial"/>
      <w:b/>
      <w:bCs/>
      <w:noProof/>
    </w:rPr>
  </w:style>
  <w:style w:type="paragraph" w:customStyle="1" w:styleId="paranote">
    <w:name w:val="_para_note"/>
    <w:basedOn w:val="a1"/>
    <w:link w:val="paranote0"/>
    <w:autoRedefine/>
    <w:rsid w:val="0033774E"/>
    <w:pPr>
      <w:spacing w:before="120" w:after="120" w:afterAutospacing="0"/>
      <w:ind w:left="2552" w:hanging="1418"/>
    </w:pPr>
    <w:rPr>
      <w:rFonts w:ascii="Arial" w:hAnsi="Arial" w:cs="Arial"/>
      <w:noProof/>
    </w:rPr>
  </w:style>
  <w:style w:type="character" w:customStyle="1" w:styleId="paranote0">
    <w:name w:val="_para_note Знак"/>
    <w:link w:val="paranote"/>
    <w:rsid w:val="0033774E"/>
    <w:rPr>
      <w:rFonts w:ascii="Arial" w:hAnsi="Arial" w:cs="Arial"/>
      <w:noProof/>
      <w:sz w:val="24"/>
      <w:szCs w:val="24"/>
      <w:lang w:val="ru-RU" w:eastAsia="ru-RU" w:bidi="ar-SA"/>
    </w:rPr>
  </w:style>
  <w:style w:type="character" w:customStyle="1" w:styleId="titlenote">
    <w:name w:val="_title_note"/>
    <w:rsid w:val="0033774E"/>
    <w:rPr>
      <w:rFonts w:ascii="Arial" w:hAnsi="Arial" w:cs="Arial"/>
      <w:b/>
      <w:bCs/>
    </w:rPr>
  </w:style>
  <w:style w:type="paragraph" w:customStyle="1" w:styleId="paratermtitle">
    <w:name w:val="_para_term_title"/>
    <w:basedOn w:val="para"/>
    <w:next w:val="a1"/>
    <w:autoRedefine/>
    <w:rsid w:val="0033774E"/>
    <w:pPr>
      <w:keepNext/>
      <w:spacing w:before="240" w:after="0"/>
      <w:jc w:val="left"/>
    </w:pPr>
    <w:rPr>
      <w:rFonts w:ascii="Arial" w:hAnsi="Arial" w:cs="Arial"/>
      <w:b/>
      <w:bCs/>
      <w:noProof/>
      <w:szCs w:val="20"/>
    </w:rPr>
  </w:style>
  <w:style w:type="character" w:customStyle="1" w:styleId="guifieldvalue">
    <w:name w:val="gui_field_value"/>
    <w:rsid w:val="0033774E"/>
    <w:rPr>
      <w:rFonts w:ascii="Arial" w:hAnsi="Arial" w:cs="Arial"/>
      <w:i/>
      <w:iCs/>
      <w:sz w:val="24"/>
      <w:szCs w:val="24"/>
      <w:lang w:val="ru-RU" w:eastAsia="ru-RU"/>
    </w:rPr>
  </w:style>
  <w:style w:type="character" w:customStyle="1" w:styleId="guikey">
    <w:name w:val="gui_key"/>
    <w:rsid w:val="0033774E"/>
    <w:rPr>
      <w:rFonts w:ascii="Arial" w:hAnsi="Arial" w:cs="Arial"/>
      <w:b/>
      <w:bCs/>
    </w:rPr>
  </w:style>
  <w:style w:type="character" w:customStyle="1" w:styleId="guifieldname">
    <w:name w:val="gui_field_name"/>
    <w:rsid w:val="0033774E"/>
    <w:rPr>
      <w:rFonts w:ascii="Arial" w:hAnsi="Arial"/>
      <w:b/>
      <w:i/>
      <w:lang w:val="ru-RU"/>
    </w:rPr>
  </w:style>
  <w:style w:type="character" w:customStyle="1" w:styleId="para2">
    <w:name w:val="_para Знак2"/>
    <w:rsid w:val="0033774E"/>
    <w:rPr>
      <w:sz w:val="24"/>
      <w:szCs w:val="24"/>
      <w:lang w:val="ru-RU" w:eastAsia="ru-RU" w:bidi="ar-SA"/>
    </w:rPr>
  </w:style>
  <w:style w:type="paragraph" w:customStyle="1" w:styleId="Style400">
    <w:name w:val="Style Стиль Заголовок 4 + влево Перед:  0 пт После:  0 пт Междустр...."/>
    <w:basedOn w:val="400"/>
    <w:rsid w:val="00553006"/>
    <w:pPr>
      <w:tabs>
        <w:tab w:val="num" w:pos="0"/>
      </w:tabs>
      <w:spacing w:line="240" w:lineRule="auto"/>
      <w:jc w:val="both"/>
    </w:pPr>
  </w:style>
  <w:style w:type="paragraph" w:customStyle="1" w:styleId="4001">
    <w:name w:val="Стиль Стиль Заголовок 4 + влево Перед:  0 пт После:  0 пт Междустр....1"/>
    <w:basedOn w:val="400"/>
    <w:rsid w:val="00E06E48"/>
    <w:pPr>
      <w:spacing w:after="240" w:line="240" w:lineRule="auto"/>
    </w:pPr>
  </w:style>
  <w:style w:type="paragraph" w:customStyle="1" w:styleId="c15">
    <w:name w:val="Стиль cнизу: (одинарная Авто  15 пт линия)"/>
    <w:basedOn w:val="a1"/>
    <w:autoRedefine/>
    <w:rsid w:val="00E753D8"/>
    <w:pPr>
      <w:pBdr>
        <w:bottom w:val="single" w:sz="12" w:space="1" w:color="auto"/>
      </w:pBdr>
      <w:spacing w:after="0" w:afterAutospacing="0"/>
      <w:jc w:val="left"/>
    </w:pPr>
    <w:rPr>
      <w:szCs w:val="20"/>
    </w:rPr>
  </w:style>
  <w:style w:type="paragraph" w:customStyle="1" w:styleId="37">
    <w:name w:val="Стиль Заголовок 3"/>
    <w:basedOn w:val="a1"/>
    <w:autoRedefine/>
    <w:rsid w:val="00E753D8"/>
    <w:pPr>
      <w:tabs>
        <w:tab w:val="num" w:pos="720"/>
      </w:tabs>
      <w:spacing w:after="0" w:afterAutospacing="0"/>
      <w:ind w:left="720" w:hanging="720"/>
      <w:jc w:val="left"/>
    </w:pPr>
    <w:rPr>
      <w:rFonts w:ascii="Arial" w:hAnsi="Arial"/>
      <w:szCs w:val="28"/>
    </w:rPr>
  </w:style>
  <w:style w:type="paragraph" w:customStyle="1" w:styleId="-1">
    <w:name w:val="Приложение - заголовок 1"/>
    <w:basedOn w:val="1"/>
    <w:rsid w:val="00E753D8"/>
    <w:pPr>
      <w:numPr>
        <w:numId w:val="0"/>
      </w:numPr>
    </w:pPr>
  </w:style>
  <w:style w:type="paragraph" w:customStyle="1" w:styleId="19">
    <w:name w:val="Заголовок 1 без разрыва страниц"/>
    <w:basedOn w:val="1"/>
    <w:rsid w:val="00E753D8"/>
    <w:pPr>
      <w:pageBreakBefore w:val="0"/>
      <w:numPr>
        <w:numId w:val="0"/>
      </w:numPr>
      <w:suppressLineNumbers w:val="0"/>
      <w:suppressAutoHyphens w:val="0"/>
      <w:spacing w:before="240" w:after="60" w:afterAutospacing="0"/>
    </w:pPr>
    <w:rPr>
      <w:sz w:val="32"/>
    </w:rPr>
  </w:style>
  <w:style w:type="paragraph" w:customStyle="1" w:styleId="heading10">
    <w:name w:val="heading 10"/>
    <w:rsid w:val="00E753D8"/>
    <w:pPr>
      <w:keepNext/>
      <w:tabs>
        <w:tab w:val="left" w:pos="1200"/>
      </w:tabs>
      <w:autoSpaceDE w:val="0"/>
      <w:autoSpaceDN w:val="0"/>
      <w:adjustRightInd w:val="0"/>
    </w:pPr>
    <w:rPr>
      <w:rFonts w:ascii="Arial" w:hAnsi="Arial" w:cs="Arial"/>
      <w:b/>
      <w:bCs/>
      <w:sz w:val="24"/>
      <w:szCs w:val="24"/>
      <w:u w:val="single"/>
    </w:rPr>
  </w:style>
  <w:style w:type="paragraph" w:customStyle="1" w:styleId="4000">
    <w:name w:val="Стиль Стиль Заголовок 4 + влево Перед:  0 пт После:  0 пт Междустр...."/>
    <w:basedOn w:val="400"/>
    <w:rsid w:val="00C352BE"/>
    <w:pPr>
      <w:spacing w:before="120" w:line="240" w:lineRule="auto"/>
      <w:jc w:val="both"/>
    </w:pPr>
    <w:rPr>
      <w:rFonts w:eastAsia="Times CYR"/>
    </w:rPr>
  </w:style>
  <w:style w:type="paragraph" w:customStyle="1" w:styleId="1a">
    <w:name w:val="Абзац списка1"/>
    <w:basedOn w:val="a1"/>
    <w:rsid w:val="002A2719"/>
    <w:pPr>
      <w:spacing w:after="200" w:afterAutospacing="0" w:line="276" w:lineRule="auto"/>
      <w:ind w:left="720"/>
      <w:contextualSpacing/>
    </w:pPr>
    <w:rPr>
      <w:szCs w:val="22"/>
      <w:lang w:eastAsia="en-US"/>
    </w:rPr>
  </w:style>
  <w:style w:type="character" w:customStyle="1" w:styleId="21">
    <w:name w:val="Заголовок 2 Знак1"/>
    <w:link w:val="2"/>
    <w:locked/>
    <w:rsid w:val="00CE3AB5"/>
    <w:rPr>
      <w:rFonts w:ascii="Arial" w:hAnsi="Arial"/>
      <w:b/>
      <w:bCs/>
      <w:iCs/>
      <w:sz w:val="36"/>
      <w:szCs w:val="28"/>
      <w:lang w:val="x-none" w:eastAsia="x-none"/>
    </w:rPr>
  </w:style>
  <w:style w:type="character" w:customStyle="1" w:styleId="51">
    <w:name w:val="Заголовок 5 Знак1"/>
    <w:link w:val="5"/>
    <w:locked/>
    <w:rsid w:val="00D40F0A"/>
    <w:rPr>
      <w:b/>
      <w:bCs/>
      <w:iCs/>
      <w:sz w:val="24"/>
      <w:szCs w:val="26"/>
      <w:lang w:val="x-none" w:eastAsia="x-none"/>
    </w:rPr>
  </w:style>
  <w:style w:type="character" w:customStyle="1" w:styleId="HTML0">
    <w:name w:val="Стандартный HTML Знак"/>
    <w:link w:val="HTML"/>
    <w:locked/>
    <w:rsid w:val="00D40F0A"/>
    <w:rPr>
      <w:rFonts w:ascii="Arial Unicode MS" w:eastAsia="Arial Unicode MS" w:hAnsi="Arial Unicode MS" w:cs="Arial Unicode MS"/>
    </w:rPr>
  </w:style>
  <w:style w:type="character" w:customStyle="1" w:styleId="a8">
    <w:name w:val="Верхний колонтитул Знак"/>
    <w:link w:val="a7"/>
    <w:locked/>
    <w:rsid w:val="00D40F0A"/>
    <w:rPr>
      <w:rFonts w:ascii="Arial" w:hAnsi="Arial"/>
      <w:szCs w:val="24"/>
    </w:rPr>
  </w:style>
  <w:style w:type="character" w:customStyle="1" w:styleId="ae">
    <w:name w:val="Основной текст Знак"/>
    <w:link w:val="ad"/>
    <w:locked/>
    <w:rsid w:val="00D40F0A"/>
    <w:rPr>
      <w:rFonts w:ascii="Arial" w:hAnsi="Arial"/>
      <w:sz w:val="22"/>
      <w:szCs w:val="24"/>
    </w:rPr>
  </w:style>
  <w:style w:type="character" w:customStyle="1" w:styleId="af0">
    <w:name w:val="Основной текст с отступом Знак"/>
    <w:link w:val="af"/>
    <w:locked/>
    <w:rsid w:val="00D40F0A"/>
    <w:rPr>
      <w:rFonts w:ascii="Arial" w:hAnsi="Arial"/>
      <w:sz w:val="22"/>
      <w:szCs w:val="24"/>
    </w:rPr>
  </w:style>
  <w:style w:type="character" w:customStyle="1" w:styleId="23">
    <w:name w:val="Основной текст 2 Знак"/>
    <w:link w:val="22"/>
    <w:locked/>
    <w:rsid w:val="00D40F0A"/>
    <w:rPr>
      <w:rFonts w:ascii="Arial" w:hAnsi="Arial"/>
      <w:color w:val="FF0000"/>
      <w:sz w:val="22"/>
      <w:szCs w:val="24"/>
    </w:rPr>
  </w:style>
  <w:style w:type="character" w:customStyle="1" w:styleId="25">
    <w:name w:val="Основной текст с отступом 2 Знак"/>
    <w:link w:val="24"/>
    <w:locked/>
    <w:rsid w:val="00D40F0A"/>
    <w:rPr>
      <w:rFonts w:ascii="Arial" w:hAnsi="Arial"/>
      <w:sz w:val="22"/>
      <w:szCs w:val="24"/>
    </w:rPr>
  </w:style>
  <w:style w:type="character" w:customStyle="1" w:styleId="af5">
    <w:name w:val="Подзаголовок Знак"/>
    <w:link w:val="af4"/>
    <w:locked/>
    <w:rsid w:val="00D40F0A"/>
    <w:rPr>
      <w:szCs w:val="24"/>
    </w:rPr>
  </w:style>
  <w:style w:type="character" w:customStyle="1" w:styleId="af7">
    <w:name w:val="Схема документа Знак"/>
    <w:link w:val="af6"/>
    <w:semiHidden/>
    <w:locked/>
    <w:rsid w:val="00D40F0A"/>
    <w:rPr>
      <w:rFonts w:ascii="Tahoma" w:hAnsi="Tahoma" w:cs="Tahoma"/>
      <w:sz w:val="24"/>
      <w:szCs w:val="24"/>
      <w:shd w:val="clear" w:color="auto" w:fill="000080"/>
    </w:rPr>
  </w:style>
  <w:style w:type="character" w:customStyle="1" w:styleId="af9">
    <w:name w:val="Текст выноски Знак"/>
    <w:link w:val="af8"/>
    <w:uiPriority w:val="99"/>
    <w:semiHidden/>
    <w:locked/>
    <w:rsid w:val="00D40F0A"/>
    <w:rPr>
      <w:rFonts w:ascii="Tahoma" w:hAnsi="Tahoma" w:cs="Tahoma"/>
      <w:sz w:val="16"/>
      <w:szCs w:val="16"/>
    </w:rPr>
  </w:style>
  <w:style w:type="character" w:customStyle="1" w:styleId="afb">
    <w:name w:val="Заголовок Знак"/>
    <w:link w:val="afa"/>
    <w:locked/>
    <w:rsid w:val="00D40F0A"/>
    <w:rPr>
      <w:rFonts w:ascii="Helvetica" w:hAnsi="Helvetica"/>
      <w:b/>
      <w:sz w:val="36"/>
    </w:rPr>
  </w:style>
  <w:style w:type="paragraph" w:customStyle="1" w:styleId="1b">
    <w:name w:val="Заголовок оглавления1"/>
    <w:basedOn w:val="1"/>
    <w:next w:val="a1"/>
    <w:rsid w:val="00D40F0A"/>
    <w:pPr>
      <w:numPr>
        <w:numId w:val="0"/>
      </w:numPr>
    </w:pPr>
    <w:rPr>
      <w:szCs w:val="36"/>
    </w:rPr>
  </w:style>
  <w:style w:type="character" w:customStyle="1" w:styleId="33">
    <w:name w:val="Основной текст с отступом 3 Знак"/>
    <w:link w:val="31"/>
    <w:locked/>
    <w:rsid w:val="00D40F0A"/>
    <w:rPr>
      <w:sz w:val="16"/>
      <w:szCs w:val="16"/>
    </w:rPr>
  </w:style>
  <w:style w:type="character" w:customStyle="1" w:styleId="afff2">
    <w:name w:val="Текст примечания Знак"/>
    <w:uiPriority w:val="99"/>
    <w:locked/>
    <w:rsid w:val="00D40F0A"/>
  </w:style>
  <w:style w:type="character" w:customStyle="1" w:styleId="afff3">
    <w:name w:val="Тема примечания Знак"/>
    <w:uiPriority w:val="99"/>
    <w:semiHidden/>
    <w:locked/>
    <w:rsid w:val="00D40F0A"/>
    <w:rPr>
      <w:b/>
      <w:bCs/>
    </w:rPr>
  </w:style>
  <w:style w:type="character" w:customStyle="1" w:styleId="35">
    <w:name w:val="Основной текст 3 Знак"/>
    <w:link w:val="34"/>
    <w:locked/>
    <w:rsid w:val="00D40F0A"/>
    <w:rPr>
      <w:sz w:val="16"/>
      <w:szCs w:val="16"/>
    </w:rPr>
  </w:style>
  <w:style w:type="paragraph" w:styleId="afff4">
    <w:name w:val="Revision"/>
    <w:hidden/>
    <w:uiPriority w:val="99"/>
    <w:semiHidden/>
    <w:rsid w:val="00D40F0A"/>
    <w:rPr>
      <w:sz w:val="24"/>
      <w:szCs w:val="24"/>
    </w:rPr>
  </w:style>
  <w:style w:type="character" w:customStyle="1" w:styleId="ftabldescription">
    <w:name w:val="f_tabl_description"/>
    <w:basedOn w:val="a2"/>
    <w:rsid w:val="00E82FB3"/>
  </w:style>
  <w:style w:type="character" w:customStyle="1" w:styleId="2a">
    <w:name w:val="Выделение2"/>
    <w:rsid w:val="00DC2FB1"/>
    <w:rPr>
      <w:i/>
      <w:iCs/>
    </w:rPr>
  </w:style>
  <w:style w:type="character" w:customStyle="1" w:styleId="210">
    <w:name w:val="Знак21"/>
    <w:rsid w:val="00DC2FB1"/>
    <w:rPr>
      <w:rFonts w:ascii="Arial" w:hAnsi="Arial" w:cs="Arial"/>
      <w:b/>
      <w:bCs/>
      <w:sz w:val="32"/>
      <w:szCs w:val="26"/>
    </w:rPr>
  </w:style>
  <w:style w:type="character" w:customStyle="1" w:styleId="310">
    <w:name w:val="Знак31"/>
    <w:semiHidden/>
    <w:rsid w:val="00DC2FB1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styleId="afff5">
    <w:name w:val="Strong"/>
    <w:uiPriority w:val="22"/>
    <w:qFormat/>
    <w:rsid w:val="00DC2FB1"/>
    <w:rPr>
      <w:b/>
      <w:bCs/>
    </w:rPr>
  </w:style>
  <w:style w:type="paragraph" w:customStyle="1" w:styleId="ptablcommand">
    <w:name w:val="p_tabl_command"/>
    <w:basedOn w:val="a1"/>
    <w:rsid w:val="00DC2FB1"/>
    <w:pPr>
      <w:spacing w:before="100" w:beforeAutospacing="1"/>
      <w:jc w:val="left"/>
    </w:pPr>
  </w:style>
  <w:style w:type="character" w:customStyle="1" w:styleId="ftablcommand">
    <w:name w:val="f_tabl_command"/>
    <w:rsid w:val="00DC2FB1"/>
  </w:style>
  <w:style w:type="paragraph" w:customStyle="1" w:styleId="ptabldescriptionrdt">
    <w:name w:val="p_tabl_description_rdt"/>
    <w:basedOn w:val="a1"/>
    <w:rsid w:val="00DC2FB1"/>
    <w:pPr>
      <w:spacing w:before="100" w:beforeAutospacing="1"/>
      <w:jc w:val="left"/>
    </w:pPr>
  </w:style>
  <w:style w:type="character" w:customStyle="1" w:styleId="ftabldescriptionrdt">
    <w:name w:val="f_tabl_description_rdt"/>
    <w:rsid w:val="00DC2FB1"/>
  </w:style>
  <w:style w:type="character" w:customStyle="1" w:styleId="fguifieldvaluetbl">
    <w:name w:val="f_gui_field_value_tbl"/>
    <w:rsid w:val="00DC2FB1"/>
  </w:style>
  <w:style w:type="character" w:customStyle="1" w:styleId="fguitbl">
    <w:name w:val="f_gui_tbl"/>
    <w:rsid w:val="00DC2FB1"/>
  </w:style>
  <w:style w:type="character" w:customStyle="1" w:styleId="fguikeytbl">
    <w:name w:val="f_gui_key_tbl"/>
    <w:rsid w:val="00DC2FB1"/>
  </w:style>
  <w:style w:type="character" w:customStyle="1" w:styleId="flistnumbered">
    <w:name w:val="f_list_numbered"/>
    <w:rsid w:val="00DC2FB1"/>
  </w:style>
  <w:style w:type="paragraph" w:customStyle="1" w:styleId="ptablcom">
    <w:name w:val="p_tabl_com"/>
    <w:basedOn w:val="a1"/>
    <w:rsid w:val="00DC2FB1"/>
    <w:pPr>
      <w:spacing w:before="100" w:beforeAutospacing="1"/>
      <w:jc w:val="left"/>
    </w:pPr>
  </w:style>
  <w:style w:type="character" w:customStyle="1" w:styleId="ftablcom">
    <w:name w:val="f_tabl_com"/>
    <w:rsid w:val="00DC2FB1"/>
  </w:style>
  <w:style w:type="paragraph" w:customStyle="1" w:styleId="ptabldescription2">
    <w:name w:val="p_tabl_description2"/>
    <w:basedOn w:val="a1"/>
    <w:rsid w:val="00DC2FB1"/>
    <w:pPr>
      <w:spacing w:before="100" w:beforeAutospacing="1"/>
      <w:jc w:val="left"/>
    </w:pPr>
  </w:style>
  <w:style w:type="character" w:customStyle="1" w:styleId="ftabldescription2">
    <w:name w:val="f_tabl_description2"/>
    <w:rsid w:val="00DC2FB1"/>
  </w:style>
  <w:style w:type="paragraph" w:customStyle="1" w:styleId="ptablcom2">
    <w:name w:val="p_tabl_com2"/>
    <w:basedOn w:val="a1"/>
    <w:rsid w:val="00DC2FB1"/>
    <w:pPr>
      <w:spacing w:before="100" w:beforeAutospacing="1"/>
      <w:jc w:val="left"/>
    </w:pPr>
  </w:style>
  <w:style w:type="character" w:customStyle="1" w:styleId="fparanote">
    <w:name w:val="f_para_note"/>
    <w:rsid w:val="00DC2FB1"/>
  </w:style>
  <w:style w:type="character" w:customStyle="1" w:styleId="ftitlenote">
    <w:name w:val="f_title_note"/>
    <w:rsid w:val="00DC2FB1"/>
  </w:style>
  <w:style w:type="paragraph" w:styleId="afff6">
    <w:name w:val="endnote text"/>
    <w:basedOn w:val="a1"/>
    <w:link w:val="afff7"/>
    <w:uiPriority w:val="99"/>
    <w:semiHidden/>
    <w:unhideWhenUsed/>
    <w:rsid w:val="001E000C"/>
    <w:pPr>
      <w:spacing w:after="0"/>
    </w:pPr>
    <w:rPr>
      <w:sz w:val="20"/>
      <w:szCs w:val="20"/>
    </w:rPr>
  </w:style>
  <w:style w:type="character" w:customStyle="1" w:styleId="afff7">
    <w:name w:val="Текст концевой сноски Знак"/>
    <w:basedOn w:val="a2"/>
    <w:link w:val="afff6"/>
    <w:uiPriority w:val="99"/>
    <w:semiHidden/>
    <w:rsid w:val="001E000C"/>
  </w:style>
  <w:style w:type="character" w:styleId="afff8">
    <w:name w:val="endnote reference"/>
    <w:basedOn w:val="a2"/>
    <w:uiPriority w:val="99"/>
    <w:semiHidden/>
    <w:unhideWhenUsed/>
    <w:rsid w:val="001E000C"/>
    <w:rPr>
      <w:vertAlign w:val="superscript"/>
    </w:rPr>
  </w:style>
  <w:style w:type="character" w:customStyle="1" w:styleId="searchword">
    <w:name w:val="searchword"/>
    <w:basedOn w:val="a2"/>
    <w:rsid w:val="008070C9"/>
  </w:style>
  <w:style w:type="character" w:customStyle="1" w:styleId="fpara">
    <w:name w:val="f__para"/>
    <w:basedOn w:val="a2"/>
    <w:rsid w:val="00E059AD"/>
  </w:style>
  <w:style w:type="character" w:customStyle="1" w:styleId="highlight">
    <w:name w:val="highlight"/>
    <w:basedOn w:val="a2"/>
    <w:rsid w:val="00A71960"/>
  </w:style>
  <w:style w:type="character" w:customStyle="1" w:styleId="afff9">
    <w:name w:val="Заголовок статьи договора Знак"/>
    <w:link w:val="a"/>
    <w:locked/>
    <w:rsid w:val="00705B6F"/>
    <w:rPr>
      <w:rFonts w:ascii="Calibri" w:eastAsia="Calibri" w:hAnsi="Calibri"/>
      <w:b/>
      <w:sz w:val="28"/>
      <w:szCs w:val="22"/>
      <w:lang w:eastAsia="en-US"/>
    </w:rPr>
  </w:style>
  <w:style w:type="paragraph" w:customStyle="1" w:styleId="a">
    <w:name w:val="Заголовок статьи договора"/>
    <w:basedOn w:val="a1"/>
    <w:link w:val="afff9"/>
    <w:qFormat/>
    <w:rsid w:val="00705B6F"/>
    <w:pPr>
      <w:keepNext/>
      <w:numPr>
        <w:numId w:val="2"/>
      </w:numPr>
      <w:spacing w:after="200" w:afterAutospacing="0"/>
      <w:jc w:val="left"/>
    </w:pPr>
    <w:rPr>
      <w:rFonts w:ascii="Calibri" w:eastAsia="Calibri" w:hAnsi="Calibri"/>
      <w:b/>
      <w:sz w:val="28"/>
      <w:szCs w:val="22"/>
      <w:lang w:eastAsia="en-US"/>
    </w:rPr>
  </w:style>
  <w:style w:type="paragraph" w:customStyle="1" w:styleId="a0">
    <w:name w:val="Текст статьи договора"/>
    <w:basedOn w:val="a"/>
    <w:qFormat/>
    <w:rsid w:val="00705B6F"/>
    <w:pPr>
      <w:keepNext w:val="0"/>
      <w:numPr>
        <w:ilvl w:val="1"/>
      </w:numPr>
      <w:tabs>
        <w:tab w:val="clear" w:pos="0"/>
        <w:tab w:val="num" w:pos="360"/>
        <w:tab w:val="num" w:pos="1440"/>
      </w:tabs>
      <w:ind w:left="851" w:firstLine="0"/>
      <w:jc w:val="both"/>
    </w:pPr>
    <w:rPr>
      <w:b w:val="0"/>
      <w:sz w:val="22"/>
    </w:rPr>
  </w:style>
  <w:style w:type="character" w:customStyle="1" w:styleId="frdtscreen">
    <w:name w:val="f_rdt_screen"/>
    <w:basedOn w:val="a2"/>
    <w:rsid w:val="007F59AB"/>
  </w:style>
  <w:style w:type="paragraph" w:customStyle="1" w:styleId="PlantUML">
    <w:name w:val="PlantUML"/>
    <w:basedOn w:val="a1"/>
    <w:link w:val="PlantUML0"/>
    <w:autoRedefine/>
    <w:rsid w:val="00EE18E3"/>
    <w:pPr>
      <w:pBdr>
        <w:top w:val="dashed" w:sz="4" w:space="1" w:color="5BAB3B"/>
        <w:left w:val="dashed" w:sz="4" w:space="4" w:color="5BAB3B"/>
        <w:bottom w:val="dashed" w:sz="4" w:space="1" w:color="5BAB3B"/>
        <w:right w:val="dashed" w:sz="4" w:space="4" w:color="5BAB3B"/>
      </w:pBdr>
      <w:shd w:val="clear" w:color="auto" w:fill="BAFDBA"/>
      <w:tabs>
        <w:tab w:val="left" w:pos="567"/>
        <w:tab w:val="left" w:pos="1134"/>
        <w:tab w:val="left" w:pos="1701"/>
        <w:tab w:val="left" w:pos="2268"/>
      </w:tabs>
      <w:spacing w:after="0" w:afterAutospacing="0"/>
      <w:ind w:firstLine="708"/>
      <w:jc w:val="left"/>
    </w:pPr>
    <w:rPr>
      <w:rFonts w:ascii="Courier New" w:hAnsi="Courier New" w:cs="Courier New"/>
      <w:noProof/>
      <w:vanish/>
      <w:color w:val="008000"/>
      <w:sz w:val="18"/>
      <w:lang w:val="en-US" w:eastAsia="x-none"/>
    </w:rPr>
  </w:style>
  <w:style w:type="character" w:customStyle="1" w:styleId="PlantUML0">
    <w:name w:val="PlantUML Знак"/>
    <w:basedOn w:val="a2"/>
    <w:link w:val="PlantUML"/>
    <w:rsid w:val="00EE18E3"/>
    <w:rPr>
      <w:rFonts w:ascii="Courier New" w:hAnsi="Courier New" w:cs="Courier New"/>
      <w:noProof/>
      <w:vanish/>
      <w:color w:val="008000"/>
      <w:sz w:val="18"/>
      <w:szCs w:val="24"/>
      <w:shd w:val="clear" w:color="auto" w:fill="BAFDBA"/>
      <w:lang w:val="en-US" w:eastAsia="x-none"/>
    </w:rPr>
  </w:style>
  <w:style w:type="paragraph" w:customStyle="1" w:styleId="PlantUMLImg">
    <w:name w:val="PlantUMLImg"/>
    <w:basedOn w:val="a1"/>
    <w:link w:val="PlantUMLImg0"/>
    <w:autoRedefine/>
    <w:rsid w:val="00550BDB"/>
    <w:pPr>
      <w:jc w:val="center"/>
    </w:pPr>
    <w:rPr>
      <w:lang w:val="en-US" w:eastAsia="x-none"/>
    </w:rPr>
  </w:style>
  <w:style w:type="character" w:customStyle="1" w:styleId="PlantUMLImg0">
    <w:name w:val="PlantUMLImg Знак"/>
    <w:basedOn w:val="a2"/>
    <w:link w:val="PlantUMLImg"/>
    <w:rsid w:val="00550BDB"/>
    <w:rPr>
      <w:sz w:val="24"/>
      <w:szCs w:val="24"/>
      <w:lang w:val="en-US" w:eastAsia="x-none"/>
    </w:rPr>
  </w:style>
  <w:style w:type="character" w:customStyle="1" w:styleId="14">
    <w:name w:val="Тема примечания Знак1"/>
    <w:basedOn w:val="13"/>
    <w:link w:val="aff3"/>
    <w:uiPriority w:val="99"/>
    <w:semiHidden/>
    <w:rPr>
      <w:b/>
      <w:bCs/>
      <w:sz w:val="20"/>
      <w:szCs w:val="20"/>
    </w:rPr>
  </w:style>
  <w:style w:type="character" w:customStyle="1" w:styleId="13">
    <w:name w:val="Текст примечания Знак1"/>
    <w:link w:val="aff2"/>
    <w:uiPriority w:val="99"/>
    <w:semiHidden/>
    <w:rPr>
      <w:sz w:val="20"/>
      <w:szCs w:val="20"/>
    </w:rPr>
  </w:style>
  <w:style w:type="paragraph" w:styleId="afffa">
    <w:name w:val="No Spacing"/>
    <w:uiPriority w:val="1"/>
    <w:qFormat/>
    <w:rsid w:val="009477FF"/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58068">
          <w:marLeft w:val="2"/>
          <w:marRight w:val="2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553799">
              <w:marLeft w:val="20"/>
              <w:marRight w:val="0"/>
              <w:marTop w:val="288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57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5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9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8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6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6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90411">
          <w:marLeft w:val="2"/>
          <w:marRight w:val="2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364185">
              <w:marLeft w:val="20"/>
              <w:marRight w:val="0"/>
              <w:marTop w:val="288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8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2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9" Type="http://schemas.openxmlformats.org/officeDocument/2006/relationships/image" Target="media/image27.gif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11.jpg"/><Relationship Id="rId29" Type="http://schemas.openxmlformats.org/officeDocument/2006/relationships/image" Target="media/image20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4.jpg"/><Relationship Id="rId10" Type="http://schemas.openxmlformats.org/officeDocument/2006/relationships/image" Target="media/image3.jpg"/><Relationship Id="rId19" Type="http://schemas.openxmlformats.org/officeDocument/2006/relationships/image" Target="media/image10.jpg"/><Relationship Id="rId31" Type="http://schemas.openxmlformats.org/officeDocument/2006/relationships/image" Target="media/image22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5E0E59-C78F-41A7-8AFF-689B177C4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74</Pages>
  <Words>11655</Words>
  <Characters>81706</Characters>
  <Application>Microsoft Office Word</Application>
  <DocSecurity>0</DocSecurity>
  <Lines>3026</Lines>
  <Paragraphs>1728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Отчет по результатам обследования</vt:lpstr>
      <vt:lpstr>Отчет по результатам аудита</vt:lpstr>
    </vt:vector>
  </TitlesOfParts>
  <Company>ООО "СОЛВО"</Company>
  <LinksUpToDate>false</LinksUpToDate>
  <CharactersWithSpaces>91633</CharactersWithSpaces>
  <SharedDoc>false</SharedDoc>
  <HLinks>
    <vt:vector size="654" baseType="variant">
      <vt:variant>
        <vt:i4>1114167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_Toc392854337</vt:lpwstr>
      </vt:variant>
      <vt:variant>
        <vt:i4>1114167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_Toc392854336</vt:lpwstr>
      </vt:variant>
      <vt:variant>
        <vt:i4>1114167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_Toc392854335</vt:lpwstr>
      </vt:variant>
      <vt:variant>
        <vt:i4>1114167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_Toc392854334</vt:lpwstr>
      </vt:variant>
      <vt:variant>
        <vt:i4>1114167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_Toc392854333</vt:lpwstr>
      </vt:variant>
      <vt:variant>
        <vt:i4>1114167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_Toc392854332</vt:lpwstr>
      </vt:variant>
      <vt:variant>
        <vt:i4>1114167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_Toc392854331</vt:lpwstr>
      </vt:variant>
      <vt:variant>
        <vt:i4>1114167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_Toc392854330</vt:lpwstr>
      </vt:variant>
      <vt:variant>
        <vt:i4>1048631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_Toc392854329</vt:lpwstr>
      </vt:variant>
      <vt:variant>
        <vt:i4>1048631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_Toc392854328</vt:lpwstr>
      </vt:variant>
      <vt:variant>
        <vt:i4>1048631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_Toc392854327</vt:lpwstr>
      </vt:variant>
      <vt:variant>
        <vt:i4>1048631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_Toc392854326</vt:lpwstr>
      </vt:variant>
      <vt:variant>
        <vt:i4>1048631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_Toc392854325</vt:lpwstr>
      </vt:variant>
      <vt:variant>
        <vt:i4>1048631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_Toc392854324</vt:lpwstr>
      </vt:variant>
      <vt:variant>
        <vt:i4>1048631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_Toc392854323</vt:lpwstr>
      </vt:variant>
      <vt:variant>
        <vt:i4>1048631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_Toc392854322</vt:lpwstr>
      </vt:variant>
      <vt:variant>
        <vt:i4>1048631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_Toc392854321</vt:lpwstr>
      </vt:variant>
      <vt:variant>
        <vt:i4>1048631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_Toc392854320</vt:lpwstr>
      </vt:variant>
      <vt:variant>
        <vt:i4>1245239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_Toc392854319</vt:lpwstr>
      </vt:variant>
      <vt:variant>
        <vt:i4>1245239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_Toc392854318</vt:lpwstr>
      </vt:variant>
      <vt:variant>
        <vt:i4>1245239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_Toc392854317</vt:lpwstr>
      </vt:variant>
      <vt:variant>
        <vt:i4>1245239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_Toc392854316</vt:lpwstr>
      </vt:variant>
      <vt:variant>
        <vt:i4>1245239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_Toc392854315</vt:lpwstr>
      </vt:variant>
      <vt:variant>
        <vt:i4>1245239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_Toc392854314</vt:lpwstr>
      </vt:variant>
      <vt:variant>
        <vt:i4>1245239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_Toc392854313</vt:lpwstr>
      </vt:variant>
      <vt:variant>
        <vt:i4>1245239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_Toc392854312</vt:lpwstr>
      </vt:variant>
      <vt:variant>
        <vt:i4>1245239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_Toc392854311</vt:lpwstr>
      </vt:variant>
      <vt:variant>
        <vt:i4>1245239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_Toc392854310</vt:lpwstr>
      </vt:variant>
      <vt:variant>
        <vt:i4>1179703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_Toc392854309</vt:lpwstr>
      </vt:variant>
      <vt:variant>
        <vt:i4>1179703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_Toc392854308</vt:lpwstr>
      </vt:variant>
      <vt:variant>
        <vt:i4>1179703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_Toc392854307</vt:lpwstr>
      </vt:variant>
      <vt:variant>
        <vt:i4>1179703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_Toc392854306</vt:lpwstr>
      </vt:variant>
      <vt:variant>
        <vt:i4>1179703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_Toc392854305</vt:lpwstr>
      </vt:variant>
      <vt:variant>
        <vt:i4>1179703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_Toc392854304</vt:lpwstr>
      </vt:variant>
      <vt:variant>
        <vt:i4>1179703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_Toc392854303</vt:lpwstr>
      </vt:variant>
      <vt:variant>
        <vt:i4>1179703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_Toc392854302</vt:lpwstr>
      </vt:variant>
      <vt:variant>
        <vt:i4>1179703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_Toc392854301</vt:lpwstr>
      </vt:variant>
      <vt:variant>
        <vt:i4>1179703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_Toc392854300</vt:lpwstr>
      </vt:variant>
      <vt:variant>
        <vt:i4>1769526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_Toc392854299</vt:lpwstr>
      </vt:variant>
      <vt:variant>
        <vt:i4>1769526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_Toc392854298</vt:lpwstr>
      </vt:variant>
      <vt:variant>
        <vt:i4>1769526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_Toc392854297</vt:lpwstr>
      </vt:variant>
      <vt:variant>
        <vt:i4>1769526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_Toc392854296</vt:lpwstr>
      </vt:variant>
      <vt:variant>
        <vt:i4>1769526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_Toc392854295</vt:lpwstr>
      </vt:variant>
      <vt:variant>
        <vt:i4>1769526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_Toc392854294</vt:lpwstr>
      </vt:variant>
      <vt:variant>
        <vt:i4>1769526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_Toc392854293</vt:lpwstr>
      </vt:variant>
      <vt:variant>
        <vt:i4>1769526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_Toc392854292</vt:lpwstr>
      </vt:variant>
      <vt:variant>
        <vt:i4>1769526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_Toc392854291</vt:lpwstr>
      </vt:variant>
      <vt:variant>
        <vt:i4>1769526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_Toc392854290</vt:lpwstr>
      </vt:variant>
      <vt:variant>
        <vt:i4>1703990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_Toc392854289</vt:lpwstr>
      </vt:variant>
      <vt:variant>
        <vt:i4>1703990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_Toc392854288</vt:lpwstr>
      </vt:variant>
      <vt:variant>
        <vt:i4>1703990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_Toc392854287</vt:lpwstr>
      </vt:variant>
      <vt:variant>
        <vt:i4>1703990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_Toc392854286</vt:lpwstr>
      </vt:variant>
      <vt:variant>
        <vt:i4>1703990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_Toc392854285</vt:lpwstr>
      </vt:variant>
      <vt:variant>
        <vt:i4>1703990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_Toc392854284</vt:lpwstr>
      </vt:variant>
      <vt:variant>
        <vt:i4>1703990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_Toc392854283</vt:lpwstr>
      </vt:variant>
      <vt:variant>
        <vt:i4>1703990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_Toc392854282</vt:lpwstr>
      </vt:variant>
      <vt:variant>
        <vt:i4>1703990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_Toc392854281</vt:lpwstr>
      </vt:variant>
      <vt:variant>
        <vt:i4>1703990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_Toc392854280</vt:lpwstr>
      </vt:variant>
      <vt:variant>
        <vt:i4>1376310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_Toc392854279</vt:lpwstr>
      </vt:variant>
      <vt:variant>
        <vt:i4>1376310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_Toc392854278</vt:lpwstr>
      </vt:variant>
      <vt:variant>
        <vt:i4>1376310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_Toc392854277</vt:lpwstr>
      </vt:variant>
      <vt:variant>
        <vt:i4>1376310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_Toc392854276</vt:lpwstr>
      </vt:variant>
      <vt:variant>
        <vt:i4>1376310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_Toc392854275</vt:lpwstr>
      </vt:variant>
      <vt:variant>
        <vt:i4>1376310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_Toc392854274</vt:lpwstr>
      </vt:variant>
      <vt:variant>
        <vt:i4>1376310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_Toc392854273</vt:lpwstr>
      </vt:variant>
      <vt:variant>
        <vt:i4>1376310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_Toc392854272</vt:lpwstr>
      </vt:variant>
      <vt:variant>
        <vt:i4>1376310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_Toc392854271</vt:lpwstr>
      </vt:variant>
      <vt:variant>
        <vt:i4>1376310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_Toc392854270</vt:lpwstr>
      </vt:variant>
      <vt:variant>
        <vt:i4>1310774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_Toc392854269</vt:lpwstr>
      </vt:variant>
      <vt:variant>
        <vt:i4>1310774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_Toc392854268</vt:lpwstr>
      </vt:variant>
      <vt:variant>
        <vt:i4>1310774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_Toc392854267</vt:lpwstr>
      </vt:variant>
      <vt:variant>
        <vt:i4>1310774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_Toc392854266</vt:lpwstr>
      </vt:variant>
      <vt:variant>
        <vt:i4>1310774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_Toc392854265</vt:lpwstr>
      </vt:variant>
      <vt:variant>
        <vt:i4>1310774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_Toc392854264</vt:lpwstr>
      </vt:variant>
      <vt:variant>
        <vt:i4>1310774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_Toc392854263</vt:lpwstr>
      </vt:variant>
      <vt:variant>
        <vt:i4>1310774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_Toc392854262</vt:lpwstr>
      </vt:variant>
      <vt:variant>
        <vt:i4>1310774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_Toc392854261</vt:lpwstr>
      </vt:variant>
      <vt:variant>
        <vt:i4>1310774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_Toc392854260</vt:lpwstr>
      </vt:variant>
      <vt:variant>
        <vt:i4>1507382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_Toc392854259</vt:lpwstr>
      </vt:variant>
      <vt:variant>
        <vt:i4>1507382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_Toc392854258</vt:lpwstr>
      </vt:variant>
      <vt:variant>
        <vt:i4>1507382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_Toc392854257</vt:lpwstr>
      </vt:variant>
      <vt:variant>
        <vt:i4>1507382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_Toc392854256</vt:lpwstr>
      </vt:variant>
      <vt:variant>
        <vt:i4>1507382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_Toc392854255</vt:lpwstr>
      </vt:variant>
      <vt:variant>
        <vt:i4>1507382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_Toc392854254</vt:lpwstr>
      </vt:variant>
      <vt:variant>
        <vt:i4>1507382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_Toc392854253</vt:lpwstr>
      </vt:variant>
      <vt:variant>
        <vt:i4>1507382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_Toc392854252</vt:lpwstr>
      </vt:variant>
      <vt:variant>
        <vt:i4>1507382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_Toc392854251</vt:lpwstr>
      </vt:variant>
      <vt:variant>
        <vt:i4>1507382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_Toc392854250</vt:lpwstr>
      </vt:variant>
      <vt:variant>
        <vt:i4>1441846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_Toc392854249</vt:lpwstr>
      </vt:variant>
      <vt:variant>
        <vt:i4>1441846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_Toc392854248</vt:lpwstr>
      </vt:variant>
      <vt:variant>
        <vt:i4>1441846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_Toc392854247</vt:lpwstr>
      </vt:variant>
      <vt:variant>
        <vt:i4>1441846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_Toc392854246</vt:lpwstr>
      </vt:variant>
      <vt:variant>
        <vt:i4>1441846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_Toc392854245</vt:lpwstr>
      </vt:variant>
      <vt:variant>
        <vt:i4>1441846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_Toc392854244</vt:lpwstr>
      </vt:variant>
      <vt:variant>
        <vt:i4>1441846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_Toc392854243</vt:lpwstr>
      </vt:variant>
      <vt:variant>
        <vt:i4>1441846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_Toc392854242</vt:lpwstr>
      </vt:variant>
      <vt:variant>
        <vt:i4>1441846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_Toc392854241</vt:lpwstr>
      </vt:variant>
      <vt:variant>
        <vt:i4>1441846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_Toc392854240</vt:lpwstr>
      </vt:variant>
      <vt:variant>
        <vt:i4>1114166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_Toc392854239</vt:lpwstr>
      </vt:variant>
      <vt:variant>
        <vt:i4>1114166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_Toc392854238</vt:lpwstr>
      </vt:variant>
      <vt:variant>
        <vt:i4>1114166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_Toc392854237</vt:lpwstr>
      </vt:variant>
      <vt:variant>
        <vt:i4>1114166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_Toc392854236</vt:lpwstr>
      </vt:variant>
      <vt:variant>
        <vt:i4>1114166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_Toc392854235</vt:lpwstr>
      </vt:variant>
      <vt:variant>
        <vt:i4>1114166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_Toc392854234</vt:lpwstr>
      </vt:variant>
      <vt:variant>
        <vt:i4>1114166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_Toc392854233</vt:lpwstr>
      </vt:variant>
      <vt:variant>
        <vt:i4>1114166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_Toc392854232</vt:lpwstr>
      </vt:variant>
      <vt:variant>
        <vt:i4>1114166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_Toc392854231</vt:lpwstr>
      </vt:variant>
      <vt:variant>
        <vt:i4>1114166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_Toc392854230</vt:lpwstr>
      </vt:variant>
      <vt:variant>
        <vt:i4>1048630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_Toc392854229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результатам обследования</dc:title>
  <dc:subject/>
  <dc:creator>Скульсикй А.Ю.</dc:creator>
  <cp:keywords/>
  <dc:description/>
  <cp:lastModifiedBy>Anton Dovganin</cp:lastModifiedBy>
  <cp:revision>3</cp:revision>
  <cp:lastPrinted>2018-10-26T08:58:00Z</cp:lastPrinted>
  <dcterms:created xsi:type="dcterms:W3CDTF">2018-11-30T14:19:00Z</dcterms:created>
  <dcterms:modified xsi:type="dcterms:W3CDTF">2018-12-03T08:07:00Z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Код документа">
    <vt:lpwstr>ALN-1-PR-RP-001</vt:lpwstr>
  </property>
  <property fmtid="{D5CDD505-2E9C-101B-9397-08002B2CF9AE}" pid="3" name="Версия документа">
    <vt:lpwstr>0.1</vt:lpwstr>
  </property>
</Properties>
</file>